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4BBA3B" w14:textId="77777777" w:rsidR="00E177DB" w:rsidRDefault="00E177DB" w:rsidP="00E177DB">
      <w:pPr>
        <w:contextualSpacing/>
        <w:jc w:val="center"/>
        <w:rPr>
          <w:rFonts w:ascii="Times New Roman" w:hAnsi="Times New Roman" w:cs="Times New Roman"/>
          <w:b/>
          <w:bCs/>
          <w:color w:val="000000" w:themeColor="text1"/>
        </w:rPr>
      </w:pPr>
      <w:r w:rsidRPr="00FE51CA">
        <w:rPr>
          <w:rFonts w:ascii="Times New Roman" w:hAnsi="Times New Roman" w:cs="Times New Roman"/>
          <w:b/>
          <w:bCs/>
          <w:color w:val="000000" w:themeColor="text1"/>
        </w:rPr>
        <w:t>Mandarin speakers undergoing attrition produce more explicit referring expressions</w:t>
      </w:r>
      <w:r>
        <w:rPr>
          <w:rStyle w:val="FootnoteReference"/>
          <w:rFonts w:ascii="Times New Roman" w:hAnsi="Times New Roman" w:cs="Times New Roman"/>
          <w:color w:val="000000" w:themeColor="text1"/>
        </w:rPr>
        <w:footnoteReference w:id="1"/>
      </w:r>
    </w:p>
    <w:p w14:paraId="37343F01" w14:textId="77777777" w:rsidR="00E177DB" w:rsidRDefault="00E177DB" w:rsidP="00E177DB">
      <w:pPr>
        <w:contextualSpacing/>
        <w:jc w:val="center"/>
        <w:rPr>
          <w:rFonts w:ascii="Times New Roman" w:hAnsi="Times New Roman" w:cs="Times New Roman"/>
          <w:sz w:val="22"/>
          <w:szCs w:val="22"/>
        </w:rPr>
      </w:pPr>
    </w:p>
    <w:p w14:paraId="6A61CD79" w14:textId="77777777" w:rsidR="00E177DB" w:rsidRPr="002175A6" w:rsidRDefault="00E177DB" w:rsidP="00E177DB">
      <w:pPr>
        <w:contextualSpacing/>
        <w:jc w:val="center"/>
        <w:rPr>
          <w:rFonts w:ascii="Times New Roman" w:hAnsi="Times New Roman" w:cs="Times New Roman"/>
          <w:sz w:val="22"/>
          <w:szCs w:val="22"/>
          <w:vertAlign w:val="superscript"/>
        </w:rPr>
      </w:pPr>
      <w:proofErr w:type="spellStart"/>
      <w:r w:rsidRPr="006869C7">
        <w:rPr>
          <w:rFonts w:ascii="Times New Roman" w:hAnsi="Times New Roman" w:cs="Times New Roman"/>
          <w:sz w:val="22"/>
          <w:szCs w:val="22"/>
        </w:rPr>
        <w:t>Y</w:t>
      </w:r>
      <w:r w:rsidRPr="006869C7">
        <w:rPr>
          <w:rFonts w:ascii="Times New Roman" w:hAnsi="Times New Roman" w:cs="Times New Roman" w:hint="eastAsia"/>
          <w:sz w:val="22"/>
          <w:szCs w:val="22"/>
        </w:rPr>
        <w:t>ajun</w:t>
      </w:r>
      <w:proofErr w:type="spellEnd"/>
      <w:r>
        <w:rPr>
          <w:rFonts w:ascii="Times New Roman" w:hAnsi="Times New Roman" w:cs="Times New Roman"/>
          <w:sz w:val="22"/>
          <w:szCs w:val="22"/>
        </w:rPr>
        <w:t xml:space="preserve"> Liu</w:t>
      </w:r>
      <w:r>
        <w:rPr>
          <w:rFonts w:ascii="Times New Roman" w:hAnsi="Times New Roman" w:cs="Times New Roman"/>
          <w:sz w:val="22"/>
          <w:szCs w:val="22"/>
          <w:vertAlign w:val="superscript"/>
        </w:rPr>
        <w:t>a,1</w:t>
      </w:r>
      <w:r>
        <w:rPr>
          <w:rFonts w:ascii="Times New Roman" w:hAnsi="Times New Roman" w:cs="Times New Roman"/>
          <w:sz w:val="22"/>
          <w:szCs w:val="22"/>
        </w:rPr>
        <w:t>, Antonella Sorace</w:t>
      </w:r>
      <w:r>
        <w:rPr>
          <w:rFonts w:ascii="Times New Roman" w:hAnsi="Times New Roman" w:cs="Times New Roman"/>
          <w:sz w:val="22"/>
          <w:szCs w:val="22"/>
          <w:vertAlign w:val="superscript"/>
        </w:rPr>
        <w:t>a,2</w:t>
      </w:r>
      <w:r>
        <w:rPr>
          <w:rFonts w:ascii="Times New Roman" w:hAnsi="Times New Roman" w:cs="Times New Roman"/>
          <w:sz w:val="22"/>
          <w:szCs w:val="22"/>
        </w:rPr>
        <w:t>, Kenny Smith</w:t>
      </w:r>
      <w:r>
        <w:rPr>
          <w:rFonts w:ascii="Times New Roman" w:hAnsi="Times New Roman" w:cs="Times New Roman"/>
          <w:sz w:val="22"/>
          <w:szCs w:val="22"/>
          <w:vertAlign w:val="superscript"/>
        </w:rPr>
        <w:t>a,3</w:t>
      </w:r>
    </w:p>
    <w:p w14:paraId="45147911" w14:textId="77777777" w:rsidR="00E177DB" w:rsidRDefault="00E177DB" w:rsidP="00E177DB">
      <w:pPr>
        <w:jc w:val="center"/>
        <w:rPr>
          <w:rFonts w:ascii="Times New Roman" w:hAnsi="Times New Roman" w:cs="Times New Roman"/>
          <w:sz w:val="22"/>
          <w:szCs w:val="22"/>
        </w:rPr>
      </w:pPr>
      <w:r w:rsidRPr="002175A6">
        <w:rPr>
          <w:rFonts w:ascii="Times New Roman" w:hAnsi="Times New Roman" w:cs="Times New Roman"/>
          <w:sz w:val="22"/>
          <w:szCs w:val="22"/>
          <w:vertAlign w:val="superscript"/>
        </w:rPr>
        <w:t>a</w:t>
      </w:r>
      <w:r w:rsidRPr="002175A6">
        <w:rPr>
          <w:rFonts w:ascii="Times New Roman" w:hAnsi="Times New Roman" w:cs="Times New Roman"/>
          <w:sz w:val="22"/>
          <w:szCs w:val="22"/>
        </w:rPr>
        <w:t xml:space="preserve"> School of Philosophy, Psychology and Language Sciences, University of Edinburgh</w:t>
      </w:r>
    </w:p>
    <w:p w14:paraId="3D756069" w14:textId="77777777" w:rsidR="00E177DB" w:rsidRPr="00E429A4" w:rsidRDefault="00E177DB" w:rsidP="00E177DB">
      <w:pPr>
        <w:jc w:val="center"/>
        <w:rPr>
          <w:rFonts w:ascii="Times New Roman" w:hAnsi="Times New Roman" w:cs="Times New Roman"/>
          <w:sz w:val="22"/>
          <w:szCs w:val="22"/>
        </w:rPr>
      </w:pPr>
      <w:r w:rsidRPr="00E429A4">
        <w:rPr>
          <w:rFonts w:ascii="Times New Roman" w:hAnsi="Times New Roman" w:cs="Times New Roman"/>
          <w:sz w:val="22"/>
          <w:szCs w:val="22"/>
          <w:vertAlign w:val="superscript"/>
        </w:rPr>
        <w:t>1</w:t>
      </w:r>
      <w:r w:rsidRPr="00E429A4">
        <w:rPr>
          <w:rFonts w:ascii="Times New Roman" w:hAnsi="Times New Roman" w:cs="Times New Roman"/>
          <w:sz w:val="22"/>
          <w:szCs w:val="22"/>
        </w:rPr>
        <w:t xml:space="preserve"> </w:t>
      </w:r>
      <w:hyperlink r:id="rId8" w:history="1">
        <w:r w:rsidRPr="00E429A4">
          <w:rPr>
            <w:rStyle w:val="Hyperlink"/>
            <w:rFonts w:ascii="Times New Roman" w:hAnsi="Times New Roman" w:cs="Times New Roman"/>
            <w:sz w:val="22"/>
            <w:szCs w:val="22"/>
          </w:rPr>
          <w:t>yajun.liu@ed.ac.uk</w:t>
        </w:r>
      </w:hyperlink>
      <w:r w:rsidRPr="00E429A4">
        <w:rPr>
          <w:rFonts w:ascii="Times New Roman" w:hAnsi="Times New Roman" w:cs="Times New Roman"/>
          <w:sz w:val="22"/>
          <w:szCs w:val="22"/>
        </w:rPr>
        <w:t xml:space="preserve">; </w:t>
      </w:r>
      <w:r w:rsidRPr="00E429A4">
        <w:rPr>
          <w:rFonts w:ascii="Times New Roman" w:hAnsi="Times New Roman" w:cs="Times New Roman"/>
          <w:sz w:val="22"/>
          <w:szCs w:val="22"/>
          <w:vertAlign w:val="superscript"/>
        </w:rPr>
        <w:t xml:space="preserve">2 </w:t>
      </w:r>
      <w:hyperlink r:id="rId9" w:history="1">
        <w:r w:rsidRPr="00E429A4">
          <w:rPr>
            <w:rStyle w:val="Hyperlink"/>
            <w:rFonts w:ascii="Times New Roman" w:hAnsi="Times New Roman" w:cs="Times New Roman"/>
            <w:sz w:val="22"/>
            <w:szCs w:val="22"/>
          </w:rPr>
          <w:t>a.sorace@ed.ac.uk</w:t>
        </w:r>
      </w:hyperlink>
      <w:r w:rsidRPr="00E429A4">
        <w:rPr>
          <w:rFonts w:ascii="Times New Roman" w:hAnsi="Times New Roman" w:cs="Times New Roman"/>
          <w:sz w:val="22"/>
          <w:szCs w:val="22"/>
        </w:rPr>
        <w:t xml:space="preserve">; </w:t>
      </w:r>
      <w:r w:rsidRPr="00E429A4">
        <w:rPr>
          <w:rFonts w:ascii="Times New Roman" w:hAnsi="Times New Roman" w:cs="Times New Roman"/>
          <w:sz w:val="22"/>
          <w:szCs w:val="22"/>
          <w:vertAlign w:val="superscript"/>
        </w:rPr>
        <w:t>3</w:t>
      </w:r>
      <w:r w:rsidRPr="00E429A4">
        <w:rPr>
          <w:rFonts w:ascii="Times New Roman" w:hAnsi="Times New Roman" w:cs="Times New Roman"/>
          <w:sz w:val="22"/>
          <w:szCs w:val="22"/>
        </w:rPr>
        <w:t xml:space="preserve"> </w:t>
      </w:r>
      <w:hyperlink r:id="rId10" w:history="1">
        <w:r w:rsidRPr="0086350E">
          <w:rPr>
            <w:rStyle w:val="Hyperlink"/>
            <w:rFonts w:ascii="Times New Roman" w:hAnsi="Times New Roman" w:cs="Times New Roman"/>
            <w:sz w:val="22"/>
            <w:szCs w:val="22"/>
          </w:rPr>
          <w:t>kenny.smith@ed.ac.uk</w:t>
        </w:r>
      </w:hyperlink>
    </w:p>
    <w:p w14:paraId="5B0070D0" w14:textId="77777777" w:rsidR="00E177DB" w:rsidRPr="00E429A4" w:rsidRDefault="00E177DB" w:rsidP="00E177DB">
      <w:pPr>
        <w:contextualSpacing/>
        <w:jc w:val="center"/>
        <w:rPr>
          <w:rFonts w:ascii="Times New Roman" w:hAnsi="Times New Roman" w:cs="Times New Roman"/>
          <w:sz w:val="22"/>
          <w:szCs w:val="22"/>
        </w:rPr>
      </w:pPr>
    </w:p>
    <w:p w14:paraId="3AF4BF25" w14:textId="77777777" w:rsidR="00E177DB" w:rsidRDefault="00E177DB" w:rsidP="00E177DB">
      <w:pPr>
        <w:contextualSpacing/>
        <w:rPr>
          <w:rFonts w:ascii="Times New Roman" w:hAnsi="Times New Roman" w:cs="Times New Roman"/>
          <w:sz w:val="22"/>
          <w:szCs w:val="22"/>
        </w:rPr>
      </w:pPr>
      <w:r>
        <w:rPr>
          <w:rFonts w:ascii="Times New Roman" w:hAnsi="Times New Roman" w:cs="Times New Roman"/>
          <w:sz w:val="22"/>
          <w:szCs w:val="22"/>
        </w:rPr>
        <w:t>Please address correspondence to:</w:t>
      </w:r>
    </w:p>
    <w:p w14:paraId="5A55B147" w14:textId="77777777" w:rsidR="00E177DB" w:rsidRDefault="00E177DB" w:rsidP="00E177DB">
      <w:pPr>
        <w:contextualSpacing/>
        <w:rPr>
          <w:rFonts w:ascii="Times New Roman" w:hAnsi="Times New Roman" w:cs="Times New Roman"/>
          <w:sz w:val="22"/>
          <w:szCs w:val="22"/>
        </w:rPr>
      </w:pPr>
      <w:proofErr w:type="spellStart"/>
      <w:r>
        <w:rPr>
          <w:rFonts w:ascii="Times New Roman" w:hAnsi="Times New Roman" w:cs="Times New Roman"/>
          <w:sz w:val="22"/>
          <w:szCs w:val="22"/>
        </w:rPr>
        <w:t>Yajun</w:t>
      </w:r>
      <w:proofErr w:type="spellEnd"/>
      <w:r>
        <w:rPr>
          <w:rFonts w:ascii="Times New Roman" w:hAnsi="Times New Roman" w:cs="Times New Roman"/>
          <w:sz w:val="22"/>
          <w:szCs w:val="22"/>
        </w:rPr>
        <w:t xml:space="preserve"> Liu</w:t>
      </w:r>
    </w:p>
    <w:p w14:paraId="247ECB88" w14:textId="77777777" w:rsidR="00E177DB" w:rsidRDefault="00E177DB" w:rsidP="00E177DB">
      <w:pPr>
        <w:contextualSpacing/>
        <w:rPr>
          <w:rFonts w:ascii="Times New Roman" w:hAnsi="Times New Roman" w:cs="Times New Roman"/>
          <w:sz w:val="22"/>
          <w:szCs w:val="22"/>
        </w:rPr>
      </w:pPr>
      <w:r>
        <w:rPr>
          <w:rFonts w:ascii="Times New Roman" w:hAnsi="Times New Roman" w:cs="Times New Roman"/>
          <w:sz w:val="22"/>
          <w:szCs w:val="22"/>
        </w:rPr>
        <w:t>School of Philosophy, Psychology and Language Sciences</w:t>
      </w:r>
    </w:p>
    <w:p w14:paraId="2F52F8F9" w14:textId="77777777" w:rsidR="00E177DB" w:rsidRDefault="00E177DB" w:rsidP="00E177DB">
      <w:pPr>
        <w:contextualSpacing/>
        <w:rPr>
          <w:rFonts w:ascii="Times New Roman" w:hAnsi="Times New Roman" w:cs="Times New Roman"/>
          <w:sz w:val="22"/>
          <w:szCs w:val="22"/>
        </w:rPr>
      </w:pPr>
      <w:r>
        <w:rPr>
          <w:rFonts w:ascii="Times New Roman" w:hAnsi="Times New Roman" w:cs="Times New Roman"/>
          <w:sz w:val="22"/>
          <w:szCs w:val="22"/>
        </w:rPr>
        <w:t>University of Edinburgh</w:t>
      </w:r>
    </w:p>
    <w:p w14:paraId="1D2636C2" w14:textId="77777777" w:rsidR="00E177DB" w:rsidRDefault="00E177DB" w:rsidP="00E177DB">
      <w:pPr>
        <w:contextualSpacing/>
        <w:rPr>
          <w:rFonts w:ascii="Times New Roman" w:hAnsi="Times New Roman" w:cs="Times New Roman"/>
          <w:sz w:val="22"/>
          <w:szCs w:val="22"/>
        </w:rPr>
      </w:pPr>
      <w:proofErr w:type="spellStart"/>
      <w:r>
        <w:rPr>
          <w:rFonts w:ascii="Times New Roman" w:hAnsi="Times New Roman" w:cs="Times New Roman"/>
          <w:sz w:val="22"/>
          <w:szCs w:val="22"/>
        </w:rPr>
        <w:t>Dugald</w:t>
      </w:r>
      <w:proofErr w:type="spellEnd"/>
      <w:r>
        <w:rPr>
          <w:rFonts w:ascii="Times New Roman" w:hAnsi="Times New Roman" w:cs="Times New Roman"/>
          <w:sz w:val="22"/>
          <w:szCs w:val="22"/>
        </w:rPr>
        <w:t xml:space="preserve"> Steward Building</w:t>
      </w:r>
    </w:p>
    <w:p w14:paraId="5E0F8332" w14:textId="77777777" w:rsidR="00E177DB" w:rsidRDefault="00E177DB" w:rsidP="00E177DB">
      <w:pPr>
        <w:contextualSpacing/>
        <w:rPr>
          <w:rFonts w:ascii="Times New Roman" w:hAnsi="Times New Roman" w:cs="Times New Roman"/>
          <w:sz w:val="22"/>
          <w:szCs w:val="22"/>
        </w:rPr>
      </w:pPr>
      <w:r>
        <w:rPr>
          <w:rFonts w:ascii="Times New Roman" w:hAnsi="Times New Roman" w:cs="Times New Roman"/>
          <w:sz w:val="22"/>
          <w:szCs w:val="22"/>
        </w:rPr>
        <w:t>3 Charles Street</w:t>
      </w:r>
    </w:p>
    <w:p w14:paraId="14290363" w14:textId="77777777" w:rsidR="00E177DB" w:rsidRDefault="00E177DB" w:rsidP="00E177DB">
      <w:pPr>
        <w:contextualSpacing/>
        <w:rPr>
          <w:rFonts w:ascii="Times New Roman" w:hAnsi="Times New Roman" w:cs="Times New Roman"/>
          <w:sz w:val="22"/>
          <w:szCs w:val="22"/>
        </w:rPr>
      </w:pPr>
      <w:r>
        <w:rPr>
          <w:rFonts w:ascii="Times New Roman" w:hAnsi="Times New Roman" w:cs="Times New Roman"/>
          <w:sz w:val="22"/>
          <w:szCs w:val="22"/>
        </w:rPr>
        <w:t>Edinburgh EH8 9AD</w:t>
      </w:r>
    </w:p>
    <w:p w14:paraId="0473A7DD" w14:textId="77777777" w:rsidR="00E177DB" w:rsidRDefault="00B94AC4" w:rsidP="00E177DB">
      <w:pPr>
        <w:contextualSpacing/>
        <w:rPr>
          <w:rFonts w:ascii="Times New Roman" w:hAnsi="Times New Roman" w:cs="Times New Roman"/>
          <w:sz w:val="22"/>
          <w:szCs w:val="22"/>
        </w:rPr>
      </w:pPr>
      <w:hyperlink r:id="rId11" w:history="1">
        <w:r w:rsidR="00E177DB" w:rsidRPr="0086350E">
          <w:rPr>
            <w:rStyle w:val="Hyperlink"/>
            <w:rFonts w:ascii="Times New Roman" w:hAnsi="Times New Roman" w:cs="Times New Roman"/>
            <w:sz w:val="22"/>
            <w:szCs w:val="22"/>
          </w:rPr>
          <w:t>yajun.liu@ed.ac.uk</w:t>
        </w:r>
      </w:hyperlink>
      <w:r w:rsidR="00E177DB">
        <w:rPr>
          <w:rFonts w:ascii="Times New Roman" w:hAnsi="Times New Roman" w:cs="Times New Roman"/>
          <w:sz w:val="22"/>
          <w:szCs w:val="22"/>
        </w:rPr>
        <w:t xml:space="preserve"> </w:t>
      </w:r>
    </w:p>
    <w:p w14:paraId="1F9A5030" w14:textId="77777777" w:rsidR="00E177DB" w:rsidRDefault="00E177DB" w:rsidP="00C67982">
      <w:pPr>
        <w:spacing w:line="360" w:lineRule="auto"/>
        <w:contextualSpacing/>
        <w:rPr>
          <w:rFonts w:ascii="Times New Roman" w:hAnsi="Times New Roman" w:cs="Times New Roman"/>
          <w:b/>
          <w:bCs/>
        </w:rPr>
      </w:pPr>
    </w:p>
    <w:p w14:paraId="573D4FD8" w14:textId="77777777" w:rsidR="00E177DB" w:rsidRDefault="00E177DB" w:rsidP="00C67982">
      <w:pPr>
        <w:spacing w:line="360" w:lineRule="auto"/>
        <w:contextualSpacing/>
        <w:rPr>
          <w:rFonts w:ascii="Times New Roman" w:hAnsi="Times New Roman" w:cs="Times New Roman"/>
          <w:b/>
          <w:bCs/>
        </w:rPr>
      </w:pPr>
    </w:p>
    <w:p w14:paraId="66DB69E2" w14:textId="77777777" w:rsidR="00E177DB" w:rsidRDefault="00E177DB" w:rsidP="00C67982">
      <w:pPr>
        <w:spacing w:line="360" w:lineRule="auto"/>
        <w:contextualSpacing/>
        <w:rPr>
          <w:rFonts w:ascii="Times New Roman" w:hAnsi="Times New Roman" w:cs="Times New Roman"/>
          <w:b/>
          <w:bCs/>
        </w:rPr>
      </w:pPr>
    </w:p>
    <w:p w14:paraId="02F7FA61" w14:textId="77777777" w:rsidR="00E177DB" w:rsidRDefault="00E177DB" w:rsidP="00C67982">
      <w:pPr>
        <w:spacing w:line="360" w:lineRule="auto"/>
        <w:contextualSpacing/>
        <w:rPr>
          <w:rFonts w:ascii="Times New Roman" w:hAnsi="Times New Roman" w:cs="Times New Roman"/>
          <w:b/>
          <w:bCs/>
        </w:rPr>
      </w:pPr>
    </w:p>
    <w:p w14:paraId="6B8567CF" w14:textId="77777777" w:rsidR="00E177DB" w:rsidRDefault="00E177DB" w:rsidP="00C67982">
      <w:pPr>
        <w:spacing w:line="360" w:lineRule="auto"/>
        <w:contextualSpacing/>
        <w:rPr>
          <w:rFonts w:ascii="Times New Roman" w:hAnsi="Times New Roman" w:cs="Times New Roman"/>
          <w:b/>
          <w:bCs/>
        </w:rPr>
      </w:pPr>
    </w:p>
    <w:p w14:paraId="44283699" w14:textId="77777777" w:rsidR="00E177DB" w:rsidRDefault="00E177DB" w:rsidP="00C67982">
      <w:pPr>
        <w:spacing w:line="360" w:lineRule="auto"/>
        <w:contextualSpacing/>
        <w:rPr>
          <w:rFonts w:ascii="Times New Roman" w:hAnsi="Times New Roman" w:cs="Times New Roman"/>
          <w:b/>
          <w:bCs/>
        </w:rPr>
      </w:pPr>
    </w:p>
    <w:p w14:paraId="424506DB" w14:textId="77777777" w:rsidR="00E177DB" w:rsidRDefault="00E177DB" w:rsidP="00C67982">
      <w:pPr>
        <w:spacing w:line="360" w:lineRule="auto"/>
        <w:contextualSpacing/>
        <w:rPr>
          <w:rFonts w:ascii="Times New Roman" w:hAnsi="Times New Roman" w:cs="Times New Roman"/>
          <w:b/>
          <w:bCs/>
        </w:rPr>
      </w:pPr>
    </w:p>
    <w:p w14:paraId="3BF3D5DD" w14:textId="77777777" w:rsidR="00E177DB" w:rsidRDefault="00E177DB" w:rsidP="00C67982">
      <w:pPr>
        <w:spacing w:line="360" w:lineRule="auto"/>
        <w:contextualSpacing/>
        <w:rPr>
          <w:rFonts w:ascii="Times New Roman" w:hAnsi="Times New Roman" w:cs="Times New Roman"/>
          <w:b/>
          <w:bCs/>
        </w:rPr>
      </w:pPr>
    </w:p>
    <w:p w14:paraId="4C7392E3" w14:textId="77777777" w:rsidR="00E177DB" w:rsidRDefault="00E177DB" w:rsidP="00C67982">
      <w:pPr>
        <w:spacing w:line="360" w:lineRule="auto"/>
        <w:contextualSpacing/>
        <w:rPr>
          <w:rFonts w:ascii="Times New Roman" w:hAnsi="Times New Roman" w:cs="Times New Roman"/>
          <w:b/>
          <w:bCs/>
        </w:rPr>
      </w:pPr>
    </w:p>
    <w:p w14:paraId="37F10621" w14:textId="77777777" w:rsidR="00E177DB" w:rsidRDefault="00E177DB" w:rsidP="00C67982">
      <w:pPr>
        <w:spacing w:line="360" w:lineRule="auto"/>
        <w:contextualSpacing/>
        <w:rPr>
          <w:rFonts w:ascii="Times New Roman" w:hAnsi="Times New Roman" w:cs="Times New Roman"/>
          <w:b/>
          <w:bCs/>
        </w:rPr>
      </w:pPr>
    </w:p>
    <w:p w14:paraId="6B181B34" w14:textId="77777777" w:rsidR="00E177DB" w:rsidRDefault="00E177DB" w:rsidP="00C67982">
      <w:pPr>
        <w:spacing w:line="360" w:lineRule="auto"/>
        <w:contextualSpacing/>
        <w:rPr>
          <w:rFonts w:ascii="Times New Roman" w:hAnsi="Times New Roman" w:cs="Times New Roman"/>
          <w:b/>
          <w:bCs/>
        </w:rPr>
      </w:pPr>
    </w:p>
    <w:p w14:paraId="0DEA247D" w14:textId="77777777" w:rsidR="00E177DB" w:rsidRDefault="00E177DB" w:rsidP="00C67982">
      <w:pPr>
        <w:spacing w:line="360" w:lineRule="auto"/>
        <w:contextualSpacing/>
        <w:rPr>
          <w:rFonts w:ascii="Times New Roman" w:hAnsi="Times New Roman" w:cs="Times New Roman"/>
          <w:b/>
          <w:bCs/>
        </w:rPr>
      </w:pPr>
    </w:p>
    <w:p w14:paraId="445DFB63" w14:textId="77777777" w:rsidR="00E177DB" w:rsidRDefault="00E177DB" w:rsidP="00C67982">
      <w:pPr>
        <w:spacing w:line="360" w:lineRule="auto"/>
        <w:contextualSpacing/>
        <w:rPr>
          <w:rFonts w:ascii="Times New Roman" w:hAnsi="Times New Roman" w:cs="Times New Roman"/>
          <w:b/>
          <w:bCs/>
        </w:rPr>
      </w:pPr>
    </w:p>
    <w:p w14:paraId="6738E064" w14:textId="77777777" w:rsidR="00E177DB" w:rsidRDefault="00E177DB" w:rsidP="00C67982">
      <w:pPr>
        <w:spacing w:line="360" w:lineRule="auto"/>
        <w:contextualSpacing/>
        <w:rPr>
          <w:rFonts w:ascii="Times New Roman" w:hAnsi="Times New Roman" w:cs="Times New Roman"/>
          <w:b/>
          <w:bCs/>
        </w:rPr>
      </w:pPr>
    </w:p>
    <w:p w14:paraId="428B184C" w14:textId="77777777" w:rsidR="00E177DB" w:rsidRDefault="00E177DB" w:rsidP="00C67982">
      <w:pPr>
        <w:spacing w:line="360" w:lineRule="auto"/>
        <w:contextualSpacing/>
        <w:rPr>
          <w:rFonts w:ascii="Times New Roman" w:hAnsi="Times New Roman" w:cs="Times New Roman"/>
          <w:b/>
          <w:bCs/>
        </w:rPr>
      </w:pPr>
    </w:p>
    <w:p w14:paraId="638932B7" w14:textId="77777777" w:rsidR="00E177DB" w:rsidRDefault="00E177DB" w:rsidP="00C67982">
      <w:pPr>
        <w:spacing w:line="360" w:lineRule="auto"/>
        <w:contextualSpacing/>
        <w:rPr>
          <w:rFonts w:ascii="Times New Roman" w:hAnsi="Times New Roman" w:cs="Times New Roman"/>
          <w:b/>
          <w:bCs/>
        </w:rPr>
      </w:pPr>
    </w:p>
    <w:p w14:paraId="34D46807" w14:textId="77777777" w:rsidR="00E177DB" w:rsidRDefault="00E177DB" w:rsidP="00C67982">
      <w:pPr>
        <w:spacing w:line="360" w:lineRule="auto"/>
        <w:contextualSpacing/>
        <w:rPr>
          <w:rFonts w:ascii="Times New Roman" w:hAnsi="Times New Roman" w:cs="Times New Roman"/>
          <w:b/>
          <w:bCs/>
        </w:rPr>
      </w:pPr>
    </w:p>
    <w:p w14:paraId="604A54C2" w14:textId="77777777" w:rsidR="00E177DB" w:rsidRDefault="00E177DB" w:rsidP="00C67982">
      <w:pPr>
        <w:spacing w:line="360" w:lineRule="auto"/>
        <w:contextualSpacing/>
        <w:rPr>
          <w:rFonts w:ascii="Times New Roman" w:hAnsi="Times New Roman" w:cs="Times New Roman"/>
          <w:b/>
          <w:bCs/>
        </w:rPr>
      </w:pPr>
    </w:p>
    <w:p w14:paraId="0961EEBB" w14:textId="77777777" w:rsidR="005B16C7" w:rsidRDefault="005B16C7" w:rsidP="00C67982">
      <w:pPr>
        <w:spacing w:line="360" w:lineRule="auto"/>
        <w:contextualSpacing/>
        <w:rPr>
          <w:rFonts w:ascii="Times New Roman" w:hAnsi="Times New Roman" w:cs="Times New Roman"/>
          <w:b/>
          <w:bCs/>
        </w:rPr>
        <w:sectPr w:rsidR="005B16C7">
          <w:pgSz w:w="11906" w:h="16838"/>
          <w:pgMar w:top="1440" w:right="1440" w:bottom="1440" w:left="1440" w:header="708" w:footer="708" w:gutter="0"/>
          <w:cols w:space="708"/>
          <w:docGrid w:linePitch="360"/>
        </w:sectPr>
      </w:pPr>
    </w:p>
    <w:p w14:paraId="6B2EED15" w14:textId="040E14C4" w:rsidR="003D150F" w:rsidRPr="004C36B8" w:rsidRDefault="003D150F" w:rsidP="00C67982">
      <w:pPr>
        <w:spacing w:line="360" w:lineRule="auto"/>
        <w:contextualSpacing/>
        <w:rPr>
          <w:rFonts w:ascii="Times New Roman" w:hAnsi="Times New Roman" w:cs="Times New Roman"/>
        </w:rPr>
      </w:pPr>
      <w:r w:rsidRPr="003D150F">
        <w:rPr>
          <w:rFonts w:ascii="Times New Roman" w:hAnsi="Times New Roman" w:cs="Times New Roman"/>
          <w:b/>
          <w:bCs/>
        </w:rPr>
        <w:lastRenderedPageBreak/>
        <w:t>Abstract:</w:t>
      </w:r>
      <w:r w:rsidRPr="00CC4325">
        <w:rPr>
          <w:rFonts w:ascii="Times New Roman" w:hAnsi="Times New Roman" w:cs="Times New Roman"/>
        </w:rPr>
        <w:t xml:space="preserve"> Continuous immersion in a second language causes speakers’ first language to change, a phenomenon known as L1 attrition. We explored (1) whether bilingual native Mandarin speakers display attrition-related changes in their use of referring expressions in Mandarin after exposure to English, and (2) whether the severity of attrition is affected by the amount of exposure to both Mandarin (L1) and English (L2)</w:t>
      </w:r>
      <w:r>
        <w:rPr>
          <w:rFonts w:ascii="Times New Roman" w:hAnsi="Times New Roman" w:cs="Times New Roman"/>
        </w:rPr>
        <w:t xml:space="preserve"> and English proficiency</w:t>
      </w:r>
      <w:r w:rsidRPr="00CC4325">
        <w:rPr>
          <w:rFonts w:ascii="Times New Roman" w:hAnsi="Times New Roman" w:cs="Times New Roman"/>
        </w:rPr>
        <w:t xml:space="preserve">. All participants completed a questionnaire to assess their language experience, and a picture description task in spoken Mandarin. The results show that </w:t>
      </w:r>
      <w:r w:rsidR="00CC4325">
        <w:rPr>
          <w:rFonts w:ascii="Times New Roman" w:hAnsi="Times New Roman" w:cs="Times New Roman"/>
        </w:rPr>
        <w:t>where</w:t>
      </w:r>
      <w:r w:rsidRPr="00CC4325">
        <w:rPr>
          <w:rFonts w:ascii="Times New Roman" w:hAnsi="Times New Roman" w:cs="Times New Roman"/>
        </w:rPr>
        <w:t xml:space="preserve"> more</w:t>
      </w:r>
      <w:r w:rsidR="008B4606">
        <w:rPr>
          <w:rFonts w:ascii="Times New Roman" w:hAnsi="Times New Roman" w:cs="Times New Roman"/>
        </w:rPr>
        <w:t>-</w:t>
      </w:r>
      <w:r w:rsidRPr="00CC4325">
        <w:rPr>
          <w:rFonts w:ascii="Times New Roman" w:hAnsi="Times New Roman" w:cs="Times New Roman"/>
        </w:rPr>
        <w:t>monolingual Mandarin speakers preferred null pronouns, bilingual speakers tended to use overt pronouns, suggesting attrition-related changes in their native language which favoured explicitness. Our study also shows that</w:t>
      </w:r>
      <w:r w:rsidR="00AF499E">
        <w:rPr>
          <w:rFonts w:ascii="Times New Roman" w:hAnsi="Times New Roman" w:cs="Times New Roman"/>
        </w:rPr>
        <w:t xml:space="preserve"> </w:t>
      </w:r>
      <w:r w:rsidRPr="00CC4325">
        <w:rPr>
          <w:rFonts w:ascii="Times New Roman" w:hAnsi="Times New Roman" w:cs="Times New Roman"/>
        </w:rPr>
        <w:t>decreased use of L1 coupled with increased use of L2</w:t>
      </w:r>
      <w:r w:rsidR="00AF499E">
        <w:rPr>
          <w:rFonts w:ascii="Times New Roman" w:hAnsi="Times New Roman" w:cs="Times New Roman"/>
        </w:rPr>
        <w:t xml:space="preserve"> and higher L2 proficiency</w:t>
      </w:r>
      <w:r>
        <w:rPr>
          <w:rFonts w:ascii="Times New Roman" w:hAnsi="Times New Roman" w:cs="Times New Roman"/>
        </w:rPr>
        <w:t xml:space="preserve"> are</w:t>
      </w:r>
      <w:r w:rsidRPr="004C36B8">
        <w:rPr>
          <w:rFonts w:ascii="Times New Roman" w:hAnsi="Times New Roman" w:cs="Times New Roman"/>
        </w:rPr>
        <w:t xml:space="preserve"> likely to result in a greater degree of attrition, although such an association is statistically unreliable in some models.</w:t>
      </w:r>
    </w:p>
    <w:p w14:paraId="72D56018" w14:textId="60D70305" w:rsidR="003D150F" w:rsidRDefault="003D150F" w:rsidP="00C67982">
      <w:pPr>
        <w:spacing w:line="360" w:lineRule="auto"/>
        <w:contextualSpacing/>
        <w:rPr>
          <w:rFonts w:ascii="Times New Roman" w:hAnsi="Times New Roman" w:cs="Times New Roman"/>
          <w:b/>
          <w:bCs/>
        </w:rPr>
      </w:pPr>
    </w:p>
    <w:p w14:paraId="339BB381" w14:textId="2C4BCD47" w:rsidR="003D150F" w:rsidRDefault="00E177DB" w:rsidP="00C67982">
      <w:pPr>
        <w:spacing w:line="360" w:lineRule="auto"/>
        <w:contextualSpacing/>
        <w:rPr>
          <w:rFonts w:ascii="Times New Roman" w:hAnsi="Times New Roman" w:cs="Times New Roman"/>
          <w:b/>
          <w:bCs/>
        </w:rPr>
      </w:pPr>
      <w:r>
        <w:rPr>
          <w:rFonts w:ascii="Times New Roman" w:hAnsi="Times New Roman" w:cs="Times New Roman"/>
          <w:b/>
          <w:bCs/>
        </w:rPr>
        <w:t>Keywords</w:t>
      </w:r>
      <w:r w:rsidR="00E9259D">
        <w:rPr>
          <w:rFonts w:ascii="Times New Roman" w:hAnsi="Times New Roman" w:cs="Times New Roman" w:hint="eastAsia"/>
          <w:b/>
          <w:bCs/>
        </w:rPr>
        <w:t>:</w:t>
      </w:r>
      <w:r w:rsidR="000119E4" w:rsidRPr="000119E4">
        <w:rPr>
          <w:rFonts w:ascii="Times New Roman" w:hAnsi="Times New Roman" w:cs="Times New Roman"/>
          <w:color w:val="000000" w:themeColor="text1"/>
        </w:rPr>
        <w:t xml:space="preserve"> </w:t>
      </w:r>
      <w:r w:rsidR="000119E4" w:rsidRPr="00FE51CA">
        <w:rPr>
          <w:rFonts w:ascii="Times New Roman" w:hAnsi="Times New Roman" w:cs="Times New Roman"/>
          <w:color w:val="000000" w:themeColor="text1"/>
        </w:rPr>
        <w:t>L1 attrition, Mandarin Chinese, Referring expressions, Production</w:t>
      </w:r>
    </w:p>
    <w:p w14:paraId="33C6314F" w14:textId="77777777" w:rsidR="003D150F" w:rsidRDefault="003D150F" w:rsidP="00C67982">
      <w:pPr>
        <w:spacing w:line="360" w:lineRule="auto"/>
        <w:contextualSpacing/>
        <w:rPr>
          <w:rFonts w:ascii="Times New Roman" w:hAnsi="Times New Roman" w:cs="Times New Roman"/>
          <w:b/>
          <w:bCs/>
        </w:rPr>
      </w:pPr>
    </w:p>
    <w:p w14:paraId="25E31EB8" w14:textId="77777777" w:rsidR="003D150F" w:rsidRDefault="003D150F" w:rsidP="00C67982">
      <w:pPr>
        <w:spacing w:line="360" w:lineRule="auto"/>
        <w:contextualSpacing/>
        <w:rPr>
          <w:rFonts w:ascii="Times New Roman" w:hAnsi="Times New Roman" w:cs="Times New Roman"/>
          <w:b/>
          <w:bCs/>
        </w:rPr>
      </w:pPr>
    </w:p>
    <w:p w14:paraId="4517EF1C" w14:textId="77777777" w:rsidR="003D150F" w:rsidRDefault="003D150F" w:rsidP="00C67982">
      <w:pPr>
        <w:spacing w:line="360" w:lineRule="auto"/>
        <w:contextualSpacing/>
        <w:rPr>
          <w:rFonts w:ascii="Times New Roman" w:hAnsi="Times New Roman" w:cs="Times New Roman"/>
          <w:b/>
          <w:bCs/>
        </w:rPr>
      </w:pPr>
    </w:p>
    <w:p w14:paraId="36FBE877" w14:textId="77777777" w:rsidR="003D150F" w:rsidRDefault="003D150F" w:rsidP="00C67982">
      <w:pPr>
        <w:spacing w:line="360" w:lineRule="auto"/>
        <w:contextualSpacing/>
        <w:rPr>
          <w:rFonts w:ascii="Times New Roman" w:hAnsi="Times New Roman" w:cs="Times New Roman"/>
          <w:b/>
          <w:bCs/>
        </w:rPr>
      </w:pPr>
    </w:p>
    <w:p w14:paraId="4134BFBA" w14:textId="77777777" w:rsidR="003D150F" w:rsidRDefault="003D150F" w:rsidP="00C67982">
      <w:pPr>
        <w:spacing w:line="360" w:lineRule="auto"/>
        <w:contextualSpacing/>
        <w:rPr>
          <w:rFonts w:ascii="Times New Roman" w:hAnsi="Times New Roman" w:cs="Times New Roman"/>
          <w:b/>
          <w:bCs/>
        </w:rPr>
      </w:pPr>
    </w:p>
    <w:p w14:paraId="2B379DE2" w14:textId="77777777" w:rsidR="003D150F" w:rsidRDefault="003D150F" w:rsidP="00C67982">
      <w:pPr>
        <w:spacing w:line="360" w:lineRule="auto"/>
        <w:contextualSpacing/>
        <w:rPr>
          <w:rFonts w:ascii="Times New Roman" w:hAnsi="Times New Roman" w:cs="Times New Roman"/>
          <w:b/>
          <w:bCs/>
        </w:rPr>
      </w:pPr>
    </w:p>
    <w:p w14:paraId="09AA7D74" w14:textId="77777777" w:rsidR="003D150F" w:rsidRDefault="003D150F" w:rsidP="00C67982">
      <w:pPr>
        <w:spacing w:line="360" w:lineRule="auto"/>
        <w:contextualSpacing/>
        <w:rPr>
          <w:rFonts w:ascii="Times New Roman" w:hAnsi="Times New Roman" w:cs="Times New Roman"/>
          <w:b/>
          <w:bCs/>
        </w:rPr>
      </w:pPr>
    </w:p>
    <w:p w14:paraId="2335D201" w14:textId="77777777" w:rsidR="003D150F" w:rsidRDefault="003D150F" w:rsidP="00C67982">
      <w:pPr>
        <w:spacing w:line="360" w:lineRule="auto"/>
        <w:contextualSpacing/>
        <w:rPr>
          <w:rFonts w:ascii="Times New Roman" w:hAnsi="Times New Roman" w:cs="Times New Roman"/>
          <w:b/>
          <w:bCs/>
        </w:rPr>
      </w:pPr>
    </w:p>
    <w:p w14:paraId="6A929026" w14:textId="77777777" w:rsidR="003D150F" w:rsidRDefault="003D150F" w:rsidP="00C67982">
      <w:pPr>
        <w:spacing w:line="360" w:lineRule="auto"/>
        <w:contextualSpacing/>
        <w:rPr>
          <w:rFonts w:ascii="Times New Roman" w:hAnsi="Times New Roman" w:cs="Times New Roman"/>
          <w:b/>
          <w:bCs/>
        </w:rPr>
      </w:pPr>
    </w:p>
    <w:p w14:paraId="0656B30B" w14:textId="77777777" w:rsidR="003D150F" w:rsidRDefault="003D150F" w:rsidP="00C67982">
      <w:pPr>
        <w:spacing w:line="360" w:lineRule="auto"/>
        <w:contextualSpacing/>
        <w:rPr>
          <w:rFonts w:ascii="Times New Roman" w:hAnsi="Times New Roman" w:cs="Times New Roman"/>
          <w:b/>
          <w:bCs/>
        </w:rPr>
      </w:pPr>
    </w:p>
    <w:p w14:paraId="1A714BDF" w14:textId="77777777" w:rsidR="003D150F" w:rsidRDefault="003D150F" w:rsidP="00C67982">
      <w:pPr>
        <w:spacing w:line="360" w:lineRule="auto"/>
        <w:contextualSpacing/>
        <w:rPr>
          <w:rFonts w:ascii="Times New Roman" w:hAnsi="Times New Roman" w:cs="Times New Roman"/>
          <w:b/>
          <w:bCs/>
        </w:rPr>
      </w:pPr>
    </w:p>
    <w:p w14:paraId="32C67221" w14:textId="77777777" w:rsidR="003D150F" w:rsidRDefault="003D150F" w:rsidP="00C67982">
      <w:pPr>
        <w:spacing w:line="360" w:lineRule="auto"/>
        <w:contextualSpacing/>
        <w:rPr>
          <w:rFonts w:ascii="Times New Roman" w:hAnsi="Times New Roman" w:cs="Times New Roman"/>
          <w:b/>
          <w:bCs/>
        </w:rPr>
      </w:pPr>
    </w:p>
    <w:p w14:paraId="0376CF6A" w14:textId="77777777" w:rsidR="003D150F" w:rsidRDefault="003D150F" w:rsidP="00C67982">
      <w:pPr>
        <w:spacing w:line="360" w:lineRule="auto"/>
        <w:contextualSpacing/>
        <w:rPr>
          <w:rFonts w:ascii="Times New Roman" w:hAnsi="Times New Roman" w:cs="Times New Roman"/>
          <w:b/>
          <w:bCs/>
        </w:rPr>
      </w:pPr>
    </w:p>
    <w:p w14:paraId="13750CB7" w14:textId="77777777" w:rsidR="003D150F" w:rsidRDefault="003D150F" w:rsidP="00C67982">
      <w:pPr>
        <w:spacing w:line="360" w:lineRule="auto"/>
        <w:contextualSpacing/>
        <w:rPr>
          <w:rFonts w:ascii="Times New Roman" w:hAnsi="Times New Roman" w:cs="Times New Roman"/>
          <w:b/>
          <w:bCs/>
        </w:rPr>
      </w:pPr>
    </w:p>
    <w:p w14:paraId="12D92F67" w14:textId="77777777" w:rsidR="003D150F" w:rsidRDefault="003D150F" w:rsidP="00C67982">
      <w:pPr>
        <w:spacing w:line="360" w:lineRule="auto"/>
        <w:contextualSpacing/>
        <w:rPr>
          <w:rFonts w:ascii="Times New Roman" w:hAnsi="Times New Roman" w:cs="Times New Roman"/>
          <w:b/>
          <w:bCs/>
        </w:rPr>
      </w:pPr>
    </w:p>
    <w:p w14:paraId="57531C5C" w14:textId="77777777" w:rsidR="003D150F" w:rsidRDefault="003D150F" w:rsidP="00C67982">
      <w:pPr>
        <w:spacing w:line="360" w:lineRule="auto"/>
        <w:contextualSpacing/>
        <w:rPr>
          <w:rFonts w:ascii="Times New Roman" w:hAnsi="Times New Roman" w:cs="Times New Roman"/>
          <w:b/>
          <w:bCs/>
        </w:rPr>
      </w:pPr>
    </w:p>
    <w:p w14:paraId="3C3E5CD5" w14:textId="77777777" w:rsidR="003D150F" w:rsidRDefault="003D150F" w:rsidP="00C67982">
      <w:pPr>
        <w:spacing w:line="360" w:lineRule="auto"/>
        <w:contextualSpacing/>
        <w:rPr>
          <w:rFonts w:ascii="Times New Roman" w:hAnsi="Times New Roman" w:cs="Times New Roman"/>
          <w:b/>
          <w:bCs/>
        </w:rPr>
      </w:pPr>
    </w:p>
    <w:p w14:paraId="1C3F2E96" w14:textId="77777777" w:rsidR="003D150F" w:rsidRDefault="003D150F" w:rsidP="00C67982">
      <w:pPr>
        <w:spacing w:line="360" w:lineRule="auto"/>
        <w:contextualSpacing/>
        <w:rPr>
          <w:rFonts w:ascii="Times New Roman" w:hAnsi="Times New Roman" w:cs="Times New Roman"/>
          <w:b/>
          <w:bCs/>
        </w:rPr>
      </w:pPr>
    </w:p>
    <w:p w14:paraId="4A30AC75" w14:textId="1E37AAAA" w:rsidR="003D150F" w:rsidRDefault="003D150F" w:rsidP="00C67982">
      <w:pPr>
        <w:spacing w:line="360" w:lineRule="auto"/>
        <w:contextualSpacing/>
        <w:rPr>
          <w:rFonts w:ascii="Times New Roman" w:hAnsi="Times New Roman" w:cs="Times New Roman"/>
          <w:b/>
          <w:bCs/>
        </w:rPr>
      </w:pPr>
    </w:p>
    <w:p w14:paraId="589B0A82" w14:textId="77777777" w:rsidR="00AC23F5" w:rsidRDefault="00AC23F5" w:rsidP="00C67982">
      <w:pPr>
        <w:spacing w:line="360" w:lineRule="auto"/>
        <w:contextualSpacing/>
        <w:rPr>
          <w:rFonts w:ascii="Times New Roman" w:hAnsi="Times New Roman" w:cs="Times New Roman"/>
          <w:b/>
          <w:bCs/>
        </w:rPr>
      </w:pPr>
    </w:p>
    <w:p w14:paraId="502C5AA8" w14:textId="50117E8C" w:rsidR="00C67982" w:rsidRPr="00C67982" w:rsidRDefault="00FA5B80" w:rsidP="00C67982">
      <w:pPr>
        <w:spacing w:line="360" w:lineRule="auto"/>
        <w:contextualSpacing/>
        <w:rPr>
          <w:rFonts w:ascii="Times New Roman" w:hAnsi="Times New Roman" w:cs="Times New Roman"/>
          <w:b/>
          <w:bCs/>
        </w:rPr>
      </w:pPr>
      <w:r w:rsidRPr="00FA5B80">
        <w:rPr>
          <w:rFonts w:ascii="Times New Roman" w:hAnsi="Times New Roman" w:cs="Times New Roman"/>
          <w:b/>
          <w:bCs/>
        </w:rPr>
        <w:lastRenderedPageBreak/>
        <w:t>1. Introduction</w:t>
      </w:r>
    </w:p>
    <w:p w14:paraId="2164C5F5" w14:textId="1C537C72" w:rsidR="0024071E" w:rsidRPr="00B22B51" w:rsidRDefault="00376E7A" w:rsidP="0024071E">
      <w:pPr>
        <w:spacing w:line="480" w:lineRule="auto"/>
        <w:contextualSpacing/>
        <w:rPr>
          <w:rFonts w:ascii="Times New Roman" w:hAnsi="Times New Roman" w:cs="Times New Roman"/>
          <w:color w:val="000000" w:themeColor="text1"/>
        </w:rPr>
      </w:pPr>
      <w:r w:rsidRPr="000F268A">
        <w:rPr>
          <w:rFonts w:ascii="Times New Roman" w:hAnsi="Times New Roman" w:cs="Times New Roman"/>
          <w:color w:val="000000" w:themeColor="text1"/>
        </w:rPr>
        <w:t xml:space="preserve">L1 attrition refers to a process where the native language </w:t>
      </w:r>
      <w:r w:rsidR="00D83A08">
        <w:rPr>
          <w:rFonts w:ascii="Times New Roman" w:hAnsi="Times New Roman" w:cs="Times New Roman"/>
          <w:color w:val="000000" w:themeColor="text1"/>
        </w:rPr>
        <w:t xml:space="preserve">(L1) </w:t>
      </w:r>
      <w:r w:rsidRPr="000F268A">
        <w:rPr>
          <w:rFonts w:ascii="Times New Roman" w:hAnsi="Times New Roman" w:cs="Times New Roman"/>
          <w:color w:val="000000" w:themeColor="text1"/>
        </w:rPr>
        <w:t xml:space="preserve">of bilinguals undergoes gradual changes due to </w:t>
      </w:r>
      <w:r w:rsidR="0052791E" w:rsidRPr="000F268A">
        <w:rPr>
          <w:rFonts w:ascii="Times New Roman" w:hAnsi="Times New Roman" w:cs="Times New Roman"/>
          <w:color w:val="000000" w:themeColor="text1"/>
        </w:rPr>
        <w:t xml:space="preserve">continuous </w:t>
      </w:r>
      <w:r w:rsidRPr="000F268A">
        <w:rPr>
          <w:rFonts w:ascii="Times New Roman" w:hAnsi="Times New Roman" w:cs="Times New Roman"/>
          <w:color w:val="000000" w:themeColor="text1"/>
        </w:rPr>
        <w:t>immersion in a</w:t>
      </w:r>
      <w:r w:rsidR="00D83A08">
        <w:rPr>
          <w:rFonts w:ascii="Times New Roman" w:hAnsi="Times New Roman" w:cs="Times New Roman"/>
          <w:color w:val="000000" w:themeColor="text1"/>
        </w:rPr>
        <w:t xml:space="preserve"> second language (</w:t>
      </w:r>
      <w:r w:rsidRPr="000F268A">
        <w:rPr>
          <w:rFonts w:ascii="Times New Roman" w:hAnsi="Times New Roman" w:cs="Times New Roman"/>
          <w:color w:val="000000" w:themeColor="text1"/>
        </w:rPr>
        <w:t>L2</w:t>
      </w:r>
      <w:r w:rsidR="00D83A08">
        <w:rPr>
          <w:rFonts w:ascii="Times New Roman" w:hAnsi="Times New Roman" w:cs="Times New Roman"/>
          <w:color w:val="000000" w:themeColor="text1"/>
        </w:rPr>
        <w:t>)</w:t>
      </w:r>
      <w:r w:rsidRPr="000F268A">
        <w:rPr>
          <w:rFonts w:ascii="Times New Roman" w:hAnsi="Times New Roman" w:cs="Times New Roman"/>
          <w:color w:val="000000" w:themeColor="text1"/>
        </w:rPr>
        <w:t xml:space="preserve"> environment and reduced use of their L1.</w:t>
      </w:r>
      <w:r w:rsidR="0080350F">
        <w:rPr>
          <w:rFonts w:ascii="Times New Roman" w:hAnsi="Times New Roman" w:cs="Times New Roman"/>
          <w:color w:val="000000" w:themeColor="text1"/>
        </w:rPr>
        <w:t xml:space="preserve"> </w:t>
      </w:r>
      <w:r w:rsidR="00F2663F" w:rsidRPr="00F2663F">
        <w:rPr>
          <w:rFonts w:ascii="Times New Roman" w:hAnsi="Times New Roman" w:cs="Times New Roman"/>
          <w:color w:val="000000" w:themeColor="text1"/>
        </w:rPr>
        <w:t>Traditionally, attrition has been viewed as a form of language loss</w:t>
      </w:r>
      <w:r w:rsidR="00280BA8">
        <w:rPr>
          <w:rFonts w:ascii="Times New Roman" w:hAnsi="Times New Roman" w:cs="Times New Roman"/>
          <w:color w:val="000000" w:themeColor="text1"/>
        </w:rPr>
        <w:t xml:space="preserve"> or </w:t>
      </w:r>
      <w:r w:rsidR="009C261A">
        <w:rPr>
          <w:rFonts w:ascii="Times New Roman" w:hAnsi="Times New Roman" w:cs="Times New Roman"/>
          <w:color w:val="000000" w:themeColor="text1"/>
        </w:rPr>
        <w:t>gradual erosion</w:t>
      </w:r>
      <w:r w:rsidR="00395FBD">
        <w:rPr>
          <w:rFonts w:ascii="Times New Roman" w:hAnsi="Times New Roman" w:cs="Times New Roman"/>
          <w:color w:val="000000" w:themeColor="text1"/>
        </w:rPr>
        <w:t xml:space="preserve"> </w:t>
      </w:r>
      <w:r w:rsidR="00160804">
        <w:rPr>
          <w:rFonts w:ascii="Times New Roman" w:hAnsi="Times New Roman" w:cs="Times New Roman"/>
          <w:color w:val="000000" w:themeColor="text1"/>
        </w:rPr>
        <w:t xml:space="preserve">over time </w:t>
      </w:r>
      <w:r w:rsidR="00395FBD">
        <w:rPr>
          <w:rFonts w:ascii="Times New Roman" w:hAnsi="Times New Roman" w:cs="Times New Roman"/>
          <w:color w:val="000000" w:themeColor="text1"/>
        </w:rPr>
        <w:t>(</w:t>
      </w:r>
      <w:proofErr w:type="spellStart"/>
      <w:r w:rsidR="00F75503">
        <w:rPr>
          <w:rFonts w:ascii="Times New Roman" w:hAnsi="Times New Roman" w:cs="Times New Roman"/>
          <w:color w:val="000000" w:themeColor="text1"/>
        </w:rPr>
        <w:t>Seliger</w:t>
      </w:r>
      <w:proofErr w:type="spellEnd"/>
      <w:r w:rsidR="00F75503">
        <w:rPr>
          <w:rFonts w:ascii="Times New Roman" w:hAnsi="Times New Roman" w:cs="Times New Roman"/>
          <w:color w:val="000000" w:themeColor="text1"/>
        </w:rPr>
        <w:t xml:space="preserve"> </w:t>
      </w:r>
      <w:r w:rsidR="00557892">
        <w:rPr>
          <w:rFonts w:ascii="Times New Roman" w:hAnsi="Times New Roman" w:cs="Times New Roman"/>
          <w:color w:val="000000" w:themeColor="text1"/>
        </w:rPr>
        <w:t>&amp;</w:t>
      </w:r>
      <w:r w:rsidR="00F75503">
        <w:rPr>
          <w:rFonts w:ascii="Times New Roman" w:hAnsi="Times New Roman" w:cs="Times New Roman"/>
          <w:color w:val="000000" w:themeColor="text1"/>
        </w:rPr>
        <w:t xml:space="preserve"> </w:t>
      </w:r>
      <w:proofErr w:type="spellStart"/>
      <w:r w:rsidR="00F75503">
        <w:rPr>
          <w:rFonts w:ascii="Times New Roman" w:hAnsi="Times New Roman" w:cs="Times New Roman"/>
          <w:color w:val="000000" w:themeColor="text1"/>
        </w:rPr>
        <w:t>Vago</w:t>
      </w:r>
      <w:proofErr w:type="spellEnd"/>
      <w:r w:rsidR="00F75503">
        <w:rPr>
          <w:rFonts w:ascii="Times New Roman" w:hAnsi="Times New Roman" w:cs="Times New Roman"/>
          <w:color w:val="000000" w:themeColor="text1"/>
        </w:rPr>
        <w:t>, 1991</w:t>
      </w:r>
      <w:r w:rsidR="00395FBD">
        <w:rPr>
          <w:rFonts w:ascii="Times New Roman" w:hAnsi="Times New Roman" w:cs="Times New Roman"/>
          <w:color w:val="000000" w:themeColor="text1"/>
        </w:rPr>
        <w:t>)</w:t>
      </w:r>
      <w:r w:rsidR="00280BA8">
        <w:rPr>
          <w:rFonts w:ascii="Times New Roman" w:hAnsi="Times New Roman" w:cs="Times New Roman"/>
          <w:color w:val="000000" w:themeColor="text1"/>
        </w:rPr>
        <w:t xml:space="preserve">. </w:t>
      </w:r>
      <w:r w:rsidR="00F2663F" w:rsidRPr="00F2663F">
        <w:rPr>
          <w:rFonts w:ascii="Times New Roman" w:hAnsi="Times New Roman" w:cs="Times New Roman"/>
          <w:color w:val="000000" w:themeColor="text1"/>
        </w:rPr>
        <w:t xml:space="preserve">However, more recent </w:t>
      </w:r>
      <w:r w:rsidR="00DD0E63">
        <w:rPr>
          <w:rFonts w:ascii="Times New Roman" w:hAnsi="Times New Roman" w:cs="Times New Roman"/>
          <w:color w:val="000000" w:themeColor="text1"/>
        </w:rPr>
        <w:t xml:space="preserve">research </w:t>
      </w:r>
      <w:r w:rsidR="0082138F">
        <w:rPr>
          <w:rFonts w:ascii="Times New Roman" w:hAnsi="Times New Roman" w:cs="Times New Roman"/>
          <w:color w:val="000000" w:themeColor="text1"/>
        </w:rPr>
        <w:t>suggests that</w:t>
      </w:r>
      <w:r w:rsidR="00DD0E63">
        <w:rPr>
          <w:rFonts w:ascii="Times New Roman" w:hAnsi="Times New Roman" w:cs="Times New Roman"/>
          <w:color w:val="000000" w:themeColor="text1"/>
        </w:rPr>
        <w:t xml:space="preserve"> attrition</w:t>
      </w:r>
      <w:r w:rsidR="0082138F">
        <w:rPr>
          <w:rFonts w:ascii="Times New Roman" w:hAnsi="Times New Roman" w:cs="Times New Roman"/>
          <w:color w:val="000000" w:themeColor="text1"/>
        </w:rPr>
        <w:t xml:space="preserve"> may not be</w:t>
      </w:r>
      <w:r w:rsidR="000A0916">
        <w:rPr>
          <w:rFonts w:ascii="Times New Roman" w:hAnsi="Times New Roman" w:cs="Times New Roman"/>
          <w:color w:val="000000" w:themeColor="text1"/>
        </w:rPr>
        <w:t xml:space="preserve"> </w:t>
      </w:r>
      <w:r w:rsidR="00DD0E63">
        <w:rPr>
          <w:rFonts w:ascii="Times New Roman" w:hAnsi="Times New Roman" w:cs="Times New Roman"/>
          <w:color w:val="000000" w:themeColor="text1"/>
        </w:rPr>
        <w:t xml:space="preserve">a mere </w:t>
      </w:r>
      <w:r w:rsidR="00F2663F" w:rsidRPr="00F2663F">
        <w:rPr>
          <w:rFonts w:ascii="Times New Roman" w:hAnsi="Times New Roman" w:cs="Times New Roman"/>
          <w:color w:val="000000" w:themeColor="text1"/>
        </w:rPr>
        <w:t xml:space="preserve">loss but </w:t>
      </w:r>
      <w:r w:rsidR="000504D1">
        <w:rPr>
          <w:rFonts w:ascii="Times New Roman" w:hAnsi="Times New Roman" w:cs="Times New Roman"/>
          <w:color w:val="000000" w:themeColor="text1"/>
        </w:rPr>
        <w:t>rather</w:t>
      </w:r>
      <w:r w:rsidR="000A0916">
        <w:rPr>
          <w:rFonts w:ascii="Times New Roman" w:hAnsi="Times New Roman" w:cs="Times New Roman"/>
          <w:color w:val="000000" w:themeColor="text1"/>
        </w:rPr>
        <w:t xml:space="preserve"> an</w:t>
      </w:r>
      <w:r w:rsidR="00F2663F" w:rsidRPr="00F2663F">
        <w:rPr>
          <w:rFonts w:ascii="Times New Roman" w:hAnsi="Times New Roman" w:cs="Times New Roman"/>
          <w:color w:val="000000" w:themeColor="text1"/>
        </w:rPr>
        <w:t xml:space="preserve"> adaptive restructuring in response to </w:t>
      </w:r>
      <w:r w:rsidR="00480642">
        <w:rPr>
          <w:rFonts w:ascii="Times New Roman" w:hAnsi="Times New Roman" w:cs="Times New Roman"/>
          <w:color w:val="000000" w:themeColor="text1"/>
        </w:rPr>
        <w:t xml:space="preserve">a changed </w:t>
      </w:r>
      <w:r w:rsidR="00F2663F" w:rsidRPr="00F2663F">
        <w:rPr>
          <w:rFonts w:ascii="Times New Roman" w:hAnsi="Times New Roman" w:cs="Times New Roman"/>
          <w:color w:val="000000" w:themeColor="text1"/>
        </w:rPr>
        <w:t>linguistic environment</w:t>
      </w:r>
      <w:r w:rsidR="0082138F">
        <w:rPr>
          <w:rFonts w:ascii="Times New Roman" w:hAnsi="Times New Roman" w:cs="Times New Roman"/>
          <w:color w:val="000000" w:themeColor="text1"/>
        </w:rPr>
        <w:t xml:space="preserve"> (Chamorro et al., 2016</w:t>
      </w:r>
      <w:r w:rsidR="00F75503">
        <w:rPr>
          <w:rFonts w:ascii="Times New Roman" w:hAnsi="Times New Roman" w:cs="Times New Roman"/>
          <w:color w:val="000000" w:themeColor="text1"/>
        </w:rPr>
        <w:t xml:space="preserve">; Hicks </w:t>
      </w:r>
      <w:r w:rsidR="00557892">
        <w:rPr>
          <w:rFonts w:ascii="Times New Roman" w:hAnsi="Times New Roman" w:cs="Times New Roman"/>
          <w:color w:val="000000" w:themeColor="text1"/>
        </w:rPr>
        <w:t>&amp;</w:t>
      </w:r>
      <w:r w:rsidR="00F75503">
        <w:rPr>
          <w:rFonts w:ascii="Times New Roman" w:hAnsi="Times New Roman" w:cs="Times New Roman"/>
          <w:color w:val="000000" w:themeColor="text1"/>
        </w:rPr>
        <w:t xml:space="preserve"> </w:t>
      </w:r>
      <w:r w:rsidR="00866C71" w:rsidRPr="00B016F1">
        <w:rPr>
          <w:rFonts w:ascii="Times New Roman" w:hAnsi="Times New Roman" w:cs="Times New Roman"/>
          <w:color w:val="000000" w:themeColor="text1"/>
        </w:rPr>
        <w:t>Domínguez</w:t>
      </w:r>
      <w:r w:rsidR="00F75503">
        <w:rPr>
          <w:rFonts w:ascii="Times New Roman" w:hAnsi="Times New Roman" w:cs="Times New Roman"/>
          <w:color w:val="000000" w:themeColor="text1"/>
        </w:rPr>
        <w:t>, 2020</w:t>
      </w:r>
      <w:r w:rsidR="0006497F">
        <w:rPr>
          <w:rFonts w:ascii="Times New Roman" w:hAnsi="Times New Roman" w:cs="Times New Roman"/>
          <w:color w:val="000000" w:themeColor="text1"/>
        </w:rPr>
        <w:t>; Lam</w:t>
      </w:r>
      <w:r w:rsidR="00FE12B5">
        <w:rPr>
          <w:rFonts w:ascii="Times New Roman" w:hAnsi="Times New Roman" w:cs="Times New Roman"/>
          <w:color w:val="000000" w:themeColor="text1"/>
        </w:rPr>
        <w:t>é</w:t>
      </w:r>
      <w:r w:rsidR="0006497F">
        <w:rPr>
          <w:rFonts w:ascii="Times New Roman" w:hAnsi="Times New Roman" w:cs="Times New Roman"/>
          <w:color w:val="000000" w:themeColor="text1"/>
        </w:rPr>
        <w:t>ris et al., 2024;</w:t>
      </w:r>
      <w:r w:rsidR="00F75503">
        <w:rPr>
          <w:rFonts w:ascii="Times New Roman" w:hAnsi="Times New Roman" w:cs="Times New Roman"/>
          <w:color w:val="000000" w:themeColor="text1"/>
        </w:rPr>
        <w:t xml:space="preserve"> Sorace, 2019</w:t>
      </w:r>
      <w:r w:rsidR="0082138F">
        <w:rPr>
          <w:rFonts w:ascii="Times New Roman" w:hAnsi="Times New Roman" w:cs="Times New Roman"/>
          <w:color w:val="000000" w:themeColor="text1"/>
        </w:rPr>
        <w:t>)</w:t>
      </w:r>
      <w:r w:rsidR="00F2663F">
        <w:rPr>
          <w:rFonts w:ascii="Times New Roman" w:hAnsi="Times New Roman" w:cs="Times New Roman"/>
          <w:color w:val="000000" w:themeColor="text1"/>
        </w:rPr>
        <w:t xml:space="preserve">. </w:t>
      </w:r>
      <w:r w:rsidR="00F2663F" w:rsidRPr="00F2663F">
        <w:rPr>
          <w:rFonts w:ascii="Times New Roman" w:hAnsi="Times New Roman" w:cs="Times New Roman"/>
          <w:color w:val="000000" w:themeColor="text1"/>
        </w:rPr>
        <w:t xml:space="preserve">Under this view, </w:t>
      </w:r>
      <w:r w:rsidR="00941FB2">
        <w:rPr>
          <w:rFonts w:ascii="Times New Roman" w:hAnsi="Times New Roman" w:cs="Times New Roman"/>
          <w:color w:val="000000" w:themeColor="text1"/>
        </w:rPr>
        <w:t xml:space="preserve">syntactic </w:t>
      </w:r>
      <w:r w:rsidR="00F2663F" w:rsidRPr="00F2663F">
        <w:rPr>
          <w:rFonts w:ascii="Times New Roman" w:hAnsi="Times New Roman" w:cs="Times New Roman"/>
          <w:color w:val="000000" w:themeColor="text1"/>
        </w:rPr>
        <w:t xml:space="preserve">attrition is understood as </w:t>
      </w:r>
      <w:r w:rsidR="0099577E">
        <w:rPr>
          <w:rFonts w:ascii="Times New Roman" w:hAnsi="Times New Roman" w:cs="Times New Roman"/>
          <w:color w:val="000000" w:themeColor="text1"/>
        </w:rPr>
        <w:t>change</w:t>
      </w:r>
      <w:r w:rsidR="00F2663F" w:rsidRPr="00F2663F">
        <w:rPr>
          <w:rFonts w:ascii="Times New Roman" w:hAnsi="Times New Roman" w:cs="Times New Roman"/>
          <w:color w:val="000000" w:themeColor="text1"/>
        </w:rPr>
        <w:t xml:space="preserve"> in linguistic preferences and processing strategies, rather than </w:t>
      </w:r>
      <w:r w:rsidR="008D6E96">
        <w:rPr>
          <w:rFonts w:ascii="Times New Roman" w:hAnsi="Times New Roman" w:cs="Times New Roman"/>
          <w:color w:val="000000" w:themeColor="text1"/>
        </w:rPr>
        <w:t>language loss</w:t>
      </w:r>
      <w:r w:rsidR="00480642">
        <w:rPr>
          <w:rFonts w:ascii="Times New Roman" w:hAnsi="Times New Roman" w:cs="Times New Roman"/>
          <w:color w:val="000000" w:themeColor="text1"/>
        </w:rPr>
        <w:t>; f</w:t>
      </w:r>
      <w:r w:rsidR="0052791E" w:rsidRPr="000F268A">
        <w:rPr>
          <w:rFonts w:ascii="Times New Roman" w:hAnsi="Times New Roman" w:cs="Times New Roman"/>
          <w:color w:val="000000" w:themeColor="text1"/>
        </w:rPr>
        <w:t>or instance, a</w:t>
      </w:r>
      <w:r w:rsidR="00B1292B" w:rsidRPr="000F268A">
        <w:rPr>
          <w:rFonts w:ascii="Times New Roman" w:hAnsi="Times New Roman" w:cs="Times New Roman"/>
          <w:color w:val="000000" w:themeColor="text1"/>
        </w:rPr>
        <w:t>t the syntax</w:t>
      </w:r>
      <w:r w:rsidR="0052791E" w:rsidRPr="000F268A">
        <w:rPr>
          <w:rFonts w:ascii="Times New Roman" w:hAnsi="Times New Roman" w:cs="Times New Roman"/>
          <w:color w:val="000000" w:themeColor="text1"/>
        </w:rPr>
        <w:t>-</w:t>
      </w:r>
      <w:r w:rsidR="00B1292B" w:rsidRPr="000F268A">
        <w:rPr>
          <w:rFonts w:ascii="Times New Roman" w:hAnsi="Times New Roman" w:cs="Times New Roman"/>
          <w:color w:val="000000" w:themeColor="text1"/>
        </w:rPr>
        <w:t>pragmatics</w:t>
      </w:r>
      <w:r w:rsidR="0052791E" w:rsidRPr="000F268A">
        <w:rPr>
          <w:rFonts w:ascii="Times New Roman" w:hAnsi="Times New Roman" w:cs="Times New Roman"/>
          <w:color w:val="000000" w:themeColor="text1"/>
        </w:rPr>
        <w:t xml:space="preserve"> interface</w:t>
      </w:r>
      <w:r w:rsidR="00F2663F">
        <w:rPr>
          <w:rFonts w:ascii="Times New Roman" w:hAnsi="Times New Roman" w:cs="Times New Roman"/>
          <w:color w:val="000000" w:themeColor="text1"/>
        </w:rPr>
        <w:t xml:space="preserve"> </w:t>
      </w:r>
      <w:r w:rsidR="009C261A">
        <w:rPr>
          <w:rFonts w:ascii="Times New Roman" w:hAnsi="Times New Roman" w:cs="Times New Roman"/>
          <w:color w:val="000000" w:themeColor="text1"/>
        </w:rPr>
        <w:t>in</w:t>
      </w:r>
      <w:r w:rsidR="00F2663F">
        <w:rPr>
          <w:rFonts w:ascii="Times New Roman" w:hAnsi="Times New Roman" w:cs="Times New Roman"/>
          <w:color w:val="000000" w:themeColor="text1"/>
        </w:rPr>
        <w:t xml:space="preserve"> pronominal</w:t>
      </w:r>
      <w:r w:rsidR="009C261A">
        <w:rPr>
          <w:rFonts w:ascii="Times New Roman" w:hAnsi="Times New Roman" w:cs="Times New Roman"/>
          <w:color w:val="000000" w:themeColor="text1"/>
        </w:rPr>
        <w:t xml:space="preserve"> use</w:t>
      </w:r>
      <w:r w:rsidR="00480642">
        <w:rPr>
          <w:rFonts w:ascii="Times New Roman" w:hAnsi="Times New Roman" w:cs="Times New Roman"/>
          <w:color w:val="000000" w:themeColor="text1"/>
        </w:rPr>
        <w:t xml:space="preserve"> (our focus in this paper)</w:t>
      </w:r>
      <w:r w:rsidR="00B1292B" w:rsidRPr="000F268A">
        <w:rPr>
          <w:rFonts w:ascii="Times New Roman" w:hAnsi="Times New Roman" w:cs="Times New Roman"/>
          <w:color w:val="000000" w:themeColor="text1"/>
        </w:rPr>
        <w:t xml:space="preserve">, </w:t>
      </w:r>
      <w:r w:rsidR="001A290E" w:rsidRPr="000F268A">
        <w:rPr>
          <w:rFonts w:ascii="Times New Roman" w:hAnsi="Times New Roman" w:cs="Times New Roman"/>
          <w:color w:val="000000" w:themeColor="text1"/>
        </w:rPr>
        <w:t>bilingual speakers of pro-drop languages</w:t>
      </w:r>
      <w:r w:rsidR="001A290E">
        <w:rPr>
          <w:rFonts w:ascii="Times New Roman" w:hAnsi="Times New Roman" w:cs="Times New Roman"/>
          <w:color w:val="000000" w:themeColor="text1"/>
        </w:rPr>
        <w:t xml:space="preserve"> (e.g., Italian, Spanish) </w:t>
      </w:r>
      <w:r w:rsidR="001A290E" w:rsidRPr="000F268A">
        <w:rPr>
          <w:rFonts w:ascii="Times New Roman" w:hAnsi="Times New Roman" w:cs="Times New Roman"/>
          <w:color w:val="000000" w:themeColor="text1"/>
        </w:rPr>
        <w:t>undergoing L1 attrition</w:t>
      </w:r>
      <w:r w:rsidR="00492EDF" w:rsidRPr="000F268A">
        <w:rPr>
          <w:rFonts w:ascii="Times New Roman" w:hAnsi="Times New Roman" w:cs="Times New Roman"/>
          <w:color w:val="000000" w:themeColor="text1"/>
        </w:rPr>
        <w:t xml:space="preserve"> </w:t>
      </w:r>
      <w:r w:rsidR="001A290E" w:rsidRPr="001A290E">
        <w:rPr>
          <w:rFonts w:ascii="Times New Roman" w:hAnsi="Times New Roman" w:cs="Times New Roman"/>
          <w:color w:val="000000" w:themeColor="text1"/>
        </w:rPr>
        <w:t>do not lose the ability to use null pronouns but rather develop a stronger preference for overt pronouns in contexts where monolingual speakers would typically omit them</w:t>
      </w:r>
      <w:r w:rsidR="009C261A">
        <w:rPr>
          <w:rFonts w:ascii="Times New Roman" w:hAnsi="Times New Roman" w:cs="Times New Roman"/>
          <w:color w:val="000000" w:themeColor="text1"/>
        </w:rPr>
        <w:t xml:space="preserve"> (</w:t>
      </w:r>
      <w:r w:rsidR="00705906">
        <w:rPr>
          <w:rFonts w:ascii="Times New Roman" w:hAnsi="Times New Roman" w:cs="Times New Roman"/>
          <w:color w:val="000000" w:themeColor="text1"/>
        </w:rPr>
        <w:t xml:space="preserve">Fernando, 2023; </w:t>
      </w:r>
      <w:r w:rsidR="009C261A">
        <w:rPr>
          <w:rFonts w:ascii="Times New Roman" w:hAnsi="Times New Roman" w:cs="Times New Roman"/>
          <w:color w:val="000000" w:themeColor="text1"/>
        </w:rPr>
        <w:t>Tsimpli et al., 2004)</w:t>
      </w:r>
      <w:r w:rsidR="001A290E">
        <w:rPr>
          <w:rFonts w:ascii="Times New Roman" w:hAnsi="Times New Roman" w:cs="Times New Roman"/>
          <w:color w:val="000000" w:themeColor="text1"/>
        </w:rPr>
        <w:t>.</w:t>
      </w:r>
      <w:r w:rsidR="00EB6BAE">
        <w:rPr>
          <w:rFonts w:ascii="Times New Roman" w:hAnsi="Times New Roman" w:cs="Times New Roman"/>
          <w:color w:val="000000" w:themeColor="text1"/>
        </w:rPr>
        <w:t xml:space="preserve"> </w:t>
      </w:r>
    </w:p>
    <w:p w14:paraId="67FB4FB4" w14:textId="468C8E68" w:rsidR="000C1309" w:rsidRDefault="000C1309" w:rsidP="0024071E">
      <w:pPr>
        <w:spacing w:line="480" w:lineRule="auto"/>
        <w:contextualSpacing/>
        <w:rPr>
          <w:rFonts w:ascii="Times New Roman" w:hAnsi="Times New Roman" w:cs="Times New Roman"/>
          <w:color w:val="000000" w:themeColor="text1"/>
        </w:rPr>
      </w:pPr>
    </w:p>
    <w:p w14:paraId="30F0F2AE" w14:textId="1A24DFCA" w:rsidR="0024071E" w:rsidRDefault="00166C98" w:rsidP="0024071E">
      <w:pPr>
        <w:spacing w:line="480" w:lineRule="auto"/>
        <w:contextualSpacing/>
        <w:rPr>
          <w:rFonts w:ascii="Times New Roman" w:hAnsi="Times New Roman" w:cs="Times New Roman"/>
          <w:color w:val="000000" w:themeColor="text1"/>
        </w:rPr>
      </w:pPr>
      <w:r w:rsidRPr="000F268A">
        <w:rPr>
          <w:rFonts w:ascii="Times New Roman" w:hAnsi="Times New Roman" w:cs="Times New Roman"/>
          <w:color w:val="000000" w:themeColor="text1"/>
        </w:rPr>
        <w:t>Previous research has generally assumed that the</w:t>
      </w:r>
      <w:r w:rsidRPr="00166C98">
        <w:rPr>
          <w:rFonts w:ascii="Times New Roman" w:hAnsi="Times New Roman" w:cs="Times New Roman"/>
        </w:rPr>
        <w:t xml:space="preserve"> effects of attrition emerge gradually over time and, as a result, has primarily focused on bilingual speakers who immigrated after puberty to a country where their L2 is the dominant language and lived there for </w:t>
      </w:r>
      <w:r>
        <w:rPr>
          <w:rFonts w:ascii="Times New Roman" w:hAnsi="Times New Roman" w:cs="Times New Roman" w:hint="eastAsia"/>
        </w:rPr>
        <w:t>many</w:t>
      </w:r>
      <w:r>
        <w:rPr>
          <w:rFonts w:ascii="Times New Roman" w:hAnsi="Times New Roman" w:cs="Times New Roman"/>
        </w:rPr>
        <w:t xml:space="preserve"> </w:t>
      </w:r>
      <w:r w:rsidRPr="00166C98">
        <w:rPr>
          <w:rFonts w:ascii="Times New Roman" w:hAnsi="Times New Roman" w:cs="Times New Roman"/>
        </w:rPr>
        <w:t>years.</w:t>
      </w:r>
      <w:r>
        <w:rPr>
          <w:rFonts w:ascii="Times New Roman" w:hAnsi="Times New Roman" w:cs="Times New Roman"/>
        </w:rPr>
        <w:t xml:space="preserve"> </w:t>
      </w:r>
      <w:r w:rsidR="00523865" w:rsidRPr="00523865">
        <w:rPr>
          <w:rFonts w:ascii="Times New Roman" w:hAnsi="Times New Roman" w:cs="Times New Roman"/>
        </w:rPr>
        <w:t>However, studies on lexical attrition</w:t>
      </w:r>
      <w:r w:rsidR="000504D1">
        <w:rPr>
          <w:rFonts w:ascii="Times New Roman" w:hAnsi="Times New Roman" w:cs="Times New Roman"/>
        </w:rPr>
        <w:t xml:space="preserve">, </w:t>
      </w:r>
      <w:r w:rsidR="00523865" w:rsidRPr="00523865">
        <w:rPr>
          <w:rFonts w:ascii="Times New Roman" w:hAnsi="Times New Roman" w:cs="Times New Roman"/>
        </w:rPr>
        <w:t xml:space="preserve">characterized by </w:t>
      </w:r>
      <w:proofErr w:type="gramStart"/>
      <w:r w:rsidR="0059674B">
        <w:rPr>
          <w:rFonts w:ascii="Times New Roman" w:hAnsi="Times New Roman" w:cs="Times New Roman"/>
        </w:rPr>
        <w:t>e.g.</w:t>
      </w:r>
      <w:proofErr w:type="gramEnd"/>
      <w:r w:rsidR="00523865" w:rsidRPr="00523865">
        <w:rPr>
          <w:rFonts w:ascii="Times New Roman" w:hAnsi="Times New Roman" w:cs="Times New Roman"/>
        </w:rPr>
        <w:t xml:space="preserve"> slower retrieval times, reduced vocabulary diversity, and a tendency to use simpler words</w:t>
      </w:r>
      <w:r w:rsidR="00E27E23">
        <w:rPr>
          <w:rFonts w:ascii="Times New Roman" w:hAnsi="Times New Roman" w:cs="Times New Roman"/>
        </w:rPr>
        <w:t xml:space="preserve"> (</w:t>
      </w:r>
      <w:r w:rsidR="004B17B2">
        <w:rPr>
          <w:rFonts w:ascii="Times New Roman" w:hAnsi="Times New Roman" w:cs="Times New Roman"/>
        </w:rPr>
        <w:t xml:space="preserve">Jarvis, 2019; </w:t>
      </w:r>
      <w:r w:rsidR="00A766FF">
        <w:rPr>
          <w:rFonts w:ascii="Times New Roman" w:hAnsi="Times New Roman" w:cs="Times New Roman"/>
        </w:rPr>
        <w:t>Schmid</w:t>
      </w:r>
      <w:r w:rsidR="004B17B2">
        <w:rPr>
          <w:rFonts w:ascii="Times New Roman" w:hAnsi="Times New Roman" w:cs="Times New Roman"/>
        </w:rPr>
        <w:t xml:space="preserve"> &amp; Jarvis</w:t>
      </w:r>
      <w:r w:rsidR="00A766FF">
        <w:rPr>
          <w:rFonts w:ascii="Times New Roman" w:hAnsi="Times New Roman" w:cs="Times New Roman"/>
        </w:rPr>
        <w:t>, 2014</w:t>
      </w:r>
      <w:r w:rsidR="00E27E23">
        <w:rPr>
          <w:rFonts w:ascii="Times New Roman" w:hAnsi="Times New Roman" w:cs="Times New Roman"/>
        </w:rPr>
        <w:t>)</w:t>
      </w:r>
      <w:r w:rsidR="000504D1">
        <w:rPr>
          <w:rFonts w:ascii="Times New Roman" w:hAnsi="Times New Roman" w:cs="Times New Roman"/>
        </w:rPr>
        <w:t xml:space="preserve">, </w:t>
      </w:r>
      <w:r w:rsidR="00523865" w:rsidRPr="00523865">
        <w:rPr>
          <w:rFonts w:ascii="Times New Roman" w:hAnsi="Times New Roman" w:cs="Times New Roman"/>
        </w:rPr>
        <w:t>challenge this assumption, showing that even a short period of immersion in an L2 environment can</w:t>
      </w:r>
      <w:r w:rsidR="00EC65A5">
        <w:rPr>
          <w:rFonts w:ascii="Times New Roman" w:hAnsi="Times New Roman" w:cs="Times New Roman"/>
        </w:rPr>
        <w:t xml:space="preserve"> lead to adjustments in L1</w:t>
      </w:r>
      <w:r w:rsidR="00523865" w:rsidRPr="00523865">
        <w:rPr>
          <w:rFonts w:ascii="Times New Roman" w:hAnsi="Times New Roman" w:cs="Times New Roman"/>
        </w:rPr>
        <w:t xml:space="preserve"> lexical retrieval </w:t>
      </w:r>
      <w:r w:rsidR="00EC65A5">
        <w:rPr>
          <w:rFonts w:ascii="Times New Roman" w:hAnsi="Times New Roman" w:cs="Times New Roman"/>
        </w:rPr>
        <w:t>patterns</w:t>
      </w:r>
      <w:r w:rsidR="00E27E23">
        <w:rPr>
          <w:rFonts w:ascii="Times New Roman" w:hAnsi="Times New Roman" w:cs="Times New Roman"/>
        </w:rPr>
        <w:t xml:space="preserve"> (</w:t>
      </w:r>
      <w:r w:rsidR="00852743">
        <w:rPr>
          <w:rFonts w:ascii="Times New Roman" w:hAnsi="Times New Roman" w:cs="Times New Roman"/>
        </w:rPr>
        <w:t>six</w:t>
      </w:r>
      <w:r w:rsidR="0059674B">
        <w:rPr>
          <w:rFonts w:ascii="Times New Roman" w:hAnsi="Times New Roman" w:cs="Times New Roman"/>
        </w:rPr>
        <w:t xml:space="preserve"> months in </w:t>
      </w:r>
      <w:proofErr w:type="spellStart"/>
      <w:r w:rsidR="004B17B2">
        <w:rPr>
          <w:rFonts w:ascii="Times New Roman" w:hAnsi="Times New Roman" w:cs="Times New Roman"/>
        </w:rPr>
        <w:t>Baus</w:t>
      </w:r>
      <w:proofErr w:type="spellEnd"/>
      <w:r w:rsidR="004B17B2">
        <w:rPr>
          <w:rFonts w:ascii="Times New Roman" w:hAnsi="Times New Roman" w:cs="Times New Roman"/>
        </w:rPr>
        <w:t>, et al., 2013</w:t>
      </w:r>
      <w:r w:rsidR="004C36B8">
        <w:rPr>
          <w:rFonts w:ascii="Times New Roman" w:hAnsi="Times New Roman" w:cs="Times New Roman"/>
        </w:rPr>
        <w:t>;</w:t>
      </w:r>
      <w:r w:rsidR="004B17B2">
        <w:rPr>
          <w:rFonts w:ascii="Times New Roman" w:hAnsi="Times New Roman" w:cs="Times New Roman"/>
        </w:rPr>
        <w:t xml:space="preserve"> </w:t>
      </w:r>
      <w:r w:rsidR="00852743">
        <w:rPr>
          <w:rFonts w:ascii="Times New Roman" w:hAnsi="Times New Roman" w:cs="Times New Roman"/>
        </w:rPr>
        <w:t>three</w:t>
      </w:r>
      <w:r w:rsidR="0059674B">
        <w:rPr>
          <w:rFonts w:ascii="Times New Roman" w:hAnsi="Times New Roman" w:cs="Times New Roman"/>
        </w:rPr>
        <w:t xml:space="preserve"> months in</w:t>
      </w:r>
      <w:r w:rsidR="004B17B2">
        <w:rPr>
          <w:rFonts w:ascii="Times New Roman" w:hAnsi="Times New Roman" w:cs="Times New Roman"/>
        </w:rPr>
        <w:t xml:space="preserve"> </w:t>
      </w:r>
      <w:proofErr w:type="spellStart"/>
      <w:r w:rsidR="004B17B2">
        <w:rPr>
          <w:rFonts w:ascii="Times New Roman" w:hAnsi="Times New Roman" w:cs="Times New Roman"/>
        </w:rPr>
        <w:t>Linck</w:t>
      </w:r>
      <w:proofErr w:type="spellEnd"/>
      <w:r w:rsidR="004B17B2">
        <w:rPr>
          <w:rFonts w:ascii="Times New Roman" w:hAnsi="Times New Roman" w:cs="Times New Roman"/>
        </w:rPr>
        <w:t xml:space="preserve"> et al., 2009</w:t>
      </w:r>
      <w:r w:rsidR="00E27E23">
        <w:rPr>
          <w:rFonts w:ascii="Times New Roman" w:hAnsi="Times New Roman" w:cs="Times New Roman"/>
        </w:rPr>
        <w:t>)</w:t>
      </w:r>
      <w:r w:rsidR="00523865" w:rsidRPr="00523865">
        <w:rPr>
          <w:rFonts w:ascii="Times New Roman" w:hAnsi="Times New Roman" w:cs="Times New Roman"/>
        </w:rPr>
        <w:t>. These studies suggest that L1 attrition-related changes may begin sooner than previously thought. While attrition at the syntax-pragmatics interface appears to emerge more slowly than lexical</w:t>
      </w:r>
      <w:r w:rsidR="00280BA8">
        <w:rPr>
          <w:rFonts w:ascii="Times New Roman" w:hAnsi="Times New Roman" w:cs="Times New Roman"/>
        </w:rPr>
        <w:t xml:space="preserve"> </w:t>
      </w:r>
      <w:r w:rsidR="000504D1">
        <w:rPr>
          <w:rFonts w:ascii="Times New Roman" w:hAnsi="Times New Roman" w:cs="Times New Roman"/>
        </w:rPr>
        <w:t>attrition</w:t>
      </w:r>
      <w:r w:rsidR="00523865" w:rsidRPr="00523865">
        <w:rPr>
          <w:rFonts w:ascii="Times New Roman" w:hAnsi="Times New Roman" w:cs="Times New Roman"/>
        </w:rPr>
        <w:t>, it remains unclear how early such changes can begin</w:t>
      </w:r>
      <w:r w:rsidR="00E27E23">
        <w:rPr>
          <w:rFonts w:ascii="Times New Roman" w:hAnsi="Times New Roman" w:cs="Times New Roman"/>
        </w:rPr>
        <w:t>.</w:t>
      </w:r>
      <w:r w:rsidR="00523865">
        <w:rPr>
          <w:rFonts w:ascii="Times New Roman" w:hAnsi="Times New Roman" w:cs="Times New Roman"/>
        </w:rPr>
        <w:t xml:space="preserve"> </w:t>
      </w:r>
    </w:p>
    <w:p w14:paraId="1D3FA021" w14:textId="7170E080" w:rsidR="00166C98" w:rsidRDefault="0059674B" w:rsidP="009059F2">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lastRenderedPageBreak/>
        <w:t>In this paper we</w:t>
      </w:r>
      <w:r w:rsidR="009D6CCC" w:rsidRPr="000F268A">
        <w:rPr>
          <w:rFonts w:ascii="Times New Roman" w:hAnsi="Times New Roman" w:cs="Times New Roman"/>
          <w:color w:val="000000" w:themeColor="text1"/>
        </w:rPr>
        <w:t xml:space="preserve"> explore referent production in </w:t>
      </w:r>
      <w:r w:rsidR="00AF5B4D">
        <w:rPr>
          <w:rFonts w:ascii="Times New Roman" w:hAnsi="Times New Roman" w:cs="Times New Roman"/>
          <w:color w:val="000000" w:themeColor="text1"/>
        </w:rPr>
        <w:t>L1</w:t>
      </w:r>
      <w:r w:rsidR="009D6CCC" w:rsidRPr="000F268A">
        <w:rPr>
          <w:rFonts w:ascii="Times New Roman" w:hAnsi="Times New Roman" w:cs="Times New Roman"/>
          <w:color w:val="000000" w:themeColor="text1"/>
        </w:rPr>
        <w:t xml:space="preserve"> Mandarin</w:t>
      </w:r>
      <w:r w:rsidR="00AF5B4D">
        <w:rPr>
          <w:rFonts w:ascii="Times New Roman" w:hAnsi="Times New Roman" w:cs="Times New Roman"/>
          <w:color w:val="000000" w:themeColor="text1"/>
        </w:rPr>
        <w:t xml:space="preserve"> L2 English </w:t>
      </w:r>
      <w:r w:rsidR="009D6CCC" w:rsidRPr="000F268A">
        <w:rPr>
          <w:rFonts w:ascii="Times New Roman" w:hAnsi="Times New Roman" w:cs="Times New Roman"/>
          <w:color w:val="000000" w:themeColor="text1"/>
        </w:rPr>
        <w:t xml:space="preserve">speakers. </w:t>
      </w:r>
      <w:r w:rsidRPr="000F268A">
        <w:rPr>
          <w:rFonts w:ascii="Times New Roman" w:hAnsi="Times New Roman" w:cs="Times New Roman"/>
          <w:color w:val="000000" w:themeColor="text1"/>
        </w:rPr>
        <w:t xml:space="preserve">A growing number of Chinese people study, work, and live abroad, and are likely to be experiencing attrition. Despite this, the effects of L1 attrition in Mandarin </w:t>
      </w:r>
      <w:r w:rsidR="00480642">
        <w:rPr>
          <w:rFonts w:ascii="Times New Roman" w:hAnsi="Times New Roman" w:cs="Times New Roman"/>
          <w:color w:val="000000" w:themeColor="text1"/>
        </w:rPr>
        <w:t xml:space="preserve">Chinese </w:t>
      </w:r>
      <w:r w:rsidRPr="000F268A">
        <w:rPr>
          <w:rFonts w:ascii="Times New Roman" w:hAnsi="Times New Roman" w:cs="Times New Roman"/>
          <w:color w:val="000000" w:themeColor="text1"/>
        </w:rPr>
        <w:t xml:space="preserve">have not been adequately explored, specifically regarding referring expressions. </w:t>
      </w:r>
      <w:r w:rsidR="00480642" w:rsidRPr="000F268A">
        <w:rPr>
          <w:rFonts w:ascii="Times New Roman" w:hAnsi="Times New Roman" w:cs="Times New Roman"/>
          <w:color w:val="000000" w:themeColor="text1"/>
        </w:rPr>
        <w:t xml:space="preserve">Mandarin is a radical pro-drop language that permits both subject and object </w:t>
      </w:r>
      <w:proofErr w:type="gramStart"/>
      <w:r w:rsidR="00480642" w:rsidRPr="000F268A">
        <w:rPr>
          <w:rFonts w:ascii="Times New Roman" w:hAnsi="Times New Roman" w:cs="Times New Roman"/>
          <w:color w:val="000000" w:themeColor="text1"/>
        </w:rPr>
        <w:t>drop</w:t>
      </w:r>
      <w:r w:rsidR="00480642">
        <w:rPr>
          <w:rFonts w:ascii="Times New Roman" w:hAnsi="Times New Roman" w:cs="Times New Roman"/>
          <w:color w:val="000000" w:themeColor="text1"/>
        </w:rPr>
        <w:t>,</w:t>
      </w:r>
      <w:r w:rsidR="00480642" w:rsidRPr="000F268A">
        <w:rPr>
          <w:rFonts w:ascii="Times New Roman" w:hAnsi="Times New Roman" w:cs="Times New Roman"/>
          <w:color w:val="000000" w:themeColor="text1"/>
        </w:rPr>
        <w:t xml:space="preserve"> and</w:t>
      </w:r>
      <w:proofErr w:type="gramEnd"/>
      <w:r w:rsidR="00480642" w:rsidRPr="000F268A">
        <w:rPr>
          <w:rFonts w:ascii="Times New Roman" w:hAnsi="Times New Roman" w:cs="Times New Roman"/>
          <w:color w:val="000000" w:themeColor="text1"/>
        </w:rPr>
        <w:t xml:space="preserve"> is distinct from often closely related Indo-European languages like Spanish and Italian that have been the focus of many studies on attrition. </w:t>
      </w:r>
      <w:r w:rsidRPr="000F268A">
        <w:rPr>
          <w:rFonts w:ascii="Times New Roman" w:hAnsi="Times New Roman" w:cs="Times New Roman"/>
          <w:color w:val="000000" w:themeColor="text1"/>
        </w:rPr>
        <w:t xml:space="preserve">Investigating L1 attrition in Mandarin can reveal whether </w:t>
      </w:r>
      <w:r w:rsidR="00480642">
        <w:rPr>
          <w:rFonts w:ascii="Times New Roman" w:hAnsi="Times New Roman" w:cs="Times New Roman"/>
          <w:color w:val="000000" w:themeColor="text1"/>
        </w:rPr>
        <w:t>attrition phenomena reported in the literature are specific to</w:t>
      </w:r>
      <w:r w:rsidRPr="000F268A">
        <w:rPr>
          <w:rFonts w:ascii="Times New Roman" w:hAnsi="Times New Roman" w:cs="Times New Roman"/>
          <w:color w:val="000000" w:themeColor="text1"/>
        </w:rPr>
        <w:t xml:space="preserve"> certain </w:t>
      </w:r>
      <w:proofErr w:type="gramStart"/>
      <w:r w:rsidRPr="000F268A">
        <w:rPr>
          <w:rFonts w:ascii="Times New Roman" w:hAnsi="Times New Roman" w:cs="Times New Roman"/>
          <w:color w:val="000000" w:themeColor="text1"/>
        </w:rPr>
        <w:t>languages</w:t>
      </w:r>
      <w:r w:rsidR="00480642">
        <w:rPr>
          <w:rFonts w:ascii="Times New Roman" w:hAnsi="Times New Roman" w:cs="Times New Roman"/>
          <w:color w:val="000000" w:themeColor="text1"/>
        </w:rPr>
        <w:t>,</w:t>
      </w:r>
      <w:r w:rsidRPr="000F268A">
        <w:rPr>
          <w:rFonts w:ascii="Times New Roman" w:hAnsi="Times New Roman" w:cs="Times New Roman"/>
          <w:color w:val="000000" w:themeColor="text1"/>
        </w:rPr>
        <w:t xml:space="preserve"> or</w:t>
      </w:r>
      <w:proofErr w:type="gramEnd"/>
      <w:r w:rsidRPr="000F268A">
        <w:rPr>
          <w:rFonts w:ascii="Times New Roman" w:hAnsi="Times New Roman" w:cs="Times New Roman"/>
          <w:color w:val="000000" w:themeColor="text1"/>
        </w:rPr>
        <w:t xml:space="preserve"> reflect</w:t>
      </w:r>
      <w:r w:rsidR="00480642">
        <w:rPr>
          <w:rFonts w:ascii="Times New Roman" w:hAnsi="Times New Roman" w:cs="Times New Roman"/>
          <w:color w:val="000000" w:themeColor="text1"/>
        </w:rPr>
        <w:t>s</w:t>
      </w:r>
      <w:r w:rsidRPr="000F268A">
        <w:rPr>
          <w:rFonts w:ascii="Times New Roman" w:hAnsi="Times New Roman" w:cs="Times New Roman"/>
          <w:color w:val="000000" w:themeColor="text1"/>
        </w:rPr>
        <w:t xml:space="preserve"> a wider </w:t>
      </w:r>
      <w:r w:rsidR="00480642">
        <w:rPr>
          <w:rFonts w:ascii="Times New Roman" w:hAnsi="Times New Roman" w:cs="Times New Roman"/>
          <w:color w:val="000000" w:themeColor="text1"/>
        </w:rPr>
        <w:t>cross-</w:t>
      </w:r>
      <w:r w:rsidRPr="000F268A">
        <w:rPr>
          <w:rFonts w:ascii="Times New Roman" w:hAnsi="Times New Roman" w:cs="Times New Roman"/>
          <w:color w:val="000000" w:themeColor="text1"/>
        </w:rPr>
        <w:t xml:space="preserve">linguistic </w:t>
      </w:r>
      <w:r w:rsidR="00480642">
        <w:rPr>
          <w:rFonts w:ascii="Times New Roman" w:hAnsi="Times New Roman" w:cs="Times New Roman"/>
          <w:color w:val="000000" w:themeColor="text1"/>
        </w:rPr>
        <w:t>phenomena</w:t>
      </w:r>
      <w:r w:rsidRPr="000F268A">
        <w:rPr>
          <w:rFonts w:ascii="Times New Roman" w:hAnsi="Times New Roman" w:cs="Times New Roman"/>
          <w:color w:val="000000" w:themeColor="text1"/>
        </w:rPr>
        <w:t xml:space="preserve">. </w:t>
      </w:r>
      <w:r w:rsidR="009D6CCC" w:rsidRPr="000F268A">
        <w:rPr>
          <w:rFonts w:ascii="Times New Roman" w:hAnsi="Times New Roman" w:cs="Times New Roman"/>
          <w:color w:val="000000" w:themeColor="text1"/>
        </w:rPr>
        <w:t xml:space="preserve">The speakers in our two experimental groups had resided in the UK for </w:t>
      </w:r>
      <w:r w:rsidR="00920A96">
        <w:rPr>
          <w:rFonts w:ascii="Times New Roman" w:hAnsi="Times New Roman" w:cs="Times New Roman"/>
          <w:color w:val="000000" w:themeColor="text1"/>
        </w:rPr>
        <w:t>up to</w:t>
      </w:r>
      <w:r w:rsidR="009D6CCC" w:rsidRPr="000F268A">
        <w:rPr>
          <w:rFonts w:ascii="Times New Roman" w:hAnsi="Times New Roman" w:cs="Times New Roman"/>
          <w:color w:val="000000" w:themeColor="text1"/>
        </w:rPr>
        <w:t xml:space="preserve"> 12 months and </w:t>
      </w:r>
      <w:r w:rsidR="00920A96">
        <w:rPr>
          <w:rFonts w:ascii="Times New Roman" w:hAnsi="Times New Roman" w:cs="Times New Roman"/>
          <w:color w:val="000000" w:themeColor="text1"/>
        </w:rPr>
        <w:t>at least</w:t>
      </w:r>
      <w:r w:rsidR="009D6CCC" w:rsidRPr="000F268A">
        <w:rPr>
          <w:rFonts w:ascii="Times New Roman" w:hAnsi="Times New Roman" w:cs="Times New Roman"/>
          <w:color w:val="000000" w:themeColor="text1"/>
        </w:rPr>
        <w:t xml:space="preserve"> 3</w:t>
      </w:r>
      <w:r w:rsidR="001E771C" w:rsidRPr="000F268A">
        <w:rPr>
          <w:rFonts w:ascii="Times New Roman" w:hAnsi="Times New Roman" w:cs="Times New Roman"/>
          <w:color w:val="000000" w:themeColor="text1"/>
        </w:rPr>
        <w:t>3</w:t>
      </w:r>
      <w:r w:rsidR="009D6CCC" w:rsidRPr="000F268A">
        <w:rPr>
          <w:rFonts w:ascii="Times New Roman" w:hAnsi="Times New Roman" w:cs="Times New Roman"/>
          <w:color w:val="000000" w:themeColor="text1"/>
        </w:rPr>
        <w:t xml:space="preserve"> months, respectively. </w:t>
      </w:r>
      <w:r w:rsidR="00D95058">
        <w:rPr>
          <w:rFonts w:ascii="Times New Roman" w:hAnsi="Times New Roman" w:cs="Times New Roman"/>
          <w:color w:val="000000" w:themeColor="text1"/>
        </w:rPr>
        <w:t xml:space="preserve">Furthermore, our participants’ </w:t>
      </w:r>
      <w:r w:rsidR="009D6CCC" w:rsidRPr="000F268A">
        <w:rPr>
          <w:rFonts w:ascii="Times New Roman" w:hAnsi="Times New Roman" w:cs="Times New Roman"/>
          <w:color w:val="000000" w:themeColor="text1"/>
        </w:rPr>
        <w:t>duration of residence in the L2 environment is notably shorter than in previous research</w:t>
      </w:r>
      <w:r w:rsidR="00D95058">
        <w:rPr>
          <w:rFonts w:ascii="Times New Roman" w:hAnsi="Times New Roman" w:cs="Times New Roman"/>
          <w:color w:val="000000" w:themeColor="text1"/>
        </w:rPr>
        <w:t xml:space="preserve"> (</w:t>
      </w:r>
      <w:r w:rsidR="00D95058" w:rsidRPr="000F268A">
        <w:rPr>
          <w:rFonts w:ascii="Times New Roman" w:hAnsi="Times New Roman" w:cs="Times New Roman"/>
          <w:color w:val="000000" w:themeColor="text1"/>
        </w:rPr>
        <w:t>our two experimental groups had resided in the UK for less than 12 months and more than 33 months, respectivel</w:t>
      </w:r>
      <w:r w:rsidR="00D95058">
        <w:rPr>
          <w:rFonts w:ascii="Times New Roman" w:hAnsi="Times New Roman" w:cs="Times New Roman"/>
          <w:color w:val="000000" w:themeColor="text1"/>
        </w:rPr>
        <w:t>y)</w:t>
      </w:r>
      <w:r w:rsidR="009D6CCC" w:rsidRPr="000F268A">
        <w:rPr>
          <w:rFonts w:ascii="Times New Roman" w:hAnsi="Times New Roman" w:cs="Times New Roman"/>
          <w:color w:val="000000" w:themeColor="text1"/>
        </w:rPr>
        <w:t xml:space="preserve"> allowing us to observe how early syntactic attrition might begin to emerge. </w:t>
      </w:r>
    </w:p>
    <w:p w14:paraId="17EBB922" w14:textId="77777777" w:rsidR="0024071E" w:rsidRDefault="0024071E" w:rsidP="0024071E">
      <w:pPr>
        <w:spacing w:line="480" w:lineRule="auto"/>
        <w:contextualSpacing/>
        <w:rPr>
          <w:rFonts w:ascii="Times New Roman" w:hAnsi="Times New Roman" w:cs="Times New Roman"/>
          <w:color w:val="000000" w:themeColor="text1"/>
        </w:rPr>
      </w:pPr>
    </w:p>
    <w:p w14:paraId="1EA6A2B6" w14:textId="17237CA5" w:rsidR="0070461B" w:rsidRDefault="00F87211">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t xml:space="preserve">In the sections that follow we review the literature on reference comprehension and production in monolinguals (section 1.1) and individuals undergoing attrition (section 1.2); since there is no literature on reference in Mandarin Chinese speakers undergoing attrition, in section 1.3 we review the most relevant available evidence, from L2 learners of Mandarin. The general picture from this literature review is that speakers undergoing attrition in their L1 (and L2 learners) </w:t>
      </w:r>
      <w:proofErr w:type="gramStart"/>
      <w:r>
        <w:rPr>
          <w:rFonts w:ascii="Times New Roman" w:hAnsi="Times New Roman" w:cs="Times New Roman"/>
          <w:color w:val="000000" w:themeColor="text1"/>
        </w:rPr>
        <w:t>have a preference for</w:t>
      </w:r>
      <w:proofErr w:type="gramEnd"/>
      <w:r>
        <w:rPr>
          <w:rFonts w:ascii="Times New Roman" w:hAnsi="Times New Roman" w:cs="Times New Roman"/>
          <w:color w:val="000000" w:themeColor="text1"/>
        </w:rPr>
        <w:t xml:space="preserve"> more explicit forms </w:t>
      </w:r>
      <w:r w:rsidR="009D10EB">
        <w:rPr>
          <w:rFonts w:ascii="Times New Roman" w:hAnsi="Times New Roman" w:cs="Times New Roman"/>
          <w:color w:val="000000" w:themeColor="text1"/>
        </w:rPr>
        <w:t xml:space="preserve">relative to monolingual speakers. In section 1.4 we review the various theories proposed to account for attrition effects, before turning to our own study of attrition effects in L1 Mandarin L2 English individuals in sections 2-3. </w:t>
      </w:r>
    </w:p>
    <w:p w14:paraId="47717539" w14:textId="77777777" w:rsidR="00D33E4A" w:rsidRPr="009059F2" w:rsidRDefault="00D33E4A" w:rsidP="00BC7F99">
      <w:pPr>
        <w:spacing w:line="480" w:lineRule="auto"/>
        <w:contextualSpacing/>
        <w:rPr>
          <w:rFonts w:ascii="Times New Roman" w:hAnsi="Times New Roman" w:cs="Times New Roman"/>
          <w:color w:val="000000" w:themeColor="text1"/>
        </w:rPr>
      </w:pPr>
    </w:p>
    <w:p w14:paraId="3714178F" w14:textId="0183AD2D" w:rsidR="0063510F" w:rsidRPr="000F268A" w:rsidRDefault="00C67982" w:rsidP="000F268A">
      <w:pPr>
        <w:spacing w:line="480" w:lineRule="auto"/>
        <w:contextualSpacing/>
        <w:rPr>
          <w:rFonts w:ascii="Times New Roman" w:hAnsi="Times New Roman" w:cs="Times New Roman"/>
          <w:b/>
          <w:bCs/>
          <w:i/>
          <w:iCs/>
          <w:color w:val="000000" w:themeColor="text1"/>
        </w:rPr>
      </w:pPr>
      <w:r w:rsidRPr="000F268A">
        <w:rPr>
          <w:rFonts w:ascii="Times New Roman" w:hAnsi="Times New Roman" w:cs="Times New Roman"/>
          <w:b/>
          <w:bCs/>
          <w:i/>
          <w:iCs/>
        </w:rPr>
        <w:lastRenderedPageBreak/>
        <w:t>1.</w:t>
      </w:r>
      <w:r w:rsidRPr="000F268A">
        <w:rPr>
          <w:rFonts w:ascii="Times New Roman" w:hAnsi="Times New Roman" w:cs="Times New Roman"/>
          <w:b/>
          <w:bCs/>
          <w:i/>
          <w:iCs/>
          <w:color w:val="000000" w:themeColor="text1"/>
        </w:rPr>
        <w:t xml:space="preserve">1 </w:t>
      </w:r>
      <w:r w:rsidR="0063510F" w:rsidRPr="000F268A">
        <w:rPr>
          <w:rFonts w:ascii="Times New Roman" w:hAnsi="Times New Roman" w:cs="Times New Roman"/>
          <w:b/>
          <w:bCs/>
          <w:i/>
          <w:iCs/>
          <w:color w:val="000000" w:themeColor="text1"/>
        </w:rPr>
        <w:t>Reference comprehension and production across languages</w:t>
      </w:r>
    </w:p>
    <w:p w14:paraId="415E3430" w14:textId="7516BEB6" w:rsidR="004A7C95" w:rsidRPr="000F268A" w:rsidRDefault="00ED45FA" w:rsidP="000F268A">
      <w:pPr>
        <w:spacing w:line="480" w:lineRule="auto"/>
        <w:contextualSpacing/>
        <w:rPr>
          <w:rFonts w:ascii="Times New Roman" w:hAnsi="Times New Roman" w:cs="Times New Roman"/>
          <w:color w:val="000000" w:themeColor="text1"/>
        </w:rPr>
      </w:pPr>
      <w:r w:rsidRPr="000F268A">
        <w:rPr>
          <w:rFonts w:ascii="Times New Roman" w:hAnsi="Times New Roman" w:cs="Times New Roman"/>
          <w:color w:val="000000" w:themeColor="text1"/>
        </w:rPr>
        <w:t>This study investigates potential attrition effects at the syntax-discourse/pragmatics interface in Mandarin Chinese, specifically regarding reference. Before addressing L1 attrition at this interface, we will examine the cross-linguistic similarities and differences in reference comprehension and production among Mandarin Chinese, English, Italian, and Spanish.</w:t>
      </w:r>
      <w:r w:rsidR="00D709F4" w:rsidRPr="000F268A">
        <w:rPr>
          <w:rFonts w:ascii="Times New Roman" w:hAnsi="Times New Roman" w:cs="Times New Roman"/>
          <w:color w:val="000000" w:themeColor="text1"/>
        </w:rPr>
        <w:t xml:space="preserve"> </w:t>
      </w:r>
    </w:p>
    <w:p w14:paraId="3F83B13E" w14:textId="77777777" w:rsidR="0024071E" w:rsidRDefault="0024071E" w:rsidP="0024071E">
      <w:pPr>
        <w:spacing w:line="480" w:lineRule="auto"/>
        <w:contextualSpacing/>
        <w:rPr>
          <w:rFonts w:ascii="Times New Roman" w:hAnsi="Times New Roman" w:cs="Times New Roman"/>
          <w:color w:val="000000" w:themeColor="text1"/>
        </w:rPr>
      </w:pPr>
    </w:p>
    <w:p w14:paraId="1B824F18" w14:textId="73CA07A5" w:rsidR="00EB0129" w:rsidRPr="000F268A" w:rsidRDefault="00364419" w:rsidP="00EE1892">
      <w:pPr>
        <w:spacing w:line="480" w:lineRule="auto"/>
        <w:contextualSpacing/>
        <w:rPr>
          <w:rFonts w:ascii="Times New Roman" w:hAnsi="Times New Roman" w:cs="Times New Roman"/>
          <w:color w:val="000000" w:themeColor="text1"/>
        </w:rPr>
      </w:pPr>
      <w:r w:rsidRPr="000F268A">
        <w:rPr>
          <w:rFonts w:ascii="Times New Roman" w:hAnsi="Times New Roman" w:cs="Times New Roman"/>
          <w:color w:val="000000" w:themeColor="text1"/>
        </w:rPr>
        <w:t xml:space="preserve">Languages can be </w:t>
      </w:r>
      <w:r w:rsidR="0096481E" w:rsidRPr="000F268A">
        <w:rPr>
          <w:rFonts w:ascii="Times New Roman" w:hAnsi="Times New Roman" w:cs="Times New Roman"/>
          <w:color w:val="000000" w:themeColor="text1"/>
        </w:rPr>
        <w:t xml:space="preserve">broadly </w:t>
      </w:r>
      <w:r w:rsidRPr="000F268A">
        <w:rPr>
          <w:rFonts w:ascii="Times New Roman" w:hAnsi="Times New Roman" w:cs="Times New Roman"/>
          <w:color w:val="000000" w:themeColor="text1"/>
        </w:rPr>
        <w:t xml:space="preserve">classified </w:t>
      </w:r>
      <w:r w:rsidR="0059674B">
        <w:rPr>
          <w:rFonts w:ascii="Times New Roman" w:hAnsi="Times New Roman" w:cs="Times New Roman"/>
          <w:color w:val="000000" w:themeColor="text1"/>
        </w:rPr>
        <w:t>as</w:t>
      </w:r>
      <w:r w:rsidR="0059674B" w:rsidRPr="000F268A">
        <w:rPr>
          <w:rFonts w:ascii="Times New Roman" w:hAnsi="Times New Roman" w:cs="Times New Roman"/>
          <w:color w:val="000000" w:themeColor="text1"/>
        </w:rPr>
        <w:t xml:space="preserve"> </w:t>
      </w:r>
      <w:r w:rsidRPr="000F268A">
        <w:rPr>
          <w:rFonts w:ascii="Times New Roman" w:hAnsi="Times New Roman" w:cs="Times New Roman"/>
          <w:color w:val="000000" w:themeColor="text1"/>
        </w:rPr>
        <w:t>pro-drop and non-pro-drop based o</w:t>
      </w:r>
      <w:r w:rsidR="006942CF" w:rsidRPr="000F268A">
        <w:rPr>
          <w:rFonts w:ascii="Times New Roman" w:hAnsi="Times New Roman" w:cs="Times New Roman"/>
          <w:color w:val="000000" w:themeColor="text1"/>
        </w:rPr>
        <w:t xml:space="preserve">n whether they </w:t>
      </w:r>
      <w:r w:rsidR="0096481E" w:rsidRPr="000F268A">
        <w:rPr>
          <w:rFonts w:ascii="Times New Roman" w:hAnsi="Times New Roman" w:cs="Times New Roman"/>
          <w:color w:val="000000" w:themeColor="text1"/>
        </w:rPr>
        <w:t>permit</w:t>
      </w:r>
      <w:r w:rsidR="006942CF" w:rsidRPr="000F268A">
        <w:rPr>
          <w:rFonts w:ascii="Times New Roman" w:hAnsi="Times New Roman" w:cs="Times New Roman"/>
          <w:color w:val="000000" w:themeColor="text1"/>
        </w:rPr>
        <w:t xml:space="preserve"> the omission of subjects (and</w:t>
      </w:r>
      <w:r w:rsidR="0096481E" w:rsidRPr="000F268A">
        <w:rPr>
          <w:rFonts w:ascii="Times New Roman" w:hAnsi="Times New Roman" w:cs="Times New Roman"/>
          <w:color w:val="000000" w:themeColor="text1"/>
        </w:rPr>
        <w:t>, to a limited extent,</w:t>
      </w:r>
      <w:r w:rsidR="006942CF" w:rsidRPr="000F268A">
        <w:rPr>
          <w:rFonts w:ascii="Times New Roman" w:hAnsi="Times New Roman" w:cs="Times New Roman"/>
          <w:color w:val="000000" w:themeColor="text1"/>
        </w:rPr>
        <w:t xml:space="preserve"> objects</w:t>
      </w:r>
      <w:r w:rsidR="009778DE">
        <w:rPr>
          <w:rFonts w:ascii="Times New Roman" w:hAnsi="Times New Roman" w:cs="Times New Roman"/>
          <w:color w:val="000000" w:themeColor="text1"/>
        </w:rPr>
        <w:t>)</w:t>
      </w:r>
      <w:r w:rsidR="006942CF" w:rsidRPr="000F268A">
        <w:rPr>
          <w:rFonts w:ascii="Times New Roman" w:hAnsi="Times New Roman" w:cs="Times New Roman"/>
          <w:color w:val="000000" w:themeColor="text1"/>
        </w:rPr>
        <w:t>. English</w:t>
      </w:r>
      <w:r w:rsidR="0096481E" w:rsidRPr="000F268A">
        <w:rPr>
          <w:rFonts w:ascii="Times New Roman" w:hAnsi="Times New Roman" w:cs="Times New Roman"/>
          <w:color w:val="000000" w:themeColor="text1"/>
        </w:rPr>
        <w:t>, for instance,</w:t>
      </w:r>
      <w:r w:rsidR="006942CF" w:rsidRPr="000F268A">
        <w:rPr>
          <w:rFonts w:ascii="Times New Roman" w:hAnsi="Times New Roman" w:cs="Times New Roman"/>
          <w:color w:val="000000" w:themeColor="text1"/>
        </w:rPr>
        <w:t xml:space="preserve"> is a non-pro-drop language that generally requires overt subjects</w:t>
      </w:r>
      <w:r w:rsidR="0096481E" w:rsidRPr="000F268A">
        <w:rPr>
          <w:rFonts w:ascii="Times New Roman" w:hAnsi="Times New Roman" w:cs="Times New Roman"/>
          <w:color w:val="000000" w:themeColor="text1"/>
        </w:rPr>
        <w:t xml:space="preserve"> (as shown in 1b)</w:t>
      </w:r>
      <w:r w:rsidR="006942CF" w:rsidRPr="000F268A">
        <w:rPr>
          <w:rFonts w:ascii="Times New Roman" w:hAnsi="Times New Roman" w:cs="Times New Roman"/>
          <w:color w:val="000000" w:themeColor="text1"/>
        </w:rPr>
        <w:t xml:space="preserve">. </w:t>
      </w:r>
      <w:r w:rsidR="00F53282" w:rsidRPr="000F268A">
        <w:rPr>
          <w:rFonts w:ascii="Times New Roman" w:hAnsi="Times New Roman" w:cs="Times New Roman"/>
          <w:color w:val="000000" w:themeColor="text1"/>
        </w:rPr>
        <w:t xml:space="preserve">Mandarin, Italian, and Spanish are pro-drop languages that share a similar inventory of pronouns (i.e., null and overt pronouns). However, the licensing conditions and distributions of these forms vary across languages. </w:t>
      </w:r>
    </w:p>
    <w:p w14:paraId="1DF45D0F" w14:textId="77777777" w:rsidR="0024071E" w:rsidRDefault="0024071E" w:rsidP="0024071E">
      <w:pPr>
        <w:spacing w:line="480" w:lineRule="auto"/>
        <w:contextualSpacing/>
        <w:rPr>
          <w:rFonts w:ascii="Times New Roman" w:hAnsi="Times New Roman" w:cs="Times New Roman"/>
          <w:color w:val="000000" w:themeColor="text1"/>
        </w:rPr>
      </w:pPr>
    </w:p>
    <w:p w14:paraId="6EE4E191" w14:textId="7DC877C5" w:rsidR="00E8532E" w:rsidRDefault="00F53282" w:rsidP="00EE1892">
      <w:pPr>
        <w:spacing w:line="480" w:lineRule="auto"/>
        <w:contextualSpacing/>
        <w:rPr>
          <w:rFonts w:ascii="Times New Roman" w:hAnsi="Times New Roman" w:cs="Times New Roman"/>
          <w:color w:val="000000" w:themeColor="text1"/>
        </w:rPr>
      </w:pPr>
      <w:r w:rsidRPr="00F53282">
        <w:rPr>
          <w:rFonts w:ascii="Times New Roman" w:hAnsi="Times New Roman" w:cs="Times New Roman"/>
          <w:color w:val="000000" w:themeColor="text1"/>
        </w:rPr>
        <w:t>Pro-drop languages like Italian and Spanish primarily allow subject omission</w:t>
      </w:r>
      <w:r>
        <w:rPr>
          <w:rFonts w:ascii="Times New Roman" w:hAnsi="Times New Roman" w:cs="Times New Roman"/>
          <w:color w:val="000000" w:themeColor="text1"/>
        </w:rPr>
        <w:t xml:space="preserve"> (as shown in </w:t>
      </w:r>
      <w:r w:rsidR="00EB0129">
        <w:rPr>
          <w:rFonts w:ascii="Times New Roman" w:hAnsi="Times New Roman" w:cs="Times New Roman"/>
          <w:color w:val="000000" w:themeColor="text1"/>
        </w:rPr>
        <w:t xml:space="preserve">sentences </w:t>
      </w:r>
      <w:r>
        <w:rPr>
          <w:rFonts w:ascii="Times New Roman" w:hAnsi="Times New Roman" w:cs="Times New Roman"/>
          <w:color w:val="000000" w:themeColor="text1"/>
        </w:rPr>
        <w:t>1c and 1d)</w:t>
      </w:r>
      <w:r w:rsidRPr="00F53282">
        <w:rPr>
          <w:rFonts w:ascii="Times New Roman" w:hAnsi="Times New Roman" w:cs="Times New Roman"/>
          <w:color w:val="000000" w:themeColor="text1"/>
        </w:rPr>
        <w:t xml:space="preserve">, while object omission remains generally more restricted and </w:t>
      </w:r>
      <w:proofErr w:type="gramStart"/>
      <w:r w:rsidRPr="00F53282">
        <w:rPr>
          <w:rFonts w:ascii="Times New Roman" w:hAnsi="Times New Roman" w:cs="Times New Roman"/>
          <w:color w:val="000000" w:themeColor="text1"/>
        </w:rPr>
        <w:t>context</w:t>
      </w:r>
      <w:r w:rsidR="00D33E4A">
        <w:rPr>
          <w:rFonts w:ascii="Times New Roman" w:hAnsi="Times New Roman" w:cs="Times New Roman"/>
          <w:color w:val="000000" w:themeColor="text1"/>
        </w:rPr>
        <w:t>-</w:t>
      </w:r>
      <w:r w:rsidRPr="00F53282">
        <w:rPr>
          <w:rFonts w:ascii="Times New Roman" w:hAnsi="Times New Roman" w:cs="Times New Roman"/>
          <w:color w:val="000000" w:themeColor="text1"/>
        </w:rPr>
        <w:t>dependent</w:t>
      </w:r>
      <w:proofErr w:type="gramEnd"/>
      <w:r w:rsidRPr="00F53282">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937811" w:rsidRPr="000F268A">
        <w:rPr>
          <w:rFonts w:ascii="Times New Roman" w:hAnsi="Times New Roman" w:cs="Times New Roman"/>
          <w:color w:val="000000" w:themeColor="text1"/>
        </w:rPr>
        <w:t>Due to</w:t>
      </w:r>
      <w:r w:rsidR="00D709F4" w:rsidRPr="000F268A">
        <w:rPr>
          <w:rFonts w:ascii="Times New Roman" w:hAnsi="Times New Roman" w:cs="Times New Roman"/>
          <w:color w:val="000000" w:themeColor="text1"/>
        </w:rPr>
        <w:t xml:space="preserve"> </w:t>
      </w:r>
      <w:r w:rsidR="00646533" w:rsidRPr="000F268A">
        <w:rPr>
          <w:rFonts w:ascii="Times New Roman" w:hAnsi="Times New Roman" w:cs="Times New Roman"/>
          <w:color w:val="000000" w:themeColor="text1"/>
        </w:rPr>
        <w:t xml:space="preserve">their </w:t>
      </w:r>
      <w:r w:rsidR="00D709F4" w:rsidRPr="000F268A">
        <w:rPr>
          <w:rFonts w:ascii="Times New Roman" w:hAnsi="Times New Roman" w:cs="Times New Roman"/>
          <w:color w:val="000000" w:themeColor="text1"/>
        </w:rPr>
        <w:t>rich morphological systems</w:t>
      </w:r>
      <w:r w:rsidR="00937811" w:rsidRPr="000F268A">
        <w:rPr>
          <w:rFonts w:ascii="Times New Roman" w:hAnsi="Times New Roman" w:cs="Times New Roman"/>
          <w:color w:val="000000" w:themeColor="text1"/>
        </w:rPr>
        <w:t>, omitted referents can be</w:t>
      </w:r>
      <w:r w:rsidR="00D709F4" w:rsidRPr="000F268A">
        <w:rPr>
          <w:rFonts w:ascii="Times New Roman" w:hAnsi="Times New Roman" w:cs="Times New Roman"/>
          <w:color w:val="000000" w:themeColor="text1"/>
        </w:rPr>
        <w:t xml:space="preserve"> track</w:t>
      </w:r>
      <w:r w:rsidR="00937811" w:rsidRPr="000F268A">
        <w:rPr>
          <w:rFonts w:ascii="Times New Roman" w:hAnsi="Times New Roman" w:cs="Times New Roman"/>
          <w:color w:val="000000" w:themeColor="text1"/>
        </w:rPr>
        <w:t>ed</w:t>
      </w:r>
      <w:r w:rsidR="00D709F4" w:rsidRPr="000F268A">
        <w:rPr>
          <w:rFonts w:ascii="Times New Roman" w:hAnsi="Times New Roman" w:cs="Times New Roman"/>
          <w:color w:val="000000" w:themeColor="text1"/>
        </w:rPr>
        <w:t xml:space="preserve"> through verb</w:t>
      </w:r>
      <w:r w:rsidR="0028669E" w:rsidRPr="000F268A">
        <w:rPr>
          <w:rFonts w:ascii="Times New Roman" w:hAnsi="Times New Roman" w:cs="Times New Roman"/>
          <w:color w:val="000000" w:themeColor="text1"/>
        </w:rPr>
        <w:t xml:space="preserve"> inflection</w:t>
      </w:r>
      <w:r w:rsidR="00646533" w:rsidRPr="000F268A">
        <w:rPr>
          <w:rFonts w:ascii="Times New Roman" w:hAnsi="Times New Roman" w:cs="Times New Roman"/>
          <w:color w:val="000000" w:themeColor="text1"/>
        </w:rPr>
        <w:t>,</w:t>
      </w:r>
      <w:r w:rsidR="00EB0129" w:rsidRPr="000F268A">
        <w:rPr>
          <w:rFonts w:ascii="Times New Roman" w:hAnsi="Times New Roman" w:cs="Times New Roman"/>
          <w:color w:val="000000" w:themeColor="text1"/>
        </w:rPr>
        <w:t xml:space="preserve"> which </w:t>
      </w:r>
      <w:r w:rsidR="00646533" w:rsidRPr="000F268A">
        <w:rPr>
          <w:rFonts w:ascii="Times New Roman" w:hAnsi="Times New Roman" w:cs="Times New Roman"/>
          <w:color w:val="000000" w:themeColor="text1"/>
        </w:rPr>
        <w:t>provides</w:t>
      </w:r>
      <w:r w:rsidR="00EB0129" w:rsidRPr="000F268A">
        <w:rPr>
          <w:rFonts w:ascii="Times New Roman" w:hAnsi="Times New Roman" w:cs="Times New Roman"/>
          <w:color w:val="000000" w:themeColor="text1"/>
        </w:rPr>
        <w:t xml:space="preserve"> information such as person and number</w:t>
      </w:r>
      <w:r w:rsidR="006942CF" w:rsidRPr="000F268A">
        <w:rPr>
          <w:rFonts w:ascii="Times New Roman" w:hAnsi="Times New Roman" w:cs="Times New Roman"/>
          <w:color w:val="000000" w:themeColor="text1"/>
        </w:rPr>
        <w:t>.</w:t>
      </w:r>
      <w:r w:rsidR="00EB0129" w:rsidRPr="000F268A">
        <w:rPr>
          <w:rFonts w:ascii="Times New Roman" w:hAnsi="Times New Roman" w:cs="Times New Roman"/>
          <w:color w:val="000000" w:themeColor="text1"/>
        </w:rPr>
        <w:t xml:space="preserve"> In example </w:t>
      </w:r>
      <w:r w:rsidR="00E8532E">
        <w:rPr>
          <w:rFonts w:ascii="Times New Roman" w:hAnsi="Times New Roman" w:cs="Times New Roman"/>
          <w:color w:val="000000" w:themeColor="text1"/>
        </w:rPr>
        <w:t>(</w:t>
      </w:r>
      <w:r w:rsidR="00EB0129" w:rsidRPr="000F268A">
        <w:rPr>
          <w:rFonts w:ascii="Times New Roman" w:hAnsi="Times New Roman" w:cs="Times New Roman"/>
          <w:color w:val="000000" w:themeColor="text1"/>
        </w:rPr>
        <w:t>1</w:t>
      </w:r>
      <w:r w:rsidR="00E8532E">
        <w:rPr>
          <w:rFonts w:ascii="Times New Roman" w:hAnsi="Times New Roman" w:cs="Times New Roman"/>
          <w:color w:val="000000" w:themeColor="text1"/>
        </w:rPr>
        <w:t xml:space="preserve">) </w:t>
      </w:r>
      <w:r w:rsidR="00EB0129" w:rsidRPr="000F268A">
        <w:rPr>
          <w:rFonts w:ascii="Times New Roman" w:hAnsi="Times New Roman" w:cs="Times New Roman"/>
          <w:color w:val="000000" w:themeColor="text1"/>
        </w:rPr>
        <w:t xml:space="preserve">c, the </w:t>
      </w:r>
      <w:r w:rsidR="00646533" w:rsidRPr="000F268A">
        <w:rPr>
          <w:rFonts w:ascii="Times New Roman" w:hAnsi="Times New Roman" w:cs="Times New Roman"/>
          <w:color w:val="000000" w:themeColor="text1"/>
        </w:rPr>
        <w:t xml:space="preserve">Italian </w:t>
      </w:r>
      <w:r w:rsidR="00EB0129" w:rsidRPr="000F268A">
        <w:rPr>
          <w:rFonts w:ascii="Times New Roman" w:hAnsi="Times New Roman" w:cs="Times New Roman"/>
          <w:color w:val="000000" w:themeColor="text1"/>
        </w:rPr>
        <w:t xml:space="preserve">verb form </w:t>
      </w:r>
      <w:proofErr w:type="spellStart"/>
      <w:r w:rsidR="00EB0129" w:rsidRPr="009C43DB">
        <w:rPr>
          <w:rFonts w:ascii="Times New Roman" w:hAnsi="Times New Roman" w:cs="Times New Roman"/>
          <w:i/>
          <w:iCs/>
          <w:color w:val="000000" w:themeColor="text1"/>
        </w:rPr>
        <w:t>partito</w:t>
      </w:r>
      <w:proofErr w:type="spellEnd"/>
      <w:r w:rsidR="00EB0129" w:rsidRPr="000F268A">
        <w:rPr>
          <w:rFonts w:ascii="Times New Roman" w:hAnsi="Times New Roman" w:cs="Times New Roman"/>
          <w:color w:val="000000" w:themeColor="text1"/>
        </w:rPr>
        <w:t xml:space="preserve"> </w:t>
      </w:r>
      <w:r w:rsidR="00646533" w:rsidRPr="000F268A">
        <w:rPr>
          <w:rFonts w:ascii="Times New Roman" w:hAnsi="Times New Roman" w:cs="Times New Roman"/>
          <w:color w:val="000000" w:themeColor="text1"/>
        </w:rPr>
        <w:t>includes</w:t>
      </w:r>
      <w:r w:rsidR="00EB0129" w:rsidRPr="000F268A">
        <w:rPr>
          <w:rFonts w:ascii="Times New Roman" w:hAnsi="Times New Roman" w:cs="Times New Roman"/>
          <w:color w:val="000000" w:themeColor="text1"/>
        </w:rPr>
        <w:t xml:space="preserve"> a gender marker</w:t>
      </w:r>
      <w:r w:rsidR="00B310B0">
        <w:rPr>
          <w:rFonts w:ascii="Times New Roman" w:hAnsi="Times New Roman" w:cs="Times New Roman"/>
          <w:color w:val="000000" w:themeColor="text1"/>
        </w:rPr>
        <w:t xml:space="preserve"> </w:t>
      </w:r>
      <w:r w:rsidR="00B310B0" w:rsidRPr="009059F2">
        <w:rPr>
          <w:rFonts w:ascii="Times New Roman" w:hAnsi="Times New Roman" w:cs="Times New Roman"/>
          <w:i/>
          <w:iCs/>
          <w:color w:val="000000" w:themeColor="text1"/>
        </w:rPr>
        <w:t>o</w:t>
      </w:r>
      <w:r w:rsidR="00EB0129" w:rsidRPr="000F268A">
        <w:rPr>
          <w:rFonts w:ascii="Times New Roman" w:hAnsi="Times New Roman" w:cs="Times New Roman"/>
          <w:color w:val="000000" w:themeColor="text1"/>
        </w:rPr>
        <w:t xml:space="preserve"> (M</w:t>
      </w:r>
      <w:r w:rsidR="0028669E" w:rsidRPr="000F268A">
        <w:rPr>
          <w:rFonts w:ascii="Times New Roman" w:hAnsi="Times New Roman" w:cs="Times New Roman"/>
          <w:color w:val="000000" w:themeColor="text1"/>
        </w:rPr>
        <w:t xml:space="preserve"> = masculine</w:t>
      </w:r>
      <w:r w:rsidR="00EB0129" w:rsidRPr="000F268A">
        <w:rPr>
          <w:rFonts w:ascii="Times New Roman" w:hAnsi="Times New Roman" w:cs="Times New Roman"/>
          <w:color w:val="000000" w:themeColor="text1"/>
        </w:rPr>
        <w:t xml:space="preserve">), </w:t>
      </w:r>
      <w:r w:rsidR="00646533" w:rsidRPr="000F268A">
        <w:rPr>
          <w:rFonts w:ascii="Times New Roman" w:hAnsi="Times New Roman" w:cs="Times New Roman"/>
          <w:color w:val="000000" w:themeColor="text1"/>
        </w:rPr>
        <w:t>indicating</w:t>
      </w:r>
      <w:r w:rsidR="00EB0129" w:rsidRPr="000F268A">
        <w:rPr>
          <w:rFonts w:ascii="Times New Roman" w:hAnsi="Times New Roman" w:cs="Times New Roman"/>
          <w:color w:val="000000" w:themeColor="text1"/>
        </w:rPr>
        <w:t xml:space="preserve"> </w:t>
      </w:r>
      <w:r w:rsidR="00646533" w:rsidRPr="000F268A">
        <w:rPr>
          <w:rFonts w:ascii="Times New Roman" w:hAnsi="Times New Roman" w:cs="Times New Roman"/>
          <w:color w:val="000000" w:themeColor="text1"/>
        </w:rPr>
        <w:t>that the</w:t>
      </w:r>
      <w:r w:rsidR="00EB0129" w:rsidRPr="000F268A">
        <w:rPr>
          <w:rFonts w:ascii="Times New Roman" w:hAnsi="Times New Roman" w:cs="Times New Roman"/>
          <w:color w:val="000000" w:themeColor="text1"/>
        </w:rPr>
        <w:t xml:space="preserve"> </w:t>
      </w:r>
      <w:r w:rsidR="00646533" w:rsidRPr="000F268A">
        <w:rPr>
          <w:rFonts w:ascii="Times New Roman" w:hAnsi="Times New Roman" w:cs="Times New Roman"/>
          <w:color w:val="000000" w:themeColor="text1"/>
        </w:rPr>
        <w:t>omitted subject is male.</w:t>
      </w:r>
      <w:r w:rsidR="00EB0129" w:rsidRPr="000F268A">
        <w:rPr>
          <w:rFonts w:ascii="Times New Roman" w:hAnsi="Times New Roman" w:cs="Times New Roman"/>
          <w:color w:val="000000" w:themeColor="text1"/>
        </w:rPr>
        <w:t xml:space="preserve"> I</w:t>
      </w:r>
      <w:r w:rsidR="006942CF" w:rsidRPr="000F268A">
        <w:rPr>
          <w:rFonts w:ascii="Times New Roman" w:hAnsi="Times New Roman" w:cs="Times New Roman"/>
          <w:color w:val="000000" w:themeColor="text1"/>
        </w:rPr>
        <w:t xml:space="preserve">n contrast, </w:t>
      </w:r>
      <w:r w:rsidR="00D709F4" w:rsidRPr="000F268A">
        <w:rPr>
          <w:rFonts w:ascii="Times New Roman" w:hAnsi="Times New Roman" w:cs="Times New Roman"/>
          <w:color w:val="000000" w:themeColor="text1"/>
        </w:rPr>
        <w:t>Mandarin</w:t>
      </w:r>
      <w:r w:rsidR="006942CF" w:rsidRPr="000F268A">
        <w:rPr>
          <w:rFonts w:ascii="Times New Roman" w:hAnsi="Times New Roman" w:cs="Times New Roman"/>
          <w:color w:val="000000" w:themeColor="text1"/>
        </w:rPr>
        <w:t xml:space="preserve"> Chinese</w:t>
      </w:r>
      <w:r w:rsidR="00D709F4" w:rsidRPr="000F268A">
        <w:rPr>
          <w:rFonts w:ascii="Times New Roman" w:hAnsi="Times New Roman" w:cs="Times New Roman"/>
          <w:color w:val="000000" w:themeColor="text1"/>
        </w:rPr>
        <w:t xml:space="preserve"> </w:t>
      </w:r>
      <w:r w:rsidR="00937811" w:rsidRPr="000F268A">
        <w:rPr>
          <w:rFonts w:ascii="Times New Roman" w:hAnsi="Times New Roman" w:cs="Times New Roman"/>
          <w:color w:val="000000" w:themeColor="text1"/>
        </w:rPr>
        <w:t>allows both subject and object to be omitted flexibly (as shown in 1</w:t>
      </w:r>
      <w:r w:rsidR="009778DE">
        <w:rPr>
          <w:rFonts w:ascii="Times New Roman" w:hAnsi="Times New Roman" w:cs="Times New Roman"/>
          <w:color w:val="000000" w:themeColor="text1"/>
        </w:rPr>
        <w:t>a</w:t>
      </w:r>
      <w:r w:rsidR="00937811" w:rsidRPr="000F268A">
        <w:rPr>
          <w:rFonts w:ascii="Times New Roman" w:hAnsi="Times New Roman" w:cs="Times New Roman"/>
          <w:color w:val="000000" w:themeColor="text1"/>
        </w:rPr>
        <w:t>)</w:t>
      </w:r>
      <w:r w:rsidR="00646533" w:rsidRPr="000F268A">
        <w:rPr>
          <w:rFonts w:ascii="Times New Roman" w:hAnsi="Times New Roman" w:cs="Times New Roman"/>
          <w:color w:val="000000" w:themeColor="text1"/>
        </w:rPr>
        <w:t xml:space="preserve"> and </w:t>
      </w:r>
      <w:r w:rsidR="00937811" w:rsidRPr="000F268A">
        <w:rPr>
          <w:rFonts w:ascii="Times New Roman" w:hAnsi="Times New Roman" w:cs="Times New Roman"/>
          <w:color w:val="000000" w:themeColor="text1"/>
        </w:rPr>
        <w:t xml:space="preserve">due to </w:t>
      </w:r>
      <w:r w:rsidR="0059674B">
        <w:rPr>
          <w:rFonts w:ascii="Times New Roman" w:hAnsi="Times New Roman" w:cs="Times New Roman"/>
          <w:color w:val="000000" w:themeColor="text1"/>
        </w:rPr>
        <w:t xml:space="preserve">its minimal </w:t>
      </w:r>
      <w:r w:rsidR="00937811" w:rsidRPr="000F268A">
        <w:rPr>
          <w:rFonts w:ascii="Times New Roman" w:hAnsi="Times New Roman" w:cs="Times New Roman"/>
          <w:color w:val="000000" w:themeColor="text1"/>
        </w:rPr>
        <w:t>verbal morphology</w:t>
      </w:r>
      <w:r w:rsidR="00646533" w:rsidRPr="000F268A">
        <w:rPr>
          <w:rFonts w:ascii="Times New Roman" w:hAnsi="Times New Roman" w:cs="Times New Roman"/>
          <w:color w:val="000000" w:themeColor="text1"/>
        </w:rPr>
        <w:t>,</w:t>
      </w:r>
      <w:r w:rsidR="00937811" w:rsidRPr="000F268A">
        <w:rPr>
          <w:rFonts w:ascii="Times New Roman" w:hAnsi="Times New Roman" w:cs="Times New Roman"/>
          <w:color w:val="000000" w:themeColor="text1"/>
        </w:rPr>
        <w:t xml:space="preserve"> it </w:t>
      </w:r>
      <w:r w:rsidR="00D709F4" w:rsidRPr="000F268A">
        <w:rPr>
          <w:rFonts w:ascii="Times New Roman" w:hAnsi="Times New Roman" w:cs="Times New Roman"/>
          <w:color w:val="000000" w:themeColor="text1"/>
        </w:rPr>
        <w:t xml:space="preserve">relies more on discourse context for recovering omitted subjects and objects. </w:t>
      </w:r>
      <w:r w:rsidR="00304E95">
        <w:rPr>
          <w:rFonts w:ascii="Times New Roman" w:hAnsi="Times New Roman" w:cs="Times New Roman"/>
          <w:color w:val="000000" w:themeColor="text1"/>
        </w:rPr>
        <w:t>As such, Mandarin is classified as a radical pro-drop language, distinguishing it from agreement-based pro-drop language like Italian and Spanish.</w:t>
      </w:r>
    </w:p>
    <w:p w14:paraId="4870C0A4" w14:textId="77777777" w:rsidR="00E8532E" w:rsidRPr="00E8532E" w:rsidRDefault="00E8532E" w:rsidP="001D6879">
      <w:pPr>
        <w:spacing w:line="360" w:lineRule="auto"/>
        <w:contextualSpacing/>
        <w:rPr>
          <w:rFonts w:ascii="Times New Roman" w:hAnsi="Times New Roman" w:cs="Times New Roman"/>
          <w:color w:val="000000" w:themeColor="text1"/>
        </w:rPr>
      </w:pPr>
    </w:p>
    <w:p w14:paraId="6ED8A3EC" w14:textId="1446D71B" w:rsidR="009778DE" w:rsidRPr="000B3A72" w:rsidRDefault="00E8532E" w:rsidP="001D6879">
      <w:pPr>
        <w:spacing w:line="360" w:lineRule="auto"/>
        <w:ind w:left="720"/>
        <w:contextualSpacing/>
        <w:rPr>
          <w:rFonts w:ascii="Times New Roman" w:hAnsi="Times New Roman" w:cs="Times New Roman"/>
          <w:color w:val="000000" w:themeColor="text1"/>
          <w:lang w:val="de-DE"/>
        </w:rPr>
      </w:pPr>
      <w:r w:rsidRPr="000B3A72">
        <w:rPr>
          <w:rFonts w:ascii="Times New Roman" w:hAnsi="Times New Roman" w:cs="Times New Roman"/>
          <w:color w:val="000000" w:themeColor="text1"/>
          <w:lang w:val="de-DE"/>
        </w:rPr>
        <w:t xml:space="preserve">(1) </w:t>
      </w:r>
      <w:r w:rsidR="009778DE" w:rsidRPr="000B3A72">
        <w:rPr>
          <w:rFonts w:ascii="Times New Roman" w:hAnsi="Times New Roman" w:cs="Times New Roman"/>
          <w:color w:val="000000" w:themeColor="text1"/>
          <w:lang w:val="de-DE"/>
        </w:rPr>
        <w:t xml:space="preserve">a. </w:t>
      </w:r>
      <w:r w:rsidR="009778DE" w:rsidRPr="000B3A72">
        <w:rPr>
          <w:rFonts w:ascii="Times New Roman" w:hAnsi="Times New Roman" w:cs="Times New Roman"/>
          <w:b/>
          <w:bCs/>
          <w:color w:val="000000" w:themeColor="text1"/>
          <w:lang w:val="de-DE"/>
        </w:rPr>
        <w:t>Null arguments in Mandarin</w:t>
      </w:r>
    </w:p>
    <w:p w14:paraId="08C6283C" w14:textId="11595637" w:rsidR="009778DE" w:rsidRPr="00FE301A" w:rsidRDefault="00E8532E" w:rsidP="00E8532E">
      <w:pPr>
        <w:spacing w:line="360" w:lineRule="auto"/>
        <w:ind w:left="720"/>
        <w:contextualSpacing/>
        <w:rPr>
          <w:rFonts w:ascii="Times New Roman" w:hAnsi="Times New Roman" w:cs="Times New Roman"/>
          <w:lang w:val="de-DE"/>
        </w:rPr>
      </w:pPr>
      <w:r w:rsidRPr="000B3A72">
        <w:rPr>
          <w:rFonts w:ascii="Times New Roman" w:hAnsi="Times New Roman" w:cs="Times New Roman"/>
          <w:lang w:val="de-DE"/>
        </w:rPr>
        <w:t xml:space="preserve">     </w:t>
      </w:r>
      <w:r w:rsidR="009778DE" w:rsidRPr="00FE301A">
        <w:rPr>
          <w:rFonts w:ascii="Times New Roman" w:hAnsi="Times New Roman" w:cs="Times New Roman"/>
          <w:lang w:val="de-DE"/>
        </w:rPr>
        <w:t xml:space="preserve">A: </w:t>
      </w:r>
      <w:proofErr w:type="spellStart"/>
      <w:r w:rsidR="009778DE" w:rsidRPr="00FE301A">
        <w:rPr>
          <w:rFonts w:ascii="Times New Roman" w:hAnsi="Times New Roman" w:cs="Times New Roman"/>
          <w:lang w:val="de-DE"/>
        </w:rPr>
        <w:t>Zhangsan</w:t>
      </w:r>
      <w:proofErr w:type="spellEnd"/>
      <w:r w:rsidR="009778DE" w:rsidRPr="00FE301A">
        <w:rPr>
          <w:rFonts w:ascii="Times New Roman" w:hAnsi="Times New Roman" w:cs="Times New Roman"/>
          <w:lang w:val="de-DE"/>
        </w:rPr>
        <w:t xml:space="preserve"> </w:t>
      </w:r>
      <w:proofErr w:type="spellStart"/>
      <w:proofErr w:type="gramStart"/>
      <w:r w:rsidR="009778DE" w:rsidRPr="00FE301A">
        <w:rPr>
          <w:rFonts w:ascii="Times New Roman" w:hAnsi="Times New Roman" w:cs="Times New Roman"/>
          <w:lang w:val="de-DE"/>
        </w:rPr>
        <w:t>kanjian</w:t>
      </w:r>
      <w:proofErr w:type="spellEnd"/>
      <w:r w:rsidR="009778DE" w:rsidRPr="00FE301A">
        <w:rPr>
          <w:rFonts w:ascii="Times New Roman" w:hAnsi="Times New Roman" w:cs="Times New Roman"/>
          <w:lang w:val="de-DE"/>
        </w:rPr>
        <w:t xml:space="preserve">  </w:t>
      </w:r>
      <w:proofErr w:type="spellStart"/>
      <w:r w:rsidR="009778DE" w:rsidRPr="00FE301A">
        <w:rPr>
          <w:rFonts w:ascii="Times New Roman" w:hAnsi="Times New Roman" w:cs="Times New Roman"/>
          <w:lang w:val="de-DE"/>
        </w:rPr>
        <w:t>Lisi</w:t>
      </w:r>
      <w:proofErr w:type="spellEnd"/>
      <w:proofErr w:type="gramEnd"/>
      <w:r w:rsidR="009778DE" w:rsidRPr="00FE301A">
        <w:rPr>
          <w:rFonts w:ascii="Times New Roman" w:hAnsi="Times New Roman" w:cs="Times New Roman"/>
          <w:lang w:val="de-DE"/>
        </w:rPr>
        <w:t xml:space="preserve">   le    </w:t>
      </w:r>
      <w:proofErr w:type="spellStart"/>
      <w:r w:rsidR="009778DE" w:rsidRPr="00FE301A">
        <w:rPr>
          <w:rFonts w:ascii="Times New Roman" w:hAnsi="Times New Roman" w:cs="Times New Roman"/>
          <w:lang w:val="de-DE"/>
        </w:rPr>
        <w:t>ma</w:t>
      </w:r>
      <w:proofErr w:type="spellEnd"/>
      <w:r w:rsidR="009778DE" w:rsidRPr="00FE301A">
        <w:rPr>
          <w:rFonts w:ascii="Times New Roman" w:hAnsi="Times New Roman" w:cs="Times New Roman"/>
          <w:lang w:val="de-DE"/>
        </w:rPr>
        <w:t>?</w:t>
      </w:r>
    </w:p>
    <w:p w14:paraId="35024018" w14:textId="3056252C" w:rsidR="009778DE" w:rsidRPr="00FE301A" w:rsidRDefault="009778DE" w:rsidP="00E8532E">
      <w:pPr>
        <w:spacing w:line="360" w:lineRule="auto"/>
        <w:ind w:left="720"/>
        <w:contextualSpacing/>
        <w:rPr>
          <w:rFonts w:ascii="Times New Roman" w:hAnsi="Times New Roman" w:cs="Times New Roman"/>
        </w:rPr>
      </w:pPr>
      <w:r w:rsidRPr="00EE1892">
        <w:rPr>
          <w:rFonts w:ascii="Times New Roman" w:hAnsi="Times New Roman" w:cs="Times New Roman"/>
          <w:lang w:val="de-DE"/>
        </w:rPr>
        <w:lastRenderedPageBreak/>
        <w:t xml:space="preserve">     </w:t>
      </w:r>
      <w:r w:rsidR="00E8532E" w:rsidRPr="00EE1892">
        <w:rPr>
          <w:rFonts w:ascii="Times New Roman" w:hAnsi="Times New Roman" w:cs="Times New Roman"/>
          <w:lang w:val="de-DE"/>
        </w:rPr>
        <w:t xml:space="preserve">     </w:t>
      </w:r>
      <w:proofErr w:type="spellStart"/>
      <w:r w:rsidRPr="00FE301A">
        <w:rPr>
          <w:rFonts w:ascii="Times New Roman" w:hAnsi="Times New Roman" w:cs="Times New Roman"/>
        </w:rPr>
        <w:t>Zhangsan</w:t>
      </w:r>
      <w:proofErr w:type="spellEnd"/>
      <w:r w:rsidRPr="00FE301A">
        <w:rPr>
          <w:rFonts w:ascii="Times New Roman" w:hAnsi="Times New Roman" w:cs="Times New Roman"/>
        </w:rPr>
        <w:t xml:space="preserve">   see       </w:t>
      </w:r>
      <w:proofErr w:type="spellStart"/>
      <w:proofErr w:type="gramStart"/>
      <w:r w:rsidRPr="00FE301A">
        <w:rPr>
          <w:rFonts w:ascii="Times New Roman" w:hAnsi="Times New Roman" w:cs="Times New Roman"/>
        </w:rPr>
        <w:t>Lisi</w:t>
      </w:r>
      <w:proofErr w:type="spellEnd"/>
      <w:r w:rsidRPr="00FE301A">
        <w:rPr>
          <w:rFonts w:ascii="Times New Roman" w:hAnsi="Times New Roman" w:cs="Times New Roman"/>
        </w:rPr>
        <w:t xml:space="preserve">  LE</w:t>
      </w:r>
      <w:proofErr w:type="gramEnd"/>
      <w:r w:rsidRPr="00FE301A">
        <w:rPr>
          <w:rStyle w:val="FootnoteReference"/>
          <w:rFonts w:ascii="Times New Roman" w:hAnsi="Times New Roman" w:cs="Times New Roman"/>
          <w:lang w:val="de-DE"/>
        </w:rPr>
        <w:footnoteReference w:id="2"/>
      </w:r>
      <w:r w:rsidRPr="00FE301A">
        <w:rPr>
          <w:rFonts w:ascii="Times New Roman" w:hAnsi="Times New Roman" w:cs="Times New Roman"/>
        </w:rPr>
        <w:t xml:space="preserve">  Q</w:t>
      </w:r>
    </w:p>
    <w:p w14:paraId="32619856" w14:textId="55ED5D45" w:rsidR="009778DE" w:rsidRPr="00FE301A" w:rsidRDefault="009778DE" w:rsidP="00E8532E">
      <w:pPr>
        <w:spacing w:line="360" w:lineRule="auto"/>
        <w:ind w:left="720"/>
        <w:contextualSpacing/>
        <w:rPr>
          <w:rFonts w:ascii="Times New Roman" w:hAnsi="Times New Roman" w:cs="Times New Roman"/>
        </w:rPr>
      </w:pPr>
      <w:r w:rsidRPr="00FE301A">
        <w:rPr>
          <w:rFonts w:ascii="Times New Roman" w:hAnsi="Times New Roman" w:cs="Times New Roman"/>
        </w:rPr>
        <w:t xml:space="preserve">     </w:t>
      </w:r>
      <w:r w:rsidR="00E8532E">
        <w:rPr>
          <w:rFonts w:ascii="Times New Roman" w:hAnsi="Times New Roman" w:cs="Times New Roman"/>
        </w:rPr>
        <w:t xml:space="preserve">    </w:t>
      </w:r>
      <w:r w:rsidRPr="00FE301A">
        <w:rPr>
          <w:rFonts w:ascii="Times New Roman" w:hAnsi="Times New Roman" w:cs="Times New Roman"/>
        </w:rPr>
        <w:t xml:space="preserve">‘Did </w:t>
      </w:r>
      <w:proofErr w:type="spellStart"/>
      <w:r w:rsidRPr="00FE301A">
        <w:rPr>
          <w:rFonts w:ascii="Times New Roman" w:hAnsi="Times New Roman" w:cs="Times New Roman"/>
        </w:rPr>
        <w:t>Zhangsan</w:t>
      </w:r>
      <w:proofErr w:type="spellEnd"/>
      <w:r w:rsidRPr="00FE301A">
        <w:rPr>
          <w:rFonts w:ascii="Times New Roman" w:hAnsi="Times New Roman" w:cs="Times New Roman"/>
        </w:rPr>
        <w:t xml:space="preserve"> see </w:t>
      </w:r>
      <w:proofErr w:type="spellStart"/>
      <w:r w:rsidRPr="00FE301A">
        <w:rPr>
          <w:rFonts w:ascii="Times New Roman" w:hAnsi="Times New Roman" w:cs="Times New Roman"/>
        </w:rPr>
        <w:t>Lisi</w:t>
      </w:r>
      <w:proofErr w:type="spellEnd"/>
      <w:r w:rsidRPr="00FE301A">
        <w:rPr>
          <w:rFonts w:ascii="Times New Roman" w:hAnsi="Times New Roman" w:cs="Times New Roman"/>
        </w:rPr>
        <w:t>?’</w:t>
      </w:r>
    </w:p>
    <w:p w14:paraId="651DD6E2" w14:textId="2F7BFDF4" w:rsidR="009778DE" w:rsidRPr="00FE301A" w:rsidRDefault="009778DE" w:rsidP="00E8532E">
      <w:pPr>
        <w:spacing w:line="360" w:lineRule="auto"/>
        <w:ind w:left="720"/>
        <w:contextualSpacing/>
        <w:rPr>
          <w:rFonts w:ascii="Times New Roman" w:hAnsi="Times New Roman" w:cs="Times New Roman"/>
          <w:lang w:val="de-DE"/>
        </w:rPr>
      </w:pPr>
      <w:r w:rsidRPr="001D6879">
        <w:rPr>
          <w:rFonts w:ascii="Times New Roman" w:hAnsi="Times New Roman" w:cs="Times New Roman"/>
        </w:rPr>
        <w:t xml:space="preserve"> </w:t>
      </w:r>
      <w:r w:rsidR="00E8532E" w:rsidRPr="001D6879">
        <w:rPr>
          <w:rFonts w:ascii="Times New Roman" w:hAnsi="Times New Roman" w:cs="Times New Roman"/>
        </w:rPr>
        <w:t xml:space="preserve">   </w:t>
      </w:r>
      <w:r w:rsidRPr="001D6879">
        <w:rPr>
          <w:rFonts w:ascii="Times New Roman" w:hAnsi="Times New Roman" w:cs="Times New Roman"/>
        </w:rPr>
        <w:t xml:space="preserve"> </w:t>
      </w:r>
      <w:r w:rsidRPr="00FE301A">
        <w:rPr>
          <w:rFonts w:ascii="Times New Roman" w:hAnsi="Times New Roman" w:cs="Times New Roman"/>
          <w:lang w:val="de-DE"/>
        </w:rPr>
        <w:t xml:space="preserve">B:  </w:t>
      </w:r>
      <w:r w:rsidRPr="00FE301A">
        <w:rPr>
          <w:rFonts w:ascii="Times New Roman" w:hAnsi="Times New Roman" w:cs="Times New Roman"/>
          <w:i/>
          <w:iCs/>
          <w:lang w:val="de-DE"/>
        </w:rPr>
        <w:t>e</w:t>
      </w:r>
      <w:r w:rsidRPr="00FE301A">
        <w:rPr>
          <w:rFonts w:ascii="Times New Roman" w:hAnsi="Times New Roman" w:cs="Times New Roman"/>
          <w:lang w:val="de-DE"/>
        </w:rPr>
        <w:t xml:space="preserve"> </w:t>
      </w:r>
      <w:proofErr w:type="spellStart"/>
      <w:r w:rsidRPr="00FE301A">
        <w:rPr>
          <w:rFonts w:ascii="Times New Roman" w:hAnsi="Times New Roman" w:cs="Times New Roman"/>
          <w:lang w:val="de-DE"/>
        </w:rPr>
        <w:t>kaijian</w:t>
      </w:r>
      <w:proofErr w:type="spellEnd"/>
      <w:r w:rsidRPr="00FE301A">
        <w:rPr>
          <w:rFonts w:ascii="Times New Roman" w:hAnsi="Times New Roman" w:cs="Times New Roman"/>
          <w:lang w:val="de-DE"/>
        </w:rPr>
        <w:t xml:space="preserve"> </w:t>
      </w:r>
      <w:r w:rsidRPr="00FE301A">
        <w:rPr>
          <w:rFonts w:ascii="Times New Roman" w:hAnsi="Times New Roman" w:cs="Times New Roman"/>
          <w:i/>
          <w:iCs/>
          <w:lang w:val="de-DE"/>
        </w:rPr>
        <w:t xml:space="preserve">e </w:t>
      </w:r>
      <w:r w:rsidRPr="00FE301A">
        <w:rPr>
          <w:rFonts w:ascii="Times New Roman" w:hAnsi="Times New Roman" w:cs="Times New Roman"/>
          <w:lang w:val="de-DE"/>
        </w:rPr>
        <w:t>le.</w:t>
      </w:r>
    </w:p>
    <w:p w14:paraId="44C98C6B" w14:textId="0C2B32CB" w:rsidR="009778DE" w:rsidRPr="00FE301A" w:rsidRDefault="009778DE" w:rsidP="00E8532E">
      <w:pPr>
        <w:spacing w:line="360" w:lineRule="auto"/>
        <w:ind w:left="720"/>
        <w:contextualSpacing/>
        <w:rPr>
          <w:rFonts w:ascii="Times New Roman" w:hAnsi="Times New Roman" w:cs="Times New Roman"/>
        </w:rPr>
      </w:pPr>
      <w:r w:rsidRPr="001D6879">
        <w:rPr>
          <w:rFonts w:ascii="Times New Roman" w:hAnsi="Times New Roman" w:cs="Times New Roman"/>
          <w:lang w:val="de-DE"/>
        </w:rPr>
        <w:t xml:space="preserve">       </w:t>
      </w:r>
      <w:r w:rsidR="00E8532E">
        <w:rPr>
          <w:rFonts w:ascii="Times New Roman" w:hAnsi="Times New Roman" w:cs="Times New Roman"/>
          <w:lang w:val="de-DE"/>
        </w:rPr>
        <w:t xml:space="preserve">   </w:t>
      </w:r>
      <w:r w:rsidRPr="00FE301A">
        <w:rPr>
          <w:rFonts w:ascii="Times New Roman" w:hAnsi="Times New Roman" w:cs="Times New Roman"/>
        </w:rPr>
        <w:t>[He] saw [him].</w:t>
      </w:r>
      <w:r w:rsidR="009C43DB">
        <w:rPr>
          <w:rFonts w:ascii="Times New Roman" w:hAnsi="Times New Roman" w:cs="Times New Roman"/>
        </w:rPr>
        <w:t xml:space="preserve"> (Huang, 1984, p. 533)</w:t>
      </w:r>
    </w:p>
    <w:p w14:paraId="45AC9468" w14:textId="77777777" w:rsidR="009778DE" w:rsidRDefault="009778DE" w:rsidP="001D6879">
      <w:pPr>
        <w:spacing w:line="360" w:lineRule="auto"/>
        <w:ind w:left="720"/>
        <w:contextualSpacing/>
        <w:rPr>
          <w:rFonts w:ascii="Times New Roman" w:hAnsi="Times New Roman" w:cs="Times New Roman"/>
          <w:color w:val="000000" w:themeColor="text1"/>
        </w:rPr>
      </w:pPr>
    </w:p>
    <w:p w14:paraId="10424362" w14:textId="6CFF4E70" w:rsidR="009778DE" w:rsidRDefault="00E8532E" w:rsidP="001D6879">
      <w:pPr>
        <w:spacing w:line="360" w:lineRule="auto"/>
        <w:ind w:left="720"/>
        <w:contextualSpacing/>
        <w:rPr>
          <w:rFonts w:ascii="Times New Roman" w:hAnsi="Times New Roman" w:cs="Times New Roman"/>
          <w:b/>
          <w:bCs/>
        </w:rPr>
      </w:pPr>
      <w:r>
        <w:rPr>
          <w:rFonts w:ascii="Times New Roman" w:hAnsi="Times New Roman" w:cs="Times New Roman"/>
        </w:rPr>
        <w:t xml:space="preserve">     </w:t>
      </w:r>
      <w:r w:rsidR="009778DE">
        <w:rPr>
          <w:rFonts w:ascii="Times New Roman" w:hAnsi="Times New Roman" w:cs="Times New Roman"/>
        </w:rPr>
        <w:t>b</w:t>
      </w:r>
      <w:r w:rsidR="009778DE" w:rsidRPr="00FE301A">
        <w:rPr>
          <w:rFonts w:ascii="Times New Roman" w:hAnsi="Times New Roman" w:cs="Times New Roman"/>
        </w:rPr>
        <w:t>.</w:t>
      </w:r>
      <w:r w:rsidR="009778DE" w:rsidRPr="00F96F0F">
        <w:rPr>
          <w:rFonts w:ascii="Times New Roman" w:hAnsi="Times New Roman" w:cs="Times New Roman"/>
          <w:b/>
          <w:bCs/>
        </w:rPr>
        <w:t xml:space="preserve"> Overt subject </w:t>
      </w:r>
      <w:r w:rsidR="009778DE">
        <w:rPr>
          <w:rFonts w:ascii="Times New Roman" w:hAnsi="Times New Roman" w:cs="Times New Roman"/>
          <w:b/>
          <w:bCs/>
        </w:rPr>
        <w:t xml:space="preserve">in </w:t>
      </w:r>
      <w:r w:rsidR="009778DE" w:rsidRPr="00F96F0F">
        <w:rPr>
          <w:rFonts w:ascii="Times New Roman" w:hAnsi="Times New Roman" w:cs="Times New Roman"/>
          <w:b/>
          <w:bCs/>
        </w:rPr>
        <w:t>English</w:t>
      </w:r>
    </w:p>
    <w:p w14:paraId="591FC7DD" w14:textId="022F1124" w:rsidR="009778DE" w:rsidRDefault="00E8532E" w:rsidP="001D6879">
      <w:pPr>
        <w:spacing w:line="360" w:lineRule="auto"/>
        <w:ind w:left="720"/>
        <w:contextualSpacing/>
        <w:rPr>
          <w:rFonts w:ascii="Times New Roman" w:hAnsi="Times New Roman" w:cs="Times New Roman"/>
        </w:rPr>
      </w:pPr>
      <w:r>
        <w:rPr>
          <w:rFonts w:ascii="Times New Roman" w:hAnsi="Times New Roman" w:cs="Times New Roman"/>
        </w:rPr>
        <w:t xml:space="preserve">     </w:t>
      </w:r>
      <w:r w:rsidR="009778DE">
        <w:rPr>
          <w:rFonts w:ascii="Times New Roman" w:hAnsi="Times New Roman" w:cs="Times New Roman"/>
        </w:rPr>
        <w:t>Susan gave Betsy a pet hamster.</w:t>
      </w:r>
    </w:p>
    <w:p w14:paraId="33434B25" w14:textId="10F0D7E9" w:rsidR="009778DE" w:rsidRPr="00EE1892" w:rsidRDefault="00E8532E" w:rsidP="001D6879">
      <w:pPr>
        <w:spacing w:line="360" w:lineRule="auto"/>
        <w:ind w:left="720"/>
        <w:contextualSpacing/>
        <w:rPr>
          <w:rFonts w:ascii="Times New Roman" w:hAnsi="Times New Roman" w:cs="Times New Roman"/>
        </w:rPr>
      </w:pPr>
      <w:r>
        <w:rPr>
          <w:rFonts w:ascii="Times New Roman" w:hAnsi="Times New Roman" w:cs="Times New Roman"/>
          <w:i/>
          <w:iCs/>
        </w:rPr>
        <w:t xml:space="preserve">     </w:t>
      </w:r>
      <w:r w:rsidR="009778DE" w:rsidRPr="00E83AA2">
        <w:rPr>
          <w:rFonts w:ascii="Times New Roman" w:hAnsi="Times New Roman" w:cs="Times New Roman"/>
          <w:i/>
          <w:iCs/>
        </w:rPr>
        <w:t>Susan/She</w:t>
      </w:r>
      <w:r w:rsidR="009778DE">
        <w:rPr>
          <w:rFonts w:ascii="Times New Roman" w:hAnsi="Times New Roman" w:cs="Times New Roman"/>
        </w:rPr>
        <w:t xml:space="preserve"> reminded her such hamsters were quite shy.</w:t>
      </w:r>
      <w:r w:rsidR="009C43DB">
        <w:rPr>
          <w:rFonts w:ascii="Times New Roman" w:hAnsi="Times New Roman" w:cs="Times New Roman"/>
        </w:rPr>
        <w:t xml:space="preserve"> </w:t>
      </w:r>
      <w:r w:rsidR="009C43DB" w:rsidRPr="00EE1892">
        <w:rPr>
          <w:rFonts w:ascii="Times New Roman" w:hAnsi="Times New Roman" w:cs="Times New Roman"/>
        </w:rPr>
        <w:t>(</w:t>
      </w:r>
      <w:proofErr w:type="spellStart"/>
      <w:r w:rsidR="009C43DB" w:rsidRPr="00EE1892">
        <w:rPr>
          <w:rFonts w:ascii="Times New Roman" w:hAnsi="Times New Roman" w:cs="Times New Roman"/>
        </w:rPr>
        <w:t>Gorden</w:t>
      </w:r>
      <w:proofErr w:type="spellEnd"/>
      <w:r w:rsidR="009C43DB" w:rsidRPr="00EE1892">
        <w:rPr>
          <w:rFonts w:ascii="Times New Roman" w:hAnsi="Times New Roman" w:cs="Times New Roman"/>
        </w:rPr>
        <w:t xml:space="preserve"> et al. 1993, p.313)</w:t>
      </w:r>
    </w:p>
    <w:p w14:paraId="37A68676" w14:textId="497FA587" w:rsidR="009778DE" w:rsidRPr="00EE1892" w:rsidRDefault="009778DE" w:rsidP="001D6879">
      <w:pPr>
        <w:spacing w:line="360" w:lineRule="auto"/>
        <w:ind w:left="720"/>
        <w:contextualSpacing/>
        <w:jc w:val="right"/>
        <w:rPr>
          <w:rFonts w:ascii="Times New Roman" w:hAnsi="Times New Roman" w:cs="Times New Roman"/>
        </w:rPr>
      </w:pPr>
    </w:p>
    <w:p w14:paraId="6EE661BC" w14:textId="4F381153" w:rsidR="009778DE" w:rsidRDefault="00E8532E" w:rsidP="001D6879">
      <w:pPr>
        <w:spacing w:line="360" w:lineRule="auto"/>
        <w:ind w:left="720"/>
        <w:contextualSpacing/>
        <w:rPr>
          <w:rFonts w:ascii="Times New Roman" w:hAnsi="Times New Roman" w:cs="Times New Roman"/>
        </w:rPr>
      </w:pPr>
      <w:r w:rsidRPr="001D6879">
        <w:rPr>
          <w:rFonts w:ascii="Times New Roman" w:hAnsi="Times New Roman" w:cs="Times New Roman"/>
        </w:rPr>
        <w:t xml:space="preserve">     </w:t>
      </w:r>
      <w:r w:rsidR="009778DE" w:rsidRPr="001D6879">
        <w:rPr>
          <w:rFonts w:ascii="Times New Roman" w:hAnsi="Times New Roman" w:cs="Times New Roman"/>
        </w:rPr>
        <w:t xml:space="preserve">c. </w:t>
      </w:r>
      <w:r w:rsidR="009778DE" w:rsidRPr="0096481E">
        <w:rPr>
          <w:rFonts w:ascii="Times New Roman" w:hAnsi="Times New Roman" w:cs="Times New Roman"/>
          <w:b/>
          <w:bCs/>
        </w:rPr>
        <w:t xml:space="preserve">Null subject </w:t>
      </w:r>
      <w:r w:rsidR="009778DE">
        <w:rPr>
          <w:rFonts w:ascii="Times New Roman" w:hAnsi="Times New Roman" w:cs="Times New Roman"/>
          <w:b/>
          <w:bCs/>
        </w:rPr>
        <w:t xml:space="preserve">in </w:t>
      </w:r>
      <w:r w:rsidR="009778DE" w:rsidRPr="0096481E">
        <w:rPr>
          <w:rFonts w:ascii="Times New Roman" w:hAnsi="Times New Roman" w:cs="Times New Roman"/>
          <w:b/>
          <w:bCs/>
        </w:rPr>
        <w:t>Italia</w:t>
      </w:r>
      <w:r w:rsidR="009778DE">
        <w:rPr>
          <w:rFonts w:ascii="Times New Roman" w:hAnsi="Times New Roman" w:cs="Times New Roman"/>
          <w:b/>
          <w:bCs/>
        </w:rPr>
        <w:t>n</w:t>
      </w:r>
    </w:p>
    <w:p w14:paraId="17404B15" w14:textId="6FB1E938" w:rsidR="009778DE" w:rsidRDefault="009778DE" w:rsidP="001D6879">
      <w:pPr>
        <w:spacing w:line="360" w:lineRule="auto"/>
        <w:ind w:left="720" w:firstLine="240"/>
        <w:contextualSpacing/>
        <w:rPr>
          <w:rFonts w:ascii="Times New Roman" w:hAnsi="Times New Roman" w:cs="Times New Roman"/>
        </w:rPr>
      </w:pPr>
      <w:r>
        <w:rPr>
          <w:rFonts w:ascii="Times New Roman" w:hAnsi="Times New Roman" w:cs="Times New Roman"/>
        </w:rPr>
        <w:t xml:space="preserve"> E’ </w:t>
      </w:r>
      <w:proofErr w:type="spellStart"/>
      <w:r>
        <w:rPr>
          <w:rFonts w:ascii="Times New Roman" w:hAnsi="Times New Roman" w:cs="Times New Roman"/>
        </w:rPr>
        <w:t>partito</w:t>
      </w:r>
      <w:proofErr w:type="spellEnd"/>
      <w:r>
        <w:rPr>
          <w:rFonts w:ascii="Times New Roman" w:hAnsi="Times New Roman" w:cs="Times New Roman"/>
        </w:rPr>
        <w:t xml:space="preserve">  </w:t>
      </w:r>
    </w:p>
    <w:p w14:paraId="188D19C1" w14:textId="3757B927" w:rsidR="009778DE" w:rsidRDefault="00E8532E" w:rsidP="001D6879">
      <w:pPr>
        <w:spacing w:line="360" w:lineRule="auto"/>
        <w:ind w:left="720" w:firstLine="240"/>
        <w:contextualSpacing/>
        <w:rPr>
          <w:rFonts w:ascii="Times New Roman" w:hAnsi="Times New Roman" w:cs="Times New Roman"/>
        </w:rPr>
      </w:pPr>
      <w:r>
        <w:rPr>
          <w:rFonts w:ascii="Times New Roman" w:hAnsi="Times New Roman" w:cs="Times New Roman"/>
        </w:rPr>
        <w:t xml:space="preserve"> </w:t>
      </w:r>
      <w:r w:rsidR="009778DE">
        <w:rPr>
          <w:rFonts w:ascii="Times New Roman" w:hAnsi="Times New Roman" w:cs="Times New Roman"/>
        </w:rPr>
        <w:t xml:space="preserve">Is-3s gone-M    </w:t>
      </w:r>
    </w:p>
    <w:p w14:paraId="40FE17DD" w14:textId="2DD1A202" w:rsidR="009778DE" w:rsidRDefault="009778DE" w:rsidP="001D6879">
      <w:pPr>
        <w:spacing w:line="360" w:lineRule="auto"/>
        <w:ind w:left="720"/>
        <w:contextualSpacing/>
        <w:rPr>
          <w:rFonts w:ascii="Times New Roman" w:hAnsi="Times New Roman" w:cs="Times New Roman"/>
        </w:rPr>
      </w:pPr>
      <w:r>
        <w:rPr>
          <w:rFonts w:ascii="Times New Roman" w:hAnsi="Times New Roman" w:cs="Times New Roman"/>
        </w:rPr>
        <w:t xml:space="preserve">    </w:t>
      </w:r>
      <w:r w:rsidR="00E8532E">
        <w:rPr>
          <w:rFonts w:ascii="Times New Roman" w:hAnsi="Times New Roman" w:cs="Times New Roman"/>
        </w:rPr>
        <w:t xml:space="preserve"> </w:t>
      </w:r>
      <w:r>
        <w:rPr>
          <w:rFonts w:ascii="Times New Roman" w:hAnsi="Times New Roman" w:cs="Times New Roman"/>
        </w:rPr>
        <w:t>‘He left.’</w:t>
      </w:r>
      <w:r w:rsidR="009C43DB">
        <w:rPr>
          <w:rFonts w:ascii="Times New Roman" w:hAnsi="Times New Roman" w:cs="Times New Roman"/>
        </w:rPr>
        <w:t xml:space="preserve"> (</w:t>
      </w:r>
      <w:r w:rsidR="009C43DB">
        <w:rPr>
          <w:rFonts w:ascii="Times New Roman" w:hAnsi="Times New Roman" w:cs="Times New Roman"/>
          <w:color w:val="000000" w:themeColor="text1"/>
        </w:rPr>
        <w:t>Tsimpli et al., 2004, p259</w:t>
      </w:r>
      <w:r w:rsidR="009C43DB">
        <w:rPr>
          <w:rFonts w:ascii="Times New Roman" w:hAnsi="Times New Roman" w:cs="Times New Roman"/>
        </w:rPr>
        <w:t>)</w:t>
      </w:r>
    </w:p>
    <w:p w14:paraId="16C7A4C3" w14:textId="77777777" w:rsidR="009778DE" w:rsidRDefault="009778DE" w:rsidP="001D6879">
      <w:pPr>
        <w:spacing w:line="360" w:lineRule="auto"/>
        <w:ind w:left="720"/>
        <w:contextualSpacing/>
        <w:rPr>
          <w:rFonts w:ascii="Times New Roman" w:hAnsi="Times New Roman" w:cs="Times New Roman"/>
        </w:rPr>
      </w:pPr>
    </w:p>
    <w:p w14:paraId="3C2114D9" w14:textId="1CD5D445" w:rsidR="009778DE" w:rsidRPr="0096481E" w:rsidRDefault="009778DE" w:rsidP="001D6879">
      <w:pPr>
        <w:spacing w:line="360" w:lineRule="auto"/>
        <w:ind w:left="960"/>
        <w:contextualSpacing/>
        <w:rPr>
          <w:rFonts w:ascii="Times New Roman" w:hAnsi="Times New Roman" w:cs="Times New Roman"/>
          <w:b/>
          <w:bCs/>
        </w:rPr>
      </w:pPr>
      <w:r>
        <w:rPr>
          <w:rFonts w:ascii="Times New Roman" w:hAnsi="Times New Roman" w:cs="Times New Roman"/>
        </w:rPr>
        <w:t xml:space="preserve">d. </w:t>
      </w:r>
      <w:r w:rsidRPr="0096481E">
        <w:rPr>
          <w:rFonts w:ascii="Times New Roman" w:hAnsi="Times New Roman" w:cs="Times New Roman"/>
          <w:b/>
          <w:bCs/>
        </w:rPr>
        <w:t xml:space="preserve">Null subject </w:t>
      </w:r>
      <w:r>
        <w:rPr>
          <w:rFonts w:ascii="Times New Roman" w:hAnsi="Times New Roman" w:cs="Times New Roman"/>
          <w:b/>
          <w:bCs/>
        </w:rPr>
        <w:t xml:space="preserve">in </w:t>
      </w:r>
      <w:r w:rsidRPr="0096481E">
        <w:rPr>
          <w:rFonts w:ascii="Times New Roman" w:hAnsi="Times New Roman" w:cs="Times New Roman"/>
          <w:b/>
          <w:bCs/>
        </w:rPr>
        <w:t>Spanish</w:t>
      </w:r>
    </w:p>
    <w:p w14:paraId="5C29AF08" w14:textId="77777777" w:rsidR="009778DE" w:rsidRDefault="009778DE" w:rsidP="0009546C">
      <w:pPr>
        <w:spacing w:line="360" w:lineRule="auto"/>
        <w:ind w:firstLine="960"/>
        <w:contextualSpacing/>
        <w:rPr>
          <w:rFonts w:ascii="Times New Roman" w:hAnsi="Times New Roman" w:cs="Times New Roman"/>
          <w:color w:val="000000" w:themeColor="text1"/>
        </w:rPr>
      </w:pPr>
      <w:r>
        <w:rPr>
          <w:rFonts w:ascii="Times New Roman" w:hAnsi="Times New Roman" w:cs="Times New Roman"/>
        </w:rPr>
        <w:t>Pedro/</w:t>
      </w:r>
      <w:r w:rsidRPr="00380DE1">
        <w:rPr>
          <w:rFonts w:ascii="Times New Roman" w:hAnsi="Times New Roman" w:cs="Times New Roman"/>
          <w:i/>
          <w:iCs/>
        </w:rPr>
        <w:t>pro</w:t>
      </w:r>
      <w:r>
        <w:rPr>
          <w:rFonts w:ascii="Times New Roman" w:hAnsi="Times New Roman" w:cs="Times New Roman"/>
          <w:i/>
          <w:iCs/>
        </w:rPr>
        <w:t xml:space="preserve"> </w:t>
      </w:r>
      <w:proofErr w:type="spellStart"/>
      <w:r w:rsidRPr="00FE51CA">
        <w:rPr>
          <w:rFonts w:ascii="Times New Roman" w:hAnsi="Times New Roman" w:cs="Times New Roman"/>
          <w:color w:val="000000" w:themeColor="text1"/>
        </w:rPr>
        <w:t>salió</w:t>
      </w:r>
      <w:proofErr w:type="spellEnd"/>
      <w:r w:rsidRPr="00FE51CA">
        <w:rPr>
          <w:rFonts w:ascii="Times New Roman" w:hAnsi="Times New Roman" w:cs="Times New Roman"/>
          <w:color w:val="000000" w:themeColor="text1"/>
        </w:rPr>
        <w:t xml:space="preserve"> del </w:t>
      </w:r>
      <w:proofErr w:type="spellStart"/>
      <w:r w:rsidRPr="00FE51CA">
        <w:rPr>
          <w:rFonts w:ascii="Times New Roman" w:hAnsi="Times New Roman" w:cs="Times New Roman"/>
          <w:color w:val="000000" w:themeColor="text1"/>
        </w:rPr>
        <w:t>restaurante</w:t>
      </w:r>
      <w:proofErr w:type="spellEnd"/>
      <w:r>
        <w:rPr>
          <w:rFonts w:ascii="Times New Roman" w:hAnsi="Times New Roman" w:cs="Times New Roman"/>
          <w:color w:val="000000" w:themeColor="text1"/>
        </w:rPr>
        <w:t>.</w:t>
      </w:r>
    </w:p>
    <w:p w14:paraId="462CBCD1" w14:textId="77777777" w:rsidR="009778DE" w:rsidRDefault="009778DE" w:rsidP="0009546C">
      <w:pPr>
        <w:spacing w:line="360" w:lineRule="auto"/>
        <w:ind w:left="240" w:firstLine="720"/>
        <w:contextualSpacing/>
        <w:rPr>
          <w:rFonts w:ascii="Times New Roman" w:hAnsi="Times New Roman" w:cs="Times New Roman"/>
          <w:color w:val="000000" w:themeColor="text1"/>
        </w:rPr>
      </w:pPr>
      <w:r w:rsidRPr="00FE51CA">
        <w:rPr>
          <w:rFonts w:ascii="Times New Roman" w:hAnsi="Times New Roman" w:cs="Times New Roman"/>
          <w:color w:val="000000" w:themeColor="text1"/>
        </w:rPr>
        <w:t>Pedro/</w:t>
      </w:r>
      <w:r w:rsidRPr="00FE51CA">
        <w:rPr>
          <w:rFonts w:ascii="Times New Roman" w:hAnsi="Times New Roman" w:cs="Times New Roman"/>
          <w:i/>
          <w:iCs/>
          <w:color w:val="000000" w:themeColor="text1"/>
        </w:rPr>
        <w:t>pro</w:t>
      </w:r>
      <w:r w:rsidRPr="00FE51CA">
        <w:rPr>
          <w:rFonts w:ascii="Times New Roman" w:hAnsi="Times New Roman" w:cs="Times New Roman"/>
          <w:color w:val="000000" w:themeColor="text1"/>
        </w:rPr>
        <w:t xml:space="preserve"> left   </w:t>
      </w:r>
      <w:proofErr w:type="spellStart"/>
      <w:r w:rsidRPr="00FE51CA">
        <w:rPr>
          <w:rFonts w:ascii="Times New Roman" w:hAnsi="Times New Roman" w:cs="Times New Roman"/>
          <w:color w:val="000000" w:themeColor="text1"/>
        </w:rPr>
        <w:t>of+the</w:t>
      </w:r>
      <w:proofErr w:type="spellEnd"/>
      <w:r w:rsidRPr="00FE51CA">
        <w:rPr>
          <w:rFonts w:ascii="Times New Roman" w:hAnsi="Times New Roman" w:cs="Times New Roman"/>
          <w:color w:val="000000" w:themeColor="text1"/>
        </w:rPr>
        <w:t xml:space="preserve"> restaurant.</w:t>
      </w:r>
    </w:p>
    <w:p w14:paraId="0B10C7EA" w14:textId="78930FD1" w:rsidR="009778DE" w:rsidRDefault="009778DE" w:rsidP="0009546C">
      <w:pPr>
        <w:spacing w:line="360" w:lineRule="auto"/>
        <w:ind w:left="240" w:firstLine="720"/>
        <w:contextualSpacing/>
        <w:rPr>
          <w:rFonts w:ascii="Times New Roman" w:hAnsi="Times New Roman" w:cs="Times New Roman"/>
        </w:rPr>
      </w:pPr>
      <w:r>
        <w:rPr>
          <w:rFonts w:ascii="Times New Roman" w:hAnsi="Times New Roman" w:cs="Times New Roman"/>
        </w:rPr>
        <w:t>‘(Peter) left the restaurant.’</w:t>
      </w:r>
      <w:r w:rsidR="009C43DB">
        <w:rPr>
          <w:rFonts w:ascii="Times New Roman" w:hAnsi="Times New Roman" w:cs="Times New Roman"/>
        </w:rPr>
        <w:t xml:space="preserve"> (</w:t>
      </w:r>
      <w:r w:rsidR="009C43DB">
        <w:rPr>
          <w:rFonts w:ascii="Times New Roman" w:hAnsi="Times New Roman" w:cs="Times New Roman"/>
          <w:color w:val="000000" w:themeColor="text1"/>
        </w:rPr>
        <w:t>Chamorro, 2018, p2</w:t>
      </w:r>
      <w:r w:rsidR="009C43DB">
        <w:rPr>
          <w:rFonts w:ascii="Times New Roman" w:hAnsi="Times New Roman" w:cs="Times New Roman"/>
        </w:rPr>
        <w:t>)</w:t>
      </w:r>
    </w:p>
    <w:p w14:paraId="0A81234E" w14:textId="77777777" w:rsidR="009778DE" w:rsidRDefault="009778DE" w:rsidP="00F47A66">
      <w:pPr>
        <w:spacing w:line="360" w:lineRule="auto"/>
        <w:ind w:right="600"/>
        <w:jc w:val="right"/>
        <w:rPr>
          <w:rFonts w:ascii="Times New Roman" w:hAnsi="Times New Roman" w:cs="Times New Roman"/>
        </w:rPr>
      </w:pPr>
    </w:p>
    <w:p w14:paraId="4DB2171A" w14:textId="77777777" w:rsidR="000F268A" w:rsidRDefault="00BA296A" w:rsidP="000F268A">
      <w:pPr>
        <w:spacing w:line="480" w:lineRule="auto"/>
        <w:contextualSpacing/>
        <w:rPr>
          <w:rFonts w:ascii="Times New Roman" w:hAnsi="Times New Roman" w:cs="Times New Roman"/>
          <w:i/>
          <w:iCs/>
          <w:color w:val="000000" w:themeColor="text1"/>
        </w:rPr>
      </w:pPr>
      <w:r w:rsidRPr="00BA296A">
        <w:rPr>
          <w:rFonts w:ascii="Times New Roman" w:hAnsi="Times New Roman" w:cs="Times New Roman"/>
          <w:i/>
          <w:iCs/>
          <w:color w:val="000000" w:themeColor="text1"/>
        </w:rPr>
        <w:t>Co</w:t>
      </w:r>
      <w:r w:rsidR="000F268A">
        <w:rPr>
          <w:rFonts w:ascii="Times New Roman" w:hAnsi="Times New Roman" w:cs="Times New Roman"/>
          <w:i/>
          <w:iCs/>
          <w:color w:val="000000" w:themeColor="text1"/>
        </w:rPr>
        <w:t>m</w:t>
      </w:r>
      <w:r w:rsidRPr="00BA296A">
        <w:rPr>
          <w:rFonts w:ascii="Times New Roman" w:hAnsi="Times New Roman" w:cs="Times New Roman"/>
          <w:i/>
          <w:iCs/>
          <w:color w:val="000000" w:themeColor="text1"/>
        </w:rPr>
        <w:t>prehension</w:t>
      </w:r>
    </w:p>
    <w:p w14:paraId="3235AF1C" w14:textId="3EA3B98C" w:rsidR="00842817" w:rsidRDefault="00842817" w:rsidP="00F47A66">
      <w:pPr>
        <w:spacing w:line="480" w:lineRule="auto"/>
        <w:contextualSpacing/>
        <w:rPr>
          <w:rFonts w:ascii="Times New Roman" w:hAnsi="Times New Roman" w:cs="Times New Roman"/>
          <w:color w:val="000000" w:themeColor="text1"/>
        </w:rPr>
      </w:pPr>
      <w:r w:rsidRPr="00FE51CA">
        <w:rPr>
          <w:rFonts w:ascii="Times New Roman" w:hAnsi="Times New Roman" w:cs="Times New Roman"/>
          <w:color w:val="000000" w:themeColor="text1"/>
        </w:rPr>
        <w:t>From a pragmatic perspective, Accessibility Theory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{"citationID":"1HAcTNjf","properties":{"formattedCitation":"(Ariel, 1990)","plainCitation":"(Ariel, 1990)","dontUpdate":true,"noteIndex":0},"citationItems":[{"id":31,"uris":["http://zotero.org/users/local/x6SmP7TL/items/RKTV55CJ"],"itemData":{"id":31,"type":"book","abstract":"Accessing Noun-Phrase Antecedents offers a radical shift in the analysis of discourse anaphora, from a purely pragmatic account to a cognitive account, in terms of processing procedures. Mira Ariel defines referring expressions as markers signalling the degree of Accessibility in memory of the antecedent. The notion of Accessibility is explicitly defined, the crucial factors being the Salience of the antecedent, and the Unity between the antecedent and the anaphor.\nThis analysis yields an astonishing array of new results. The precise distribution of referring expressions in actual discourse is directly predicted. Several universals of anaphoric relations are stated. Thus, although not all languages necessarily have the same markers, and nor do they assign them precisely the same function, Ariel shows that they all obey the same Accessibility marking hierarchy.\nThis book will be compulsory reading for anyone with an interest in the semantics and pragmatics of referring expressions, in the interaction of semantics and pragmatics, and more generally in the interaction between peripheral and central cognitive systems.","event-place":"London","ISBN":"978-1-315-85747-3","note":"DOI: 10.4324/9781315857473","number-of-pages":"280","publisher":"Routledge","publisher-place":"London","title":"Accessing Noun-Phrase Antecedents (RLE Linguistics B: Grammar)","title-short":"Accessing Noun-Phrase Antecedents (RLE Linguistics B","author":[{"family":"Ariel","given":"Mira"}],"issued":{"date-parts":[["1990"]]}}}],"schema":"https://github.com/citation-style-language/schema/raw/master/csl-citation.json"}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Ariel, 1990</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posits that the appropriateness of a referring expression is associated with the accessibility of the referent under discussion. The accessibility of the referent in the speaker’s mental representation is influenced by multiple factors, with topicality being one of them. In many cases, a discourse topic is typically the gr</w:t>
      </w:r>
      <w:r w:rsidRPr="00FE51CA">
        <w:rPr>
          <w:rFonts w:ascii="Times New Roman" w:hAnsi="Times New Roman" w:cs="Times New Roman"/>
          <w:noProof/>
          <w:color w:val="000000" w:themeColor="text1"/>
        </w:rPr>
        <w:t>a</w:t>
      </w:r>
      <w:r w:rsidRPr="00FE51CA">
        <w:rPr>
          <w:rFonts w:ascii="Times New Roman" w:hAnsi="Times New Roman" w:cs="Times New Roman"/>
          <w:color w:val="000000" w:themeColor="text1"/>
        </w:rPr>
        <w:t xml:space="preserve">mmatical subject of a sentence. As such, an antecedent in the subject/topic position has higher accessibility than an antecedent in a non-subject/non-topic </w:t>
      </w:r>
      <w:proofErr w:type="gramStart"/>
      <w:r w:rsidRPr="00FE51CA">
        <w:rPr>
          <w:rFonts w:ascii="Times New Roman" w:hAnsi="Times New Roman" w:cs="Times New Roman"/>
          <w:color w:val="000000" w:themeColor="text1"/>
        </w:rPr>
        <w:t>position, and</w:t>
      </w:r>
      <w:proofErr w:type="gramEnd"/>
      <w:r w:rsidRPr="00FE51CA">
        <w:rPr>
          <w:rFonts w:ascii="Times New Roman" w:hAnsi="Times New Roman" w:cs="Times New Roman"/>
          <w:color w:val="000000" w:themeColor="text1"/>
        </w:rPr>
        <w:t xml:space="preserve"> is thus more likely to be referred to with a more reduced expression (e.g., overt or null pronouns). Furthermore, NPs and </w:t>
      </w:r>
      <w:r w:rsidR="002C416E">
        <w:rPr>
          <w:rFonts w:ascii="Times New Roman" w:hAnsi="Times New Roman" w:cs="Times New Roman"/>
          <w:color w:val="000000" w:themeColor="text1"/>
        </w:rPr>
        <w:t>(in pro-drop languages)</w:t>
      </w:r>
      <w:r w:rsidR="002C416E" w:rsidRPr="00FE51CA">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t>overt pronouns</w:t>
      </w:r>
      <w:r>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t xml:space="preserve">can be used to refer to a referent of lower accessibility, signalling topic shift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{"citationID":"py3yt9BL","properties":{"formattedCitation":"(Chamorro, 2018)","plainCitation":"(Chamorro, 2018)","noteIndex":0},"citationItems":[{"id":53,"uris":["http://zotero.org/users/local/x6SmP7TL/items/2XGF8KU6"],"itemData":{"id":53,"type":"article-journal","abstract":"Research on anaphora resolution reveals that speakers’ interpretation of pronominal subjects is often inconsistent, with results differing in terms of the antecedent preferences of these speakers and the factors that affect these preferences. The present study investigates anaphora resolution by native speakers of Spanish using an offline judgment task where participants are presented with globally ambiguous anaphora to test the predictions of Carminati’s (2002) Position of Antecedent Strategy (PAS) with Spanish intra-sentential Main-Subordinate anaphora. The results show that native speakers of Iberian Spanish have a clear preference for the object as the antecedent for the overt pronoun with this structure, while a preference for the subject as the antecedent for the null pronoun was not revealed. These findings appear to be at odds with the PAS and suggest that anaphora resolution is affected by clause order.","container-title":"Glossa: a journal of general linguistics","DOI":"10.5334/gjgl.256","ISSN":"2397-1835","issue":"1","source":"DOI.org (Crossref)","title":"Offline interpretation of subject pronouns by native speakers of Spanish","URL":"https://www.glossa-journal.org/article/id/4995/","volume":"3","author":[{"family":"Chamorro","given":"Gloria"}],"accessed":{"date-parts":[["2024",3,23]]},"issued":{"date-parts":[["2018",2,16]]}}}],"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(Chamorro, 2018)</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w:t>
      </w:r>
      <w:r>
        <w:rPr>
          <w:rFonts w:ascii="Times New Roman" w:hAnsi="Times New Roman" w:cs="Times New Roman"/>
          <w:color w:val="000000" w:themeColor="text1"/>
        </w:rPr>
        <w:t xml:space="preserve"> </w:t>
      </w:r>
    </w:p>
    <w:p w14:paraId="3D3F0D60" w14:textId="77777777" w:rsidR="0024071E" w:rsidRDefault="0024071E" w:rsidP="0024071E">
      <w:pPr>
        <w:spacing w:line="480" w:lineRule="auto"/>
        <w:contextualSpacing/>
        <w:rPr>
          <w:rFonts w:ascii="Times New Roman" w:hAnsi="Times New Roman" w:cs="Times New Roman"/>
          <w:color w:val="000000" w:themeColor="text1"/>
        </w:rPr>
      </w:pPr>
    </w:p>
    <w:p w14:paraId="527A2734" w14:textId="71AC06B3" w:rsidR="00F60EFA" w:rsidRPr="000F268A" w:rsidRDefault="0075187D" w:rsidP="00EE1892">
      <w:pPr>
        <w:spacing w:line="480" w:lineRule="auto"/>
        <w:contextualSpacing/>
        <w:rPr>
          <w:rFonts w:ascii="Times New Roman" w:hAnsi="Times New Roman" w:cs="Times New Roman"/>
          <w:i/>
          <w:iCs/>
          <w:color w:val="000000" w:themeColor="text1"/>
        </w:rPr>
      </w:pPr>
      <w:r>
        <w:rPr>
          <w:rFonts w:ascii="Times New Roman" w:hAnsi="Times New Roman" w:cs="Times New Roman"/>
          <w:color w:val="000000" w:themeColor="text1"/>
        </w:rPr>
        <w:t>Generally, t</w:t>
      </w:r>
      <w:r w:rsidR="00BA5563">
        <w:rPr>
          <w:rFonts w:ascii="Times New Roman" w:hAnsi="Times New Roman" w:cs="Times New Roman"/>
          <w:color w:val="000000" w:themeColor="text1"/>
        </w:rPr>
        <w:t xml:space="preserve">he interpretational biases of </w:t>
      </w:r>
      <w:r>
        <w:rPr>
          <w:rFonts w:ascii="Times New Roman" w:hAnsi="Times New Roman" w:cs="Times New Roman"/>
          <w:color w:val="000000" w:themeColor="text1"/>
        </w:rPr>
        <w:t>Mandarin, English, Italian, and Spanish</w:t>
      </w:r>
      <w:r w:rsidR="00F96F0F">
        <w:rPr>
          <w:rFonts w:ascii="Times New Roman" w:hAnsi="Times New Roman" w:cs="Times New Roman"/>
          <w:color w:val="000000" w:themeColor="text1"/>
        </w:rPr>
        <w:t xml:space="preserve"> pronouns</w:t>
      </w:r>
      <w:r>
        <w:rPr>
          <w:rFonts w:ascii="Times New Roman" w:hAnsi="Times New Roman" w:cs="Times New Roman"/>
          <w:color w:val="000000" w:themeColor="text1"/>
        </w:rPr>
        <w:t xml:space="preserve"> are compatible with the Accessibility Theory</w:t>
      </w:r>
      <w:r w:rsidR="00F96F0F">
        <w:rPr>
          <w:rFonts w:ascii="Times New Roman" w:hAnsi="Times New Roman" w:cs="Times New Roman"/>
          <w:color w:val="000000" w:themeColor="text1"/>
        </w:rPr>
        <w:t>.</w:t>
      </w:r>
      <w:r>
        <w:rPr>
          <w:rFonts w:ascii="Times New Roman" w:hAnsi="Times New Roman" w:cs="Times New Roman"/>
          <w:color w:val="000000" w:themeColor="text1"/>
        </w:rPr>
        <w:t xml:space="preserve"> </w:t>
      </w:r>
      <w:r w:rsidR="008D6260">
        <w:rPr>
          <w:rFonts w:ascii="Times New Roman" w:hAnsi="Times New Roman" w:cs="Times New Roman"/>
          <w:color w:val="000000" w:themeColor="text1"/>
        </w:rPr>
        <w:t xml:space="preserve">However, these languages differ in when and how they use pronouns, each following its own syntactic and pragmatic rules. </w:t>
      </w:r>
      <w:r>
        <w:rPr>
          <w:rFonts w:ascii="Times New Roman" w:hAnsi="Times New Roman" w:cs="Times New Roman"/>
          <w:color w:val="000000" w:themeColor="text1"/>
        </w:rPr>
        <w:t>English pronouns often refer to prominent discourse topics, usually in the subject position, indicating a strong subject bias (</w:t>
      </w:r>
      <w:r w:rsidR="004566D7">
        <w:rPr>
          <w:rFonts w:ascii="Times New Roman" w:hAnsi="Times New Roman" w:cs="Times New Roman"/>
          <w:color w:val="000000" w:themeColor="text1"/>
        </w:rPr>
        <w:t>G</w:t>
      </w:r>
      <w:r w:rsidR="004566D7">
        <w:rPr>
          <w:rFonts w:ascii="Times New Roman" w:hAnsi="Times New Roman" w:cs="Times New Roman" w:hint="eastAsia"/>
          <w:color w:val="000000" w:themeColor="text1"/>
        </w:rPr>
        <w:t>arrod</w:t>
      </w:r>
      <w:r w:rsidR="004566D7">
        <w:rPr>
          <w:rFonts w:ascii="Times New Roman" w:hAnsi="Times New Roman" w:cs="Times New Roman"/>
          <w:color w:val="000000" w:themeColor="text1"/>
        </w:rPr>
        <w:t xml:space="preserve"> &amp; S</w:t>
      </w:r>
      <w:r w:rsidR="004566D7">
        <w:rPr>
          <w:rFonts w:ascii="Times New Roman" w:hAnsi="Times New Roman" w:cs="Times New Roman" w:hint="eastAsia"/>
          <w:color w:val="000000" w:themeColor="text1"/>
        </w:rPr>
        <w:t>an</w:t>
      </w:r>
      <w:r w:rsidR="004566D7">
        <w:rPr>
          <w:rFonts w:ascii="Times New Roman" w:hAnsi="Times New Roman" w:cs="Times New Roman"/>
          <w:color w:val="000000" w:themeColor="text1"/>
        </w:rPr>
        <w:t>ford, 1982;</w:t>
      </w:r>
      <w:r w:rsidR="008546C1">
        <w:rPr>
          <w:rFonts w:ascii="Times New Roman" w:hAnsi="Times New Roman" w:cs="Times New Roman"/>
          <w:color w:val="000000" w:themeColor="text1"/>
        </w:rPr>
        <w:t xml:space="preserve"> Gordon et al., 1993</w:t>
      </w:r>
      <w:r>
        <w:rPr>
          <w:rFonts w:ascii="Times New Roman" w:hAnsi="Times New Roman" w:cs="Times New Roman"/>
          <w:color w:val="000000" w:themeColor="text1"/>
        </w:rPr>
        <w:t xml:space="preserve">). Italian </w:t>
      </w:r>
      <w:r w:rsidR="00F96F0F">
        <w:rPr>
          <w:rFonts w:ascii="Times New Roman" w:hAnsi="Times New Roman" w:cs="Times New Roman"/>
          <w:color w:val="000000" w:themeColor="text1"/>
        </w:rPr>
        <w:t xml:space="preserve">null and </w:t>
      </w:r>
      <w:r w:rsidR="002C416E">
        <w:rPr>
          <w:rFonts w:ascii="Times New Roman" w:hAnsi="Times New Roman" w:cs="Times New Roman"/>
          <w:color w:val="000000" w:themeColor="text1"/>
        </w:rPr>
        <w:t xml:space="preserve">overt </w:t>
      </w:r>
      <w:r w:rsidR="00F96F0F">
        <w:rPr>
          <w:rFonts w:ascii="Times New Roman" w:hAnsi="Times New Roman" w:cs="Times New Roman"/>
          <w:color w:val="000000" w:themeColor="text1"/>
        </w:rPr>
        <w:t xml:space="preserve">pronouns exhibit a clear division of labour, with </w:t>
      </w:r>
      <w:r w:rsidR="00842817">
        <w:rPr>
          <w:rFonts w:ascii="Times New Roman" w:hAnsi="Times New Roman" w:cs="Times New Roman"/>
          <w:color w:val="000000" w:themeColor="text1"/>
        </w:rPr>
        <w:t>null pronouns</w:t>
      </w:r>
      <w:r w:rsidR="00F96F0F">
        <w:rPr>
          <w:rFonts w:ascii="Times New Roman" w:hAnsi="Times New Roman" w:cs="Times New Roman"/>
          <w:color w:val="000000" w:themeColor="text1"/>
        </w:rPr>
        <w:t xml:space="preserve"> </w:t>
      </w:r>
      <w:r w:rsidR="00F60EFA">
        <w:rPr>
          <w:rFonts w:ascii="Times New Roman" w:hAnsi="Times New Roman" w:cs="Times New Roman"/>
          <w:color w:val="000000" w:themeColor="text1"/>
        </w:rPr>
        <w:t xml:space="preserve">being interpretated as referring to the subject referent and </w:t>
      </w:r>
      <w:r w:rsidR="00842817">
        <w:rPr>
          <w:rFonts w:ascii="Times New Roman" w:hAnsi="Times New Roman" w:cs="Times New Roman"/>
          <w:color w:val="000000" w:themeColor="text1"/>
        </w:rPr>
        <w:t>overt pronouns</w:t>
      </w:r>
      <w:r w:rsidR="00F60EFA">
        <w:rPr>
          <w:rFonts w:ascii="Times New Roman" w:hAnsi="Times New Roman" w:cs="Times New Roman"/>
          <w:color w:val="000000" w:themeColor="text1"/>
        </w:rPr>
        <w:t xml:space="preserve"> to the object referent (as shown in 2)</w:t>
      </w:r>
      <w:r w:rsidR="008D6260">
        <w:rPr>
          <w:rFonts w:ascii="Times New Roman" w:hAnsi="Times New Roman" w:cs="Times New Roman"/>
          <w:color w:val="000000" w:themeColor="text1"/>
        </w:rPr>
        <w:t xml:space="preserve">, known as </w:t>
      </w:r>
      <w:r w:rsidR="002C416E">
        <w:rPr>
          <w:rFonts w:ascii="Times New Roman" w:hAnsi="Times New Roman" w:cs="Times New Roman"/>
          <w:color w:val="000000" w:themeColor="text1"/>
        </w:rPr>
        <w:t xml:space="preserve">the </w:t>
      </w:r>
      <w:r w:rsidR="008D6260">
        <w:rPr>
          <w:rFonts w:ascii="Times New Roman" w:hAnsi="Times New Roman" w:cs="Times New Roman"/>
          <w:color w:val="000000" w:themeColor="text1"/>
        </w:rPr>
        <w:t>Position of Antecedent Strategy (Carminati, 2002)</w:t>
      </w:r>
      <w:r w:rsidR="00F60EFA">
        <w:rPr>
          <w:rFonts w:ascii="Times New Roman" w:hAnsi="Times New Roman" w:cs="Times New Roman"/>
          <w:color w:val="000000" w:themeColor="text1"/>
        </w:rPr>
        <w:t xml:space="preserve">. </w:t>
      </w:r>
      <w:r w:rsidR="00842817">
        <w:rPr>
          <w:rFonts w:ascii="Times New Roman" w:hAnsi="Times New Roman" w:cs="Times New Roman"/>
          <w:color w:val="000000" w:themeColor="text1"/>
        </w:rPr>
        <w:t>Similar to</w:t>
      </w:r>
      <w:r w:rsidR="00F60EFA">
        <w:rPr>
          <w:rFonts w:ascii="Times New Roman" w:hAnsi="Times New Roman" w:cs="Times New Roman"/>
          <w:color w:val="000000" w:themeColor="text1"/>
        </w:rPr>
        <w:t xml:space="preserve"> Italian, </w:t>
      </w:r>
      <w:r w:rsidR="00F60EFA" w:rsidRPr="00FE51CA">
        <w:rPr>
          <w:rFonts w:ascii="Times New Roman" w:hAnsi="Times New Roman" w:cs="Times New Roman"/>
          <w:color w:val="000000" w:themeColor="text1"/>
        </w:rPr>
        <w:t>Spanish null pronouns are consistently interpreted as referring to the subject antecedent</w:t>
      </w:r>
      <w:r w:rsidR="00F60EFA">
        <w:rPr>
          <w:rFonts w:ascii="Times New Roman" w:hAnsi="Times New Roman" w:cs="Times New Roman"/>
          <w:color w:val="000000" w:themeColor="text1"/>
        </w:rPr>
        <w:t xml:space="preserve">; however, </w:t>
      </w:r>
      <w:r w:rsidR="00F60EFA" w:rsidRPr="00FE51CA">
        <w:rPr>
          <w:rFonts w:ascii="Times New Roman" w:hAnsi="Times New Roman" w:cs="Times New Roman"/>
          <w:color w:val="000000" w:themeColor="text1"/>
        </w:rPr>
        <w:t xml:space="preserve">the overt pronoun in Spanish behaves differently from the overt pronoun in </w:t>
      </w:r>
      <w:proofErr w:type="gramStart"/>
      <w:r w:rsidR="008D6260" w:rsidRPr="00FE51CA">
        <w:rPr>
          <w:rFonts w:ascii="Times New Roman" w:hAnsi="Times New Roman" w:cs="Times New Roman"/>
          <w:color w:val="000000" w:themeColor="text1"/>
        </w:rPr>
        <w:t>Italian</w:t>
      </w:r>
      <w:r w:rsidR="00842817">
        <w:rPr>
          <w:rFonts w:ascii="Times New Roman" w:hAnsi="Times New Roman" w:cs="Times New Roman"/>
          <w:color w:val="000000" w:themeColor="text1"/>
        </w:rPr>
        <w:t>,</w:t>
      </w:r>
      <w:r w:rsidR="008D6260" w:rsidRPr="00FE51CA">
        <w:rPr>
          <w:rFonts w:ascii="Times New Roman" w:hAnsi="Times New Roman" w:cs="Times New Roman"/>
          <w:color w:val="000000" w:themeColor="text1"/>
        </w:rPr>
        <w:t xml:space="preserve"> and</w:t>
      </w:r>
      <w:proofErr w:type="gramEnd"/>
      <w:r w:rsidR="00F60EFA" w:rsidRPr="00FE51CA">
        <w:rPr>
          <w:rFonts w:ascii="Times New Roman" w:hAnsi="Times New Roman" w:cs="Times New Roman"/>
          <w:color w:val="000000" w:themeColor="text1"/>
        </w:rPr>
        <w:t xml:space="preserve"> is roughly equally likely to be interpreted as referring to subject and object antecedents</w:t>
      </w:r>
      <w:r w:rsidR="008D6260">
        <w:rPr>
          <w:rFonts w:ascii="Times New Roman" w:hAnsi="Times New Roman" w:cs="Times New Roman"/>
          <w:color w:val="000000" w:themeColor="text1"/>
        </w:rPr>
        <w:t xml:space="preserve"> (Filiaci et al., 2014)</w:t>
      </w:r>
      <w:r w:rsidR="00F60EFA" w:rsidRPr="00FE51CA">
        <w:rPr>
          <w:rFonts w:ascii="Times New Roman" w:hAnsi="Times New Roman" w:cs="Times New Roman"/>
          <w:color w:val="000000" w:themeColor="text1"/>
        </w:rPr>
        <w:t>.</w:t>
      </w:r>
      <w:r w:rsidR="00F60EFA">
        <w:rPr>
          <w:rFonts w:ascii="Times New Roman" w:hAnsi="Times New Roman" w:cs="Times New Roman"/>
          <w:color w:val="000000" w:themeColor="text1"/>
        </w:rPr>
        <w:t xml:space="preserve"> </w:t>
      </w:r>
    </w:p>
    <w:p w14:paraId="57D29739" w14:textId="77777777" w:rsidR="001B3A0F" w:rsidRDefault="001B3A0F" w:rsidP="001B3A0F">
      <w:pPr>
        <w:spacing w:line="360" w:lineRule="auto"/>
        <w:contextualSpacing/>
        <w:rPr>
          <w:rFonts w:ascii="Times New Roman" w:hAnsi="Times New Roman" w:cs="Times New Roman"/>
          <w:color w:val="000000" w:themeColor="text1"/>
        </w:rPr>
      </w:pPr>
    </w:p>
    <w:p w14:paraId="258AB925" w14:textId="517A9527" w:rsidR="00F60EFA" w:rsidRPr="00FE51CA" w:rsidRDefault="00F60EFA" w:rsidP="001B3A0F">
      <w:pPr>
        <w:spacing w:line="360" w:lineRule="auto"/>
        <w:ind w:left="720"/>
        <w:contextualSpacing/>
        <w:jc w:val="both"/>
        <w:rPr>
          <w:rFonts w:ascii="Times New Roman" w:hAnsi="Times New Roman" w:cs="Times New Roman"/>
          <w:color w:val="000000" w:themeColor="text1"/>
          <w:lang w:val="it-IT"/>
        </w:rPr>
      </w:pPr>
      <w:r>
        <w:rPr>
          <w:rFonts w:ascii="Times New Roman" w:hAnsi="Times New Roman" w:cs="Times New Roman"/>
          <w:color w:val="000000" w:themeColor="text1"/>
          <w:lang w:val="it-IT"/>
        </w:rPr>
        <w:t>(2)</w:t>
      </w:r>
      <w:r w:rsidR="00C3546F">
        <w:rPr>
          <w:rFonts w:ascii="Times New Roman" w:hAnsi="Times New Roman" w:cs="Times New Roman"/>
          <w:color w:val="000000" w:themeColor="text1"/>
          <w:lang w:val="it-IT"/>
        </w:rPr>
        <w:t>.</w:t>
      </w:r>
      <w:r w:rsidR="00F47A66">
        <w:rPr>
          <w:rFonts w:ascii="Times New Roman" w:hAnsi="Times New Roman" w:cs="Times New Roman"/>
          <w:color w:val="000000" w:themeColor="text1"/>
          <w:lang w:val="it-IT"/>
        </w:rPr>
        <w:t xml:space="preserve"> </w:t>
      </w:r>
      <w:proofErr w:type="spellStart"/>
      <w:r w:rsidRPr="00FE51CA">
        <w:rPr>
          <w:rFonts w:ascii="Times New Roman" w:hAnsi="Times New Roman" w:cs="Times New Roman"/>
          <w:color w:val="000000" w:themeColor="text1"/>
          <w:lang w:val="it-IT"/>
        </w:rPr>
        <w:t>Marta</w:t>
      </w:r>
      <w:r>
        <w:rPr>
          <w:rFonts w:ascii="Times New Roman" w:hAnsi="Times New Roman" w:cs="Times New Roman"/>
          <w:color w:val="000000" w:themeColor="text1"/>
          <w:vertAlign w:val="subscript"/>
          <w:lang w:val="it-IT"/>
        </w:rPr>
        <w:t>i</w:t>
      </w:r>
      <w:proofErr w:type="spellEnd"/>
      <w:r w:rsidRPr="00FE51CA">
        <w:rPr>
          <w:rFonts w:ascii="Times New Roman" w:hAnsi="Times New Roman" w:cs="Times New Roman"/>
          <w:color w:val="000000" w:themeColor="text1"/>
          <w:lang w:val="it-IT"/>
        </w:rPr>
        <w:t xml:space="preserve"> scriveva frequentemente a </w:t>
      </w:r>
      <w:proofErr w:type="spellStart"/>
      <w:r w:rsidRPr="00FE51CA">
        <w:rPr>
          <w:rFonts w:ascii="Times New Roman" w:hAnsi="Times New Roman" w:cs="Times New Roman"/>
          <w:color w:val="000000" w:themeColor="text1"/>
          <w:lang w:val="it-IT"/>
        </w:rPr>
        <w:t>Piera</w:t>
      </w:r>
      <w:r>
        <w:rPr>
          <w:rFonts w:ascii="Times New Roman" w:hAnsi="Times New Roman" w:cs="Times New Roman"/>
          <w:color w:val="000000" w:themeColor="text1"/>
          <w:vertAlign w:val="subscript"/>
          <w:lang w:val="it-IT"/>
        </w:rPr>
        <w:t>j</w:t>
      </w:r>
      <w:proofErr w:type="spellEnd"/>
      <w:r w:rsidRPr="00FE51CA">
        <w:rPr>
          <w:rFonts w:ascii="Times New Roman" w:hAnsi="Times New Roman" w:cs="Times New Roman"/>
          <w:color w:val="000000" w:themeColor="text1"/>
          <w:lang w:val="it-IT"/>
        </w:rPr>
        <w:t xml:space="preserve"> quando </w:t>
      </w:r>
      <w:r w:rsidRPr="00FE51CA">
        <w:rPr>
          <w:rFonts w:ascii="Cambria Math" w:hAnsi="Cambria Math" w:cs="Cambria Math"/>
          <w:color w:val="000000" w:themeColor="text1"/>
          <w:lang w:val="it-IT"/>
        </w:rPr>
        <w:t>∅</w:t>
      </w:r>
      <w:r>
        <w:rPr>
          <w:rFonts w:ascii="Cambria Math" w:hAnsi="Cambria Math" w:cs="Cambria Math"/>
          <w:color w:val="000000" w:themeColor="text1"/>
          <w:vertAlign w:val="subscript"/>
          <w:lang w:val="it-IT"/>
        </w:rPr>
        <w:t>i</w:t>
      </w:r>
      <w:r w:rsidRPr="00FE51CA">
        <w:rPr>
          <w:rFonts w:ascii="Times New Roman" w:hAnsi="Times New Roman" w:cs="Times New Roman"/>
          <w:color w:val="000000" w:themeColor="text1"/>
          <w:lang w:val="it-IT"/>
        </w:rPr>
        <w:t>/</w:t>
      </w:r>
      <w:proofErr w:type="spellStart"/>
      <w:r w:rsidRPr="00FE51CA">
        <w:rPr>
          <w:rFonts w:ascii="Times New Roman" w:hAnsi="Times New Roman" w:cs="Times New Roman"/>
          <w:color w:val="000000" w:themeColor="text1"/>
          <w:lang w:val="it-IT"/>
        </w:rPr>
        <w:t>lei</w:t>
      </w:r>
      <w:r>
        <w:rPr>
          <w:rFonts w:ascii="Times New Roman" w:hAnsi="Times New Roman" w:cs="Times New Roman"/>
          <w:color w:val="000000" w:themeColor="text1"/>
          <w:vertAlign w:val="subscript"/>
          <w:lang w:val="it-IT"/>
        </w:rPr>
        <w:t>j</w:t>
      </w:r>
      <w:proofErr w:type="spellEnd"/>
      <w:r w:rsidRPr="00FE51CA">
        <w:rPr>
          <w:rFonts w:ascii="Times New Roman" w:hAnsi="Times New Roman" w:cs="Times New Roman"/>
          <w:color w:val="000000" w:themeColor="text1"/>
          <w:lang w:val="it-IT"/>
        </w:rPr>
        <w:t xml:space="preserve"> era negli Stati Uniti.</w:t>
      </w:r>
    </w:p>
    <w:p w14:paraId="7991ABD5" w14:textId="4AC145F7" w:rsidR="00F60EFA" w:rsidRDefault="00F60EFA" w:rsidP="001B3A0F">
      <w:pPr>
        <w:spacing w:line="360" w:lineRule="auto"/>
        <w:ind w:left="720"/>
        <w:contextualSpacing/>
        <w:jc w:val="both"/>
        <w:rPr>
          <w:rFonts w:ascii="Times New Roman" w:hAnsi="Times New Roman" w:cs="Times New Roman"/>
          <w:color w:val="000000" w:themeColor="text1"/>
        </w:rPr>
      </w:pPr>
      <w:r w:rsidRPr="00FE51CA">
        <w:rPr>
          <w:rFonts w:ascii="Times New Roman" w:hAnsi="Times New Roman" w:cs="Times New Roman"/>
          <w:color w:val="000000" w:themeColor="text1"/>
          <w:lang w:val="it-IT"/>
        </w:rPr>
        <w:t xml:space="preserve">     </w:t>
      </w:r>
      <w:r w:rsidRPr="00FE51CA">
        <w:rPr>
          <w:rFonts w:ascii="Times New Roman" w:hAnsi="Times New Roman" w:cs="Times New Roman"/>
          <w:color w:val="000000" w:themeColor="text1"/>
        </w:rPr>
        <w:t>‘</w:t>
      </w:r>
      <w:proofErr w:type="spellStart"/>
      <w:r w:rsidRPr="00FE51CA">
        <w:rPr>
          <w:rFonts w:ascii="Times New Roman" w:hAnsi="Times New Roman" w:cs="Times New Roman"/>
          <w:color w:val="000000" w:themeColor="text1"/>
        </w:rPr>
        <w:t>Marta</w:t>
      </w:r>
      <w:r>
        <w:rPr>
          <w:rFonts w:ascii="Times New Roman" w:hAnsi="Times New Roman" w:cs="Times New Roman"/>
          <w:color w:val="000000" w:themeColor="text1"/>
          <w:vertAlign w:val="subscript"/>
        </w:rPr>
        <w:t>i</w:t>
      </w:r>
      <w:proofErr w:type="spellEnd"/>
      <w:r w:rsidRPr="00FE51CA">
        <w:rPr>
          <w:rFonts w:ascii="Times New Roman" w:hAnsi="Times New Roman" w:cs="Times New Roman"/>
          <w:color w:val="000000" w:themeColor="text1"/>
        </w:rPr>
        <w:t xml:space="preserve"> wrote frequently to </w:t>
      </w:r>
      <w:proofErr w:type="spellStart"/>
      <w:r w:rsidRPr="00FE51CA">
        <w:rPr>
          <w:rFonts w:ascii="Times New Roman" w:hAnsi="Times New Roman" w:cs="Times New Roman"/>
          <w:color w:val="000000" w:themeColor="text1"/>
        </w:rPr>
        <w:t>Piera</w:t>
      </w:r>
      <w:r>
        <w:rPr>
          <w:rFonts w:ascii="Times New Roman" w:hAnsi="Times New Roman" w:cs="Times New Roman"/>
          <w:color w:val="000000" w:themeColor="text1"/>
          <w:vertAlign w:val="subscript"/>
        </w:rPr>
        <w:t>j</w:t>
      </w:r>
      <w:proofErr w:type="spellEnd"/>
      <w:r w:rsidRPr="00FE51CA">
        <w:rPr>
          <w:rFonts w:ascii="Times New Roman" w:hAnsi="Times New Roman" w:cs="Times New Roman"/>
          <w:color w:val="000000" w:themeColor="text1"/>
        </w:rPr>
        <w:t xml:space="preserve"> when </w:t>
      </w:r>
      <w:r w:rsidRPr="00FE51CA">
        <w:rPr>
          <w:rFonts w:ascii="Cambria Math" w:hAnsi="Cambria Math" w:cs="Cambria Math"/>
          <w:color w:val="000000" w:themeColor="text1"/>
        </w:rPr>
        <w:t>∅</w:t>
      </w:r>
      <w:proofErr w:type="spellStart"/>
      <w:r>
        <w:rPr>
          <w:rFonts w:ascii="Cambria Math" w:hAnsi="Cambria Math" w:cs="Cambria Math"/>
          <w:color w:val="000000" w:themeColor="text1"/>
          <w:vertAlign w:val="subscript"/>
        </w:rPr>
        <w:t>i</w:t>
      </w:r>
      <w:proofErr w:type="spellEnd"/>
      <w:r w:rsidRPr="00FE51CA">
        <w:rPr>
          <w:rFonts w:ascii="Times New Roman" w:hAnsi="Times New Roman" w:cs="Times New Roman"/>
          <w:color w:val="000000" w:themeColor="text1"/>
        </w:rPr>
        <w:t>/</w:t>
      </w:r>
      <w:proofErr w:type="spellStart"/>
      <w:r w:rsidRPr="00FE51CA">
        <w:rPr>
          <w:rFonts w:ascii="Times New Roman" w:hAnsi="Times New Roman" w:cs="Times New Roman"/>
          <w:color w:val="000000" w:themeColor="text1"/>
        </w:rPr>
        <w:t>she</w:t>
      </w:r>
      <w:r>
        <w:rPr>
          <w:rFonts w:ascii="Times New Roman" w:hAnsi="Times New Roman" w:cs="Times New Roman"/>
          <w:color w:val="000000" w:themeColor="text1"/>
          <w:vertAlign w:val="subscript"/>
        </w:rPr>
        <w:t>j</w:t>
      </w:r>
      <w:proofErr w:type="spellEnd"/>
      <w:r w:rsidRPr="00FE51CA">
        <w:rPr>
          <w:rFonts w:ascii="Times New Roman" w:hAnsi="Times New Roman" w:cs="Times New Roman"/>
          <w:color w:val="000000" w:themeColor="text1"/>
        </w:rPr>
        <w:t xml:space="preserve"> was in the United States.’</w:t>
      </w:r>
    </w:p>
    <w:p w14:paraId="73A5EC05" w14:textId="77777777" w:rsidR="001B3A0F" w:rsidRDefault="001B3A0F" w:rsidP="001B3A0F">
      <w:pPr>
        <w:spacing w:line="360" w:lineRule="auto"/>
        <w:ind w:left="720"/>
        <w:contextualSpacing/>
        <w:jc w:val="both"/>
        <w:rPr>
          <w:rFonts w:ascii="Times New Roman" w:hAnsi="Times New Roman" w:cs="Times New Roman"/>
          <w:color w:val="000000" w:themeColor="text1"/>
        </w:rPr>
      </w:pPr>
    </w:p>
    <w:p w14:paraId="3A2E19B4" w14:textId="693D5B33" w:rsidR="00F60EFA" w:rsidRPr="008D6260" w:rsidRDefault="00F60EFA" w:rsidP="001B3A0F">
      <w:pPr>
        <w:spacing w:line="360" w:lineRule="auto"/>
        <w:contextualSpacing/>
        <w:jc w:val="both"/>
        <w:rPr>
          <w:rFonts w:ascii="Times New Roman" w:hAnsi="Times New Roman" w:cs="Times New Roman"/>
          <w:color w:val="000000" w:themeColor="text1"/>
        </w:rPr>
      </w:pPr>
      <w:r>
        <w:rPr>
          <w:rFonts w:ascii="Times New Roman" w:hAnsi="Times New Roman" w:cs="Times New Roman"/>
          <w:color w:val="000000" w:themeColor="text1"/>
        </w:rPr>
        <w:t xml:space="preserve">In Mandarin Chinese, both null and overt pronouns are more likely to refer to subject referents, </w:t>
      </w:r>
      <w:proofErr w:type="gramStart"/>
      <w:r w:rsidR="00842817">
        <w:rPr>
          <w:rFonts w:ascii="Times New Roman" w:hAnsi="Times New Roman" w:cs="Times New Roman"/>
          <w:color w:val="000000" w:themeColor="text1"/>
        </w:rPr>
        <w:t>i.e.</w:t>
      </w:r>
      <w:proofErr w:type="gramEnd"/>
      <w:r w:rsidR="00842817">
        <w:rPr>
          <w:rFonts w:ascii="Times New Roman" w:hAnsi="Times New Roman" w:cs="Times New Roman"/>
          <w:color w:val="000000" w:themeColor="text1"/>
        </w:rPr>
        <w:t xml:space="preserve"> both </w:t>
      </w:r>
      <w:r>
        <w:rPr>
          <w:rFonts w:ascii="Times New Roman" w:hAnsi="Times New Roman" w:cs="Times New Roman"/>
          <w:color w:val="000000" w:themeColor="text1"/>
        </w:rPr>
        <w:t>display a subject bias similar to English (Yang et al., 1999)</w:t>
      </w:r>
      <w:r w:rsidR="00F13B21">
        <w:rPr>
          <w:rStyle w:val="FootnoteReference"/>
          <w:rFonts w:ascii="Times New Roman" w:hAnsi="Times New Roman" w:cs="Times New Roman"/>
          <w:color w:val="000000" w:themeColor="text1"/>
        </w:rPr>
        <w:footnoteReference w:id="3"/>
      </w:r>
      <w:r>
        <w:rPr>
          <w:rFonts w:ascii="Times New Roman" w:hAnsi="Times New Roman" w:cs="Times New Roman"/>
          <w:color w:val="000000" w:themeColor="text1"/>
        </w:rPr>
        <w:t xml:space="preserve">. However, recent findings by </w:t>
      </w:r>
      <w:r w:rsidRPr="008D6260">
        <w:rPr>
          <w:rFonts w:ascii="Times New Roman" w:hAnsi="Times New Roman" w:cs="Times New Roman"/>
          <w:color w:val="000000" w:themeColor="text1"/>
        </w:rPr>
        <w:t xml:space="preserve">Zhang </w:t>
      </w:r>
      <w:r w:rsidR="00C10AA8">
        <w:rPr>
          <w:rFonts w:ascii="Times New Roman" w:hAnsi="Times New Roman" w:cs="Times New Roman"/>
          <w:color w:val="000000" w:themeColor="text1"/>
        </w:rPr>
        <w:t>and</w:t>
      </w:r>
      <w:r w:rsidRPr="008D6260">
        <w:rPr>
          <w:rFonts w:ascii="Times New Roman" w:hAnsi="Times New Roman" w:cs="Times New Roman"/>
          <w:color w:val="000000" w:themeColor="text1"/>
        </w:rPr>
        <w:t xml:space="preserve"> Kwon (2022) </w:t>
      </w:r>
      <w:r w:rsidR="001B3A0F" w:rsidRPr="008D6260">
        <w:rPr>
          <w:rFonts w:ascii="Times New Roman" w:hAnsi="Times New Roman" w:cs="Times New Roman"/>
          <w:color w:val="000000" w:themeColor="text1"/>
        </w:rPr>
        <w:t>reveals a subtle</w:t>
      </w:r>
      <w:r w:rsidRPr="008D6260">
        <w:rPr>
          <w:rFonts w:ascii="Times New Roman" w:hAnsi="Times New Roman" w:cs="Times New Roman"/>
          <w:color w:val="000000" w:themeColor="text1"/>
        </w:rPr>
        <w:t xml:space="preserve"> distinction in Mandarin</w:t>
      </w:r>
      <w:r w:rsidR="008D6260" w:rsidRPr="008D6260">
        <w:rPr>
          <w:rFonts w:ascii="Times New Roman" w:hAnsi="Times New Roman" w:cs="Times New Roman"/>
          <w:color w:val="000000" w:themeColor="text1"/>
        </w:rPr>
        <w:t xml:space="preserve"> sentences</w:t>
      </w:r>
      <w:r w:rsidR="001B3A0F" w:rsidRPr="008D6260">
        <w:rPr>
          <w:rFonts w:ascii="Times New Roman" w:hAnsi="Times New Roman" w:cs="Times New Roman"/>
          <w:color w:val="000000" w:themeColor="text1"/>
        </w:rPr>
        <w:t xml:space="preserve"> </w:t>
      </w:r>
      <w:r w:rsidR="00B12741">
        <w:rPr>
          <w:rFonts w:ascii="Times New Roman" w:hAnsi="Times New Roman" w:cs="Times New Roman"/>
          <w:color w:val="000000" w:themeColor="text1"/>
        </w:rPr>
        <w:t>like that</w:t>
      </w:r>
      <w:r w:rsidR="00B12741" w:rsidRPr="008D6260">
        <w:rPr>
          <w:rFonts w:ascii="Times New Roman" w:hAnsi="Times New Roman" w:cs="Times New Roman"/>
          <w:color w:val="000000" w:themeColor="text1"/>
        </w:rPr>
        <w:t xml:space="preserve"> </w:t>
      </w:r>
      <w:r w:rsidR="001B3A0F" w:rsidRPr="008D6260">
        <w:rPr>
          <w:rFonts w:ascii="Times New Roman" w:hAnsi="Times New Roman" w:cs="Times New Roman"/>
          <w:color w:val="000000" w:themeColor="text1"/>
        </w:rPr>
        <w:t xml:space="preserve">shown in </w:t>
      </w:r>
      <w:r w:rsidR="008D6260" w:rsidRPr="008D6260">
        <w:rPr>
          <w:rFonts w:ascii="Times New Roman" w:hAnsi="Times New Roman" w:cs="Times New Roman"/>
          <w:color w:val="000000" w:themeColor="text1"/>
        </w:rPr>
        <w:t>(</w:t>
      </w:r>
      <w:r w:rsidR="001B3A0F" w:rsidRPr="008D6260">
        <w:rPr>
          <w:rFonts w:ascii="Times New Roman" w:hAnsi="Times New Roman" w:cs="Times New Roman"/>
          <w:color w:val="000000" w:themeColor="text1"/>
        </w:rPr>
        <w:t>3</w:t>
      </w:r>
      <w:r w:rsidR="008D6260" w:rsidRPr="008D6260">
        <w:rPr>
          <w:rFonts w:ascii="Times New Roman" w:hAnsi="Times New Roman" w:cs="Times New Roman"/>
          <w:color w:val="000000" w:themeColor="text1"/>
        </w:rPr>
        <w:t>)</w:t>
      </w:r>
      <w:r w:rsidR="00D8065C">
        <w:rPr>
          <w:rFonts w:ascii="Times New Roman" w:hAnsi="Times New Roman" w:cs="Times New Roman"/>
          <w:color w:val="000000" w:themeColor="text1"/>
        </w:rPr>
        <w:t xml:space="preserve">; </w:t>
      </w:r>
      <w:r w:rsidRPr="008D6260">
        <w:rPr>
          <w:rFonts w:ascii="Times New Roman" w:hAnsi="Times New Roman" w:cs="Times New Roman"/>
          <w:color w:val="000000" w:themeColor="text1"/>
        </w:rPr>
        <w:t xml:space="preserve">while both </w:t>
      </w:r>
      <w:r w:rsidR="001B3A0F" w:rsidRPr="008D6260">
        <w:rPr>
          <w:rFonts w:ascii="Times New Roman" w:hAnsi="Times New Roman" w:cs="Times New Roman"/>
          <w:color w:val="000000" w:themeColor="text1"/>
        </w:rPr>
        <w:t xml:space="preserve">null and overt pronouns favour subject references, null pronouns exhibit an even stronger subject bias than overt pronouns. </w:t>
      </w:r>
    </w:p>
    <w:p w14:paraId="14B08CE0" w14:textId="541936BB" w:rsidR="008D6260" w:rsidRPr="008D6260" w:rsidRDefault="008D6260" w:rsidP="001B3A0F">
      <w:pPr>
        <w:spacing w:line="360" w:lineRule="auto"/>
        <w:contextualSpacing/>
        <w:jc w:val="both"/>
        <w:rPr>
          <w:rFonts w:ascii="Times New Roman" w:hAnsi="Times New Roman" w:cs="Times New Roman"/>
          <w:color w:val="000000" w:themeColor="text1"/>
        </w:rPr>
      </w:pPr>
    </w:p>
    <w:p w14:paraId="77C7121C" w14:textId="7D9BE397" w:rsidR="008D6260" w:rsidRPr="008D6260" w:rsidRDefault="008D6260" w:rsidP="008D6260">
      <w:pPr>
        <w:spacing w:line="480" w:lineRule="auto"/>
        <w:ind w:firstLine="720"/>
        <w:rPr>
          <w:rFonts w:ascii="Times New Roman" w:eastAsia="SimSun" w:hAnsi="Times New Roman" w:cs="Times New Roman"/>
          <w:color w:val="000000" w:themeColor="text1"/>
          <w:lang w:val="de-DE"/>
        </w:rPr>
      </w:pPr>
      <w:r w:rsidRPr="008D6260">
        <w:rPr>
          <w:rFonts w:ascii="Times New Roman" w:eastAsia="SimSun" w:hAnsi="Times New Roman" w:cs="Times New Roman"/>
          <w:color w:val="000000" w:themeColor="text1"/>
          <w:lang w:val="de-DE"/>
        </w:rPr>
        <w:t xml:space="preserve">(3). Li </w:t>
      </w:r>
      <w:proofErr w:type="spellStart"/>
      <w:r w:rsidRPr="008D6260">
        <w:rPr>
          <w:rFonts w:ascii="Times New Roman" w:eastAsia="SimSun" w:hAnsi="Times New Roman" w:cs="Times New Roman"/>
          <w:color w:val="000000" w:themeColor="text1"/>
          <w:lang w:val="de-DE"/>
        </w:rPr>
        <w:t>Gang</w:t>
      </w:r>
      <w:r w:rsidRPr="008D6260">
        <w:rPr>
          <w:rFonts w:ascii="Times New Roman" w:eastAsia="SimSun" w:hAnsi="Times New Roman" w:cs="Times New Roman"/>
          <w:color w:val="000000" w:themeColor="text1"/>
          <w:vertAlign w:val="subscript"/>
          <w:lang w:val="de-DE"/>
        </w:rPr>
        <w:t>male</w:t>
      </w:r>
      <w:proofErr w:type="spellEnd"/>
      <w:r w:rsidRPr="008D6260">
        <w:rPr>
          <w:rFonts w:ascii="Times New Roman" w:eastAsia="SimSun" w:hAnsi="Times New Roman" w:cs="Times New Roman"/>
          <w:color w:val="000000" w:themeColor="text1"/>
          <w:lang w:val="de-DE"/>
        </w:rPr>
        <w:t xml:space="preserve"> gei Wang </w:t>
      </w:r>
      <w:proofErr w:type="spellStart"/>
      <w:r w:rsidRPr="008D6260">
        <w:rPr>
          <w:rFonts w:ascii="Times New Roman" w:eastAsia="SimSun" w:hAnsi="Times New Roman" w:cs="Times New Roman"/>
          <w:color w:val="000000" w:themeColor="text1"/>
          <w:lang w:val="de-DE"/>
        </w:rPr>
        <w:t>Qiang</w:t>
      </w:r>
      <w:r w:rsidRPr="008D6260">
        <w:rPr>
          <w:rFonts w:ascii="Times New Roman" w:eastAsia="SimSun" w:hAnsi="Times New Roman" w:cs="Times New Roman"/>
          <w:color w:val="000000" w:themeColor="text1"/>
          <w:vertAlign w:val="subscript"/>
          <w:lang w:val="de-DE"/>
        </w:rPr>
        <w:t>male</w:t>
      </w:r>
      <w:proofErr w:type="spellEnd"/>
      <w:r w:rsidRPr="008D6260">
        <w:rPr>
          <w:rFonts w:ascii="Times New Roman" w:eastAsia="SimSun" w:hAnsi="Times New Roman" w:cs="Times New Roman"/>
          <w:color w:val="000000" w:themeColor="text1"/>
          <w:lang w:val="de-DE"/>
        </w:rPr>
        <w:t xml:space="preserve"> da </w:t>
      </w:r>
      <w:proofErr w:type="spellStart"/>
      <w:r w:rsidRPr="008D6260">
        <w:rPr>
          <w:rFonts w:ascii="Times New Roman" w:eastAsia="SimSun" w:hAnsi="Times New Roman" w:cs="Times New Roman"/>
          <w:color w:val="000000" w:themeColor="text1"/>
          <w:lang w:val="de-DE"/>
        </w:rPr>
        <w:t>dianhua</w:t>
      </w:r>
      <w:proofErr w:type="spellEnd"/>
      <w:r w:rsidRPr="008D6260">
        <w:rPr>
          <w:rFonts w:ascii="Times New Roman" w:eastAsia="SimSun" w:hAnsi="Times New Roman" w:cs="Times New Roman"/>
          <w:color w:val="000000" w:themeColor="text1"/>
          <w:lang w:val="de-DE"/>
        </w:rPr>
        <w:t xml:space="preserve"> </w:t>
      </w:r>
      <w:proofErr w:type="spellStart"/>
      <w:r w:rsidRPr="008D6260">
        <w:rPr>
          <w:rFonts w:ascii="Times New Roman" w:eastAsia="SimSun" w:hAnsi="Times New Roman" w:cs="Times New Roman"/>
          <w:color w:val="000000" w:themeColor="text1"/>
          <w:lang w:val="de-DE"/>
        </w:rPr>
        <w:t>deshihou</w:t>
      </w:r>
      <w:proofErr w:type="spellEnd"/>
      <w:r w:rsidRPr="008D6260">
        <w:rPr>
          <w:rFonts w:ascii="Times New Roman" w:eastAsia="SimSun" w:hAnsi="Times New Roman" w:cs="Times New Roman"/>
          <w:color w:val="000000" w:themeColor="text1"/>
          <w:lang w:val="de-DE"/>
        </w:rPr>
        <w:t xml:space="preserve">, </w:t>
      </w:r>
      <w:bookmarkStart w:id="0" w:name="OLE_LINK21"/>
      <w:bookmarkStart w:id="1" w:name="OLE_LINK22"/>
      <w:r w:rsidRPr="008D6260">
        <w:rPr>
          <w:rFonts w:ascii="Cambria Math" w:hAnsi="Cambria Math" w:cs="Cambria Math"/>
          <w:color w:val="000000" w:themeColor="text1"/>
          <w:shd w:val="clear" w:color="auto" w:fill="FFFFFF"/>
          <w:lang w:val="de-DE"/>
        </w:rPr>
        <w:t>∅</w:t>
      </w:r>
      <w:bookmarkEnd w:id="0"/>
      <w:bookmarkEnd w:id="1"/>
      <w:r w:rsidRPr="008D6260">
        <w:rPr>
          <w:rFonts w:ascii="Times New Roman" w:eastAsia="SimSun" w:hAnsi="Times New Roman" w:cs="Times New Roman"/>
          <w:b/>
          <w:bCs/>
          <w:i/>
          <w:iCs/>
          <w:color w:val="000000" w:themeColor="text1"/>
          <w:shd w:val="clear" w:color="auto" w:fill="FFFFFF"/>
          <w:lang w:val="de-DE"/>
        </w:rPr>
        <w:t>/</w:t>
      </w:r>
      <w:proofErr w:type="spellStart"/>
      <w:r w:rsidRPr="008D6260">
        <w:rPr>
          <w:rFonts w:ascii="Times New Roman" w:eastAsia="SimSun" w:hAnsi="Times New Roman" w:cs="Times New Roman"/>
          <w:b/>
          <w:bCs/>
          <w:color w:val="000000" w:themeColor="text1"/>
          <w:shd w:val="clear" w:color="auto" w:fill="FFFFFF"/>
          <w:lang w:val="de-DE"/>
        </w:rPr>
        <w:t>ta</w:t>
      </w:r>
      <w:r w:rsidRPr="008D6260">
        <w:rPr>
          <w:rFonts w:ascii="Times New Roman" w:eastAsia="SimSun" w:hAnsi="Times New Roman" w:cs="Times New Roman"/>
          <w:color w:val="000000" w:themeColor="text1"/>
          <w:shd w:val="clear" w:color="auto" w:fill="FFFFFF"/>
          <w:vertAlign w:val="subscript"/>
          <w:lang w:val="de-DE"/>
        </w:rPr>
        <w:t>male</w:t>
      </w:r>
      <w:proofErr w:type="spellEnd"/>
      <w:r w:rsidRPr="008D6260">
        <w:rPr>
          <w:rFonts w:ascii="Times New Roman" w:eastAsia="SimSun" w:hAnsi="Times New Roman" w:cs="Times New Roman"/>
          <w:b/>
          <w:bCs/>
          <w:color w:val="000000" w:themeColor="text1"/>
          <w:shd w:val="clear" w:color="auto" w:fill="FFFFFF"/>
          <w:lang w:val="de-DE"/>
        </w:rPr>
        <w:t xml:space="preserve"> </w:t>
      </w:r>
      <w:proofErr w:type="spellStart"/>
      <w:r w:rsidRPr="008D6260">
        <w:rPr>
          <w:rFonts w:ascii="Times New Roman" w:eastAsia="SimSun" w:hAnsi="Times New Roman" w:cs="Times New Roman"/>
          <w:color w:val="000000" w:themeColor="text1"/>
          <w:shd w:val="clear" w:color="auto" w:fill="FFFFFF"/>
          <w:lang w:val="de-DE"/>
        </w:rPr>
        <w:t>haizai</w:t>
      </w:r>
      <w:proofErr w:type="spellEnd"/>
      <w:r w:rsidRPr="008D6260">
        <w:rPr>
          <w:rFonts w:ascii="Times New Roman" w:eastAsia="SimSun" w:hAnsi="Times New Roman" w:cs="Times New Roman"/>
          <w:color w:val="000000" w:themeColor="text1"/>
          <w:shd w:val="clear" w:color="auto" w:fill="FFFFFF"/>
          <w:lang w:val="de-DE"/>
        </w:rPr>
        <w:t xml:space="preserve"> </w:t>
      </w:r>
      <w:proofErr w:type="spellStart"/>
      <w:r w:rsidRPr="008D6260">
        <w:rPr>
          <w:rFonts w:ascii="Times New Roman" w:eastAsia="SimSun" w:hAnsi="Times New Roman" w:cs="Times New Roman"/>
          <w:color w:val="000000" w:themeColor="text1"/>
          <w:shd w:val="clear" w:color="auto" w:fill="FFFFFF"/>
          <w:lang w:val="de-DE"/>
        </w:rPr>
        <w:t>bangongshi</w:t>
      </w:r>
      <w:proofErr w:type="spellEnd"/>
      <w:r w:rsidRPr="008D6260">
        <w:rPr>
          <w:rFonts w:ascii="Times New Roman" w:eastAsia="SimSun" w:hAnsi="Times New Roman" w:cs="Times New Roman"/>
          <w:b/>
          <w:bCs/>
          <w:color w:val="000000" w:themeColor="text1"/>
          <w:shd w:val="clear" w:color="auto" w:fill="FFFFFF"/>
          <w:lang w:val="de-DE"/>
        </w:rPr>
        <w:t>.</w:t>
      </w:r>
    </w:p>
    <w:p w14:paraId="5AD0B687" w14:textId="4146A377" w:rsidR="0011719D" w:rsidRDefault="008D6260" w:rsidP="00BC7F99">
      <w:pPr>
        <w:pStyle w:val="ListParagraph"/>
        <w:spacing w:line="480" w:lineRule="auto"/>
        <w:ind w:left="1080"/>
      </w:pPr>
      <w:r w:rsidRPr="008D6260">
        <w:rPr>
          <w:rFonts w:ascii="Times New Roman" w:eastAsia="SimSun" w:hAnsi="Times New Roman" w:cs="Times New Roman"/>
          <w:color w:val="000000" w:themeColor="text1"/>
        </w:rPr>
        <w:t xml:space="preserve">‘When Li </w:t>
      </w:r>
      <w:proofErr w:type="spellStart"/>
      <w:r w:rsidRPr="008D6260">
        <w:rPr>
          <w:rFonts w:ascii="Times New Roman" w:eastAsia="SimSun" w:hAnsi="Times New Roman" w:cs="Times New Roman"/>
          <w:color w:val="000000" w:themeColor="text1"/>
        </w:rPr>
        <w:t>Gang</w:t>
      </w:r>
      <w:r w:rsidRPr="008D6260">
        <w:rPr>
          <w:rFonts w:ascii="Times New Roman" w:eastAsia="SimSun" w:hAnsi="Times New Roman" w:cs="Times New Roman"/>
          <w:color w:val="000000" w:themeColor="text1"/>
          <w:vertAlign w:val="subscript"/>
        </w:rPr>
        <w:t>male</w:t>
      </w:r>
      <w:proofErr w:type="spellEnd"/>
      <w:r w:rsidRPr="008D6260">
        <w:rPr>
          <w:rFonts w:ascii="Times New Roman" w:eastAsia="SimSun" w:hAnsi="Times New Roman" w:cs="Times New Roman"/>
          <w:color w:val="000000" w:themeColor="text1"/>
          <w:vertAlign w:val="subscript"/>
        </w:rPr>
        <w:t xml:space="preserve"> </w:t>
      </w:r>
      <w:r w:rsidRPr="008D6260">
        <w:rPr>
          <w:rFonts w:ascii="Times New Roman" w:eastAsia="SimSun" w:hAnsi="Times New Roman" w:cs="Times New Roman"/>
          <w:color w:val="000000" w:themeColor="text1"/>
        </w:rPr>
        <w:t xml:space="preserve">called Wang </w:t>
      </w:r>
      <w:proofErr w:type="spellStart"/>
      <w:r w:rsidRPr="008D6260">
        <w:rPr>
          <w:rFonts w:ascii="Times New Roman" w:eastAsia="SimSun" w:hAnsi="Times New Roman" w:cs="Times New Roman"/>
          <w:color w:val="000000" w:themeColor="text1"/>
        </w:rPr>
        <w:t>Qiang</w:t>
      </w:r>
      <w:r w:rsidRPr="008D6260">
        <w:rPr>
          <w:rFonts w:ascii="Times New Roman" w:eastAsia="SimSun" w:hAnsi="Times New Roman" w:cs="Times New Roman"/>
          <w:color w:val="000000" w:themeColor="text1"/>
          <w:vertAlign w:val="subscript"/>
        </w:rPr>
        <w:t>male</w:t>
      </w:r>
      <w:proofErr w:type="spellEnd"/>
      <w:r w:rsidRPr="008D6260">
        <w:rPr>
          <w:rFonts w:ascii="Times New Roman" w:eastAsia="SimSun" w:hAnsi="Times New Roman" w:cs="Times New Roman"/>
          <w:color w:val="000000" w:themeColor="text1"/>
          <w:vertAlign w:val="subscript"/>
        </w:rPr>
        <w:t xml:space="preserve">, </w:t>
      </w:r>
      <w:r w:rsidRPr="008D6260">
        <w:rPr>
          <w:rFonts w:ascii="Times New Roman" w:eastAsia="SimSun" w:hAnsi="Times New Roman" w:cs="Times New Roman"/>
          <w:color w:val="000000" w:themeColor="text1"/>
        </w:rPr>
        <w:t>(he) was in the office.’</w:t>
      </w:r>
    </w:p>
    <w:p w14:paraId="123385B1" w14:textId="24A46334" w:rsidR="00F13B21" w:rsidRPr="00BA296A" w:rsidRDefault="00BA296A" w:rsidP="008D6260">
      <w:pPr>
        <w:spacing w:line="480" w:lineRule="auto"/>
        <w:rPr>
          <w:rFonts w:ascii="Times New Roman" w:eastAsia="SimSun" w:hAnsi="Times New Roman" w:cs="Times New Roman"/>
          <w:i/>
          <w:iCs/>
          <w:color w:val="000000" w:themeColor="text1"/>
        </w:rPr>
      </w:pPr>
      <w:r>
        <w:rPr>
          <w:rFonts w:ascii="Times New Roman" w:eastAsia="SimSun" w:hAnsi="Times New Roman" w:cs="Times New Roman"/>
          <w:i/>
          <w:iCs/>
          <w:color w:val="000000" w:themeColor="text1"/>
        </w:rPr>
        <w:lastRenderedPageBreak/>
        <w:t>P</w:t>
      </w:r>
      <w:r w:rsidRPr="00BA296A">
        <w:rPr>
          <w:rFonts w:ascii="Times New Roman" w:eastAsia="SimSun" w:hAnsi="Times New Roman" w:cs="Times New Roman"/>
          <w:i/>
          <w:iCs/>
          <w:color w:val="000000" w:themeColor="text1"/>
        </w:rPr>
        <w:t>roduction</w:t>
      </w:r>
    </w:p>
    <w:p w14:paraId="6894C396" w14:textId="04EB0684" w:rsidR="00EF110B" w:rsidRDefault="00D8065C" w:rsidP="00BA296A">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t>E</w:t>
      </w:r>
      <w:r w:rsidR="00181B5D" w:rsidRPr="00FE51CA">
        <w:rPr>
          <w:rFonts w:ascii="Times New Roman" w:hAnsi="Times New Roman" w:cs="Times New Roman"/>
          <w:color w:val="000000" w:themeColor="text1"/>
        </w:rPr>
        <w:t xml:space="preserve">xisting research </w:t>
      </w:r>
      <w:r w:rsidR="003B1854">
        <w:rPr>
          <w:rFonts w:ascii="Times New Roman" w:hAnsi="Times New Roman" w:cs="Times New Roman" w:hint="eastAsia"/>
          <w:color w:val="000000" w:themeColor="text1"/>
        </w:rPr>
        <w:t>on</w:t>
      </w:r>
      <w:r w:rsidR="003B1854">
        <w:rPr>
          <w:rFonts w:ascii="Times New Roman" w:hAnsi="Times New Roman" w:cs="Times New Roman"/>
          <w:color w:val="000000" w:themeColor="text1"/>
        </w:rPr>
        <w:t xml:space="preserve"> reference production</w:t>
      </w:r>
      <w:r w:rsidR="001C0ACE">
        <w:rPr>
          <w:rFonts w:ascii="Times New Roman" w:hAnsi="Times New Roman" w:cs="Times New Roman"/>
          <w:color w:val="000000" w:themeColor="text1"/>
        </w:rPr>
        <w:t xml:space="preserve"> </w:t>
      </w:r>
      <w:r>
        <w:rPr>
          <w:rFonts w:ascii="Times New Roman" w:hAnsi="Times New Roman" w:cs="Times New Roman"/>
          <w:color w:val="000000" w:themeColor="text1"/>
        </w:rPr>
        <w:t xml:space="preserve">has </w:t>
      </w:r>
      <w:r w:rsidR="001C0ACE">
        <w:rPr>
          <w:rFonts w:ascii="Times New Roman" w:hAnsi="Times New Roman" w:cs="Times New Roman"/>
          <w:color w:val="000000" w:themeColor="text1"/>
        </w:rPr>
        <w:t>examined speakers of Mandarin, Italian, and Spanish using various experimental paradigms, such as</w:t>
      </w:r>
      <w:r w:rsidR="00AA173F">
        <w:rPr>
          <w:rFonts w:ascii="Times New Roman" w:hAnsi="Times New Roman" w:cs="Times New Roman"/>
          <w:color w:val="000000" w:themeColor="text1"/>
        </w:rPr>
        <w:t xml:space="preserve"> </w:t>
      </w:r>
      <w:r w:rsidR="00AA173F">
        <w:rPr>
          <w:rFonts w:ascii="Times New Roman" w:hAnsi="Times New Roman" w:cs="Times New Roman" w:hint="eastAsia"/>
          <w:color w:val="000000" w:themeColor="text1"/>
        </w:rPr>
        <w:t>pic</w:t>
      </w:r>
      <w:r w:rsidR="00AA173F">
        <w:rPr>
          <w:rFonts w:ascii="Times New Roman" w:hAnsi="Times New Roman" w:cs="Times New Roman"/>
          <w:color w:val="000000" w:themeColor="text1"/>
        </w:rPr>
        <w:t xml:space="preserve">ture description </w:t>
      </w:r>
      <w:r w:rsidR="005C7BE0">
        <w:rPr>
          <w:rFonts w:ascii="Times New Roman" w:hAnsi="Times New Roman" w:cs="Times New Roman"/>
          <w:color w:val="000000" w:themeColor="text1"/>
        </w:rPr>
        <w:t xml:space="preserve">and </w:t>
      </w:r>
      <w:r w:rsidR="00894285">
        <w:rPr>
          <w:rFonts w:ascii="Times New Roman" w:hAnsi="Times New Roman" w:cs="Times New Roman"/>
          <w:color w:val="000000" w:themeColor="text1"/>
        </w:rPr>
        <w:t>storytelling</w:t>
      </w:r>
      <w:r w:rsidR="00104BEA">
        <w:rPr>
          <w:rFonts w:ascii="Times New Roman" w:hAnsi="Times New Roman" w:cs="Times New Roman"/>
          <w:color w:val="000000" w:themeColor="text1"/>
        </w:rPr>
        <w:t>.</w:t>
      </w:r>
    </w:p>
    <w:p w14:paraId="6753A0FD" w14:textId="7834338F" w:rsidR="00825729" w:rsidRDefault="004719A9" w:rsidP="00BA296A">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t>T</w:t>
      </w:r>
      <w:r w:rsidR="00EF110B">
        <w:rPr>
          <w:rFonts w:ascii="Times New Roman" w:hAnsi="Times New Roman" w:cs="Times New Roman"/>
          <w:color w:val="000000" w:themeColor="text1"/>
        </w:rPr>
        <w:t>hese studies differ in task design and analysis, making direct comparisons</w:t>
      </w:r>
      <w:r w:rsidR="00104BEA">
        <w:rPr>
          <w:rFonts w:ascii="Times New Roman" w:hAnsi="Times New Roman" w:cs="Times New Roman"/>
          <w:color w:val="000000" w:themeColor="text1"/>
        </w:rPr>
        <w:t xml:space="preserve"> </w:t>
      </w:r>
      <w:r w:rsidR="00EF110B">
        <w:rPr>
          <w:rFonts w:ascii="Times New Roman" w:hAnsi="Times New Roman" w:cs="Times New Roman"/>
          <w:color w:val="000000" w:themeColor="text1"/>
        </w:rPr>
        <w:t>challenging</w:t>
      </w:r>
      <w:r>
        <w:rPr>
          <w:rFonts w:ascii="Times New Roman" w:hAnsi="Times New Roman" w:cs="Times New Roman"/>
          <w:color w:val="000000" w:themeColor="text1"/>
        </w:rPr>
        <w:t>.</w:t>
      </w:r>
      <w:r w:rsidR="005649F8">
        <w:rPr>
          <w:rFonts w:ascii="Times New Roman" w:hAnsi="Times New Roman" w:cs="Times New Roman"/>
          <w:color w:val="000000" w:themeColor="text1"/>
        </w:rPr>
        <w:t xml:space="preserve"> The use of reference follows a general pattern:</w:t>
      </w:r>
      <w:r w:rsidR="006B5D03">
        <w:rPr>
          <w:rFonts w:ascii="Times New Roman" w:hAnsi="Times New Roman" w:cs="Times New Roman"/>
          <w:color w:val="000000" w:themeColor="text1"/>
        </w:rPr>
        <w:t xml:space="preserve"> null</w:t>
      </w:r>
      <w:r w:rsidR="005649F8">
        <w:rPr>
          <w:rFonts w:ascii="Times New Roman" w:hAnsi="Times New Roman" w:cs="Times New Roman"/>
          <w:color w:val="000000" w:themeColor="text1"/>
        </w:rPr>
        <w:t xml:space="preserve"> pronouns are </w:t>
      </w:r>
      <w:r w:rsidR="006B5D03">
        <w:rPr>
          <w:rFonts w:ascii="Times New Roman" w:hAnsi="Times New Roman" w:cs="Times New Roman"/>
          <w:color w:val="000000" w:themeColor="text1"/>
        </w:rPr>
        <w:t xml:space="preserve">consistently </w:t>
      </w:r>
      <w:r w:rsidR="005649F8">
        <w:rPr>
          <w:rFonts w:ascii="Times New Roman" w:hAnsi="Times New Roman" w:cs="Times New Roman"/>
          <w:color w:val="000000" w:themeColor="text1"/>
        </w:rPr>
        <w:t xml:space="preserve">used to refer to highly prominent antecedent in the subject/topic position, NPs are </w:t>
      </w:r>
      <w:r w:rsidR="006B5D03">
        <w:rPr>
          <w:rFonts w:ascii="Times New Roman" w:hAnsi="Times New Roman" w:cs="Times New Roman"/>
          <w:color w:val="000000" w:themeColor="text1"/>
        </w:rPr>
        <w:t xml:space="preserve">consistently </w:t>
      </w:r>
      <w:r w:rsidR="005649F8">
        <w:rPr>
          <w:rFonts w:ascii="Times New Roman" w:hAnsi="Times New Roman" w:cs="Times New Roman"/>
          <w:color w:val="000000" w:themeColor="text1"/>
        </w:rPr>
        <w:t>preferred when referring to referents with a relatively low degree of prominence, such as an antecedent in the non-subject/topic position</w:t>
      </w:r>
      <w:r w:rsidR="006B5D03">
        <w:rPr>
          <w:rFonts w:ascii="Times New Roman" w:hAnsi="Times New Roman" w:cs="Times New Roman"/>
          <w:color w:val="000000" w:themeColor="text1"/>
        </w:rPr>
        <w:t xml:space="preserve">. </w:t>
      </w:r>
      <w:r w:rsidR="00E9082F">
        <w:rPr>
          <w:rFonts w:ascii="Times New Roman" w:hAnsi="Times New Roman" w:cs="Times New Roman"/>
          <w:color w:val="000000" w:themeColor="text1"/>
        </w:rPr>
        <w:t>T</w:t>
      </w:r>
      <w:r w:rsidR="006B5D03">
        <w:rPr>
          <w:rFonts w:ascii="Times New Roman" w:hAnsi="Times New Roman" w:cs="Times New Roman"/>
          <w:color w:val="000000" w:themeColor="text1"/>
        </w:rPr>
        <w:t>he</w:t>
      </w:r>
      <w:r w:rsidR="00E9082F">
        <w:rPr>
          <w:rFonts w:ascii="Times New Roman" w:hAnsi="Times New Roman" w:cs="Times New Roman"/>
          <w:color w:val="000000" w:themeColor="text1"/>
        </w:rPr>
        <w:t xml:space="preserve"> distribution of</w:t>
      </w:r>
      <w:r w:rsidR="006B5D03">
        <w:rPr>
          <w:rFonts w:ascii="Times New Roman" w:hAnsi="Times New Roman" w:cs="Times New Roman"/>
          <w:color w:val="000000" w:themeColor="text1"/>
        </w:rPr>
        <w:t xml:space="preserve"> overt pronouns</w:t>
      </w:r>
      <w:r w:rsidR="00104BEA">
        <w:rPr>
          <w:rFonts w:ascii="Times New Roman" w:hAnsi="Times New Roman" w:cs="Times New Roman"/>
          <w:color w:val="000000" w:themeColor="text1"/>
        </w:rPr>
        <w:t>, however,</w:t>
      </w:r>
      <w:r w:rsidR="006B5D03">
        <w:rPr>
          <w:rFonts w:ascii="Times New Roman" w:hAnsi="Times New Roman" w:cs="Times New Roman"/>
          <w:color w:val="000000" w:themeColor="text1"/>
        </w:rPr>
        <w:t xml:space="preserve"> may </w:t>
      </w:r>
      <w:r w:rsidR="005649F8">
        <w:rPr>
          <w:rFonts w:ascii="Times New Roman" w:hAnsi="Times New Roman" w:cs="Times New Roman"/>
          <w:color w:val="000000" w:themeColor="text1"/>
        </w:rPr>
        <w:t xml:space="preserve">vary depending on specific tasks and focus of the study. </w:t>
      </w:r>
      <w:r w:rsidR="00E9082F">
        <w:rPr>
          <w:rFonts w:ascii="Times New Roman" w:hAnsi="Times New Roman" w:cs="Times New Roman"/>
          <w:color w:val="000000" w:themeColor="text1"/>
        </w:rPr>
        <w:t xml:space="preserve">Some studies, such as </w:t>
      </w:r>
      <w:r w:rsidR="00E9082F" w:rsidRPr="00FE51CA">
        <w:rPr>
          <w:rFonts w:ascii="Times New Roman" w:hAnsi="Times New Roman" w:cs="Times New Roman"/>
          <w:color w:val="000000" w:themeColor="text1"/>
        </w:rPr>
        <w:fldChar w:fldCharType="begin"/>
      </w:r>
      <w:r w:rsidR="00E9082F" w:rsidRPr="00FE51CA">
        <w:rPr>
          <w:rFonts w:ascii="Times New Roman" w:hAnsi="Times New Roman" w:cs="Times New Roman"/>
          <w:color w:val="000000" w:themeColor="text1"/>
        </w:rPr>
        <w:instrText xml:space="preserve"> ADDIN ZOTERO_ITEM CSL_CITATION {"citationID":"zxgVJeEI","properties":{"formattedCitation":"(Contemori et al., 2023)","plainCitation":"(Contemori et al., 2023)","dontUpdate":true,"noteIndex":0},"citationItems":[{"id":65,"uris":["http://zotero.org/users/local/x6SmP7TL/items/MEI59KJ5"],"itemData":{"id":65,"type":"article-journal","abstract":"Aims and Objectives: Bilingual speakers that speak a null subject (Spanish) and a non-null subject language (English) may show some indeterminacy in referential choice in their nondominant language in comparison to monolingual speakers. The present study tests the production of referring expressions in the two languages of bilingual speakers (Spanish and English) to assess attainment at the discourse level and explore the role of language dominance on referential choice.","container-title":"International Journal of Bilingualism","DOI":"10.1177/13670069231170545","ISSN":"1367-0069, 1756-6878","journalAbbreviation":"International Journal of Bilingualism","language":"en","page":"136700692311705","source":"DOI.org (Crossref)","title":"Referential choice in two languages: The role of language dominance","title-short":"Referential choice in two languages","author":[{"family":"Contemori","given":"Carla"},{"family":"Tsuboi","given":"Naoko"},{"family":"Armendariz Galaviz","given":"Alma L."}],"issued":{"date-parts":[["2023",5,5]]}}}],"schema":"https://github.com/citation-style-language/schema/raw/master/csl-citation.json"} </w:instrText>
      </w:r>
      <w:r w:rsidR="00E9082F" w:rsidRPr="00FE51CA">
        <w:rPr>
          <w:rFonts w:ascii="Times New Roman" w:hAnsi="Times New Roman" w:cs="Times New Roman"/>
          <w:color w:val="000000" w:themeColor="text1"/>
        </w:rPr>
        <w:fldChar w:fldCharType="separate"/>
      </w:r>
      <w:r w:rsidR="00E9082F" w:rsidRPr="00FE51CA">
        <w:rPr>
          <w:rFonts w:ascii="Times New Roman" w:hAnsi="Times New Roman" w:cs="Times New Roman"/>
          <w:noProof/>
          <w:color w:val="000000" w:themeColor="text1"/>
        </w:rPr>
        <w:t>Contemori et al.</w:t>
      </w:r>
      <w:r w:rsidR="00E9082F">
        <w:rPr>
          <w:rFonts w:ascii="Times New Roman" w:hAnsi="Times New Roman" w:cs="Times New Roman"/>
          <w:noProof/>
          <w:color w:val="000000" w:themeColor="text1"/>
        </w:rPr>
        <w:t xml:space="preserve"> (</w:t>
      </w:r>
      <w:r w:rsidR="00E9082F" w:rsidRPr="00FE51CA">
        <w:rPr>
          <w:rFonts w:ascii="Times New Roman" w:hAnsi="Times New Roman" w:cs="Times New Roman"/>
          <w:noProof/>
          <w:color w:val="000000" w:themeColor="text1"/>
        </w:rPr>
        <w:t>2023</w:t>
      </w:r>
      <w:r w:rsidR="00E9082F" w:rsidRPr="00FE51CA">
        <w:rPr>
          <w:rFonts w:ascii="Times New Roman" w:hAnsi="Times New Roman" w:cs="Times New Roman"/>
          <w:color w:val="000000" w:themeColor="text1"/>
        </w:rPr>
        <w:fldChar w:fldCharType="end"/>
      </w:r>
      <w:r w:rsidR="00E9082F">
        <w:rPr>
          <w:rFonts w:ascii="Times New Roman" w:hAnsi="Times New Roman" w:cs="Times New Roman"/>
          <w:color w:val="000000" w:themeColor="text1"/>
        </w:rPr>
        <w:t xml:space="preserve">), </w:t>
      </w:r>
      <w:r w:rsidR="00E9082F" w:rsidRPr="00FE51CA">
        <w:rPr>
          <w:rFonts w:ascii="Times New Roman" w:hAnsi="Times New Roman" w:cs="Times New Roman"/>
          <w:color w:val="000000" w:themeColor="text1"/>
        </w:rPr>
        <w:fldChar w:fldCharType="begin"/>
      </w:r>
      <w:r w:rsidR="00E9082F" w:rsidRPr="00FE51CA">
        <w:rPr>
          <w:rFonts w:ascii="Times New Roman" w:hAnsi="Times New Roman" w:cs="Times New Roman"/>
          <w:color w:val="000000" w:themeColor="text1"/>
        </w:rPr>
        <w:instrText xml:space="preserve"> ADDIN ZOTERO_ITEM CSL_CITATION {"citationID":"6GsBiuQk","properties":{"formattedCitation":"(Montrul, 2004)","plainCitation":"(Montrul, 2004)","dontUpdate":true,"noteIndex":0},"citationItems":[{"id":109,"uris":["http://zotero.org/users/local/x6SmP7TL/items/ZQC6ESWR"],"itemData":{"id":109,"type":"article-journal","abstract":"Many simultaneous bilinguals exhibit loss or incomplete acquisition of their heritage language under conditions of exposure and use of the majority language (Silva-Corvalán, 1994, 2003; Polinsky, 1997; Toribio, 2001; Montrul, 2002). Recent work within discourse-functional (Silva-Corvalán 1994) and generative perspectives (Sorace, 2000; Montrul; 2002; Tsimpli, Sorace, Heycock, Filaci and Bouba, 2003, in press) suggests that while syntax proper is impervious to language loss or attrition, syntax-related interfaces like lexical-semantics and discourse-pragmatics are not. This study investigates argument expression in adult simultaneous bilinguals who are heritage speakers of Spanish, because in this language subjects, direct, and indirect objects are regulated by syntactic, pragmatic and semantic factors. It was hypothesized that if language loss affects interface areas of competence more than the purely syntactic domains, then Spanish heritage speakers should display robust knowledge of null subjects as well as object clitics, but variable behavior in the pragmatic distribution of null vs. overt subjects, the\n              a\n              preposition with animate direct objects, and cases of semantically based dative clitic-doubling. Results of an oral production task administered to 24 intermediate and advanced heritage speakers and 20 monolinguals confirmed the hypotheses. With the erosion of pragmatic and semantic features, the grammars of the intermediate proficiency Spanish heritage speakers appear to display morphosyntactic convergence with English in the expression of subject and object arguments.","container-title":"Bilingualism: Language and Cognition","DOI":"10.1017/S1366728904001464","ISSN":"1366-7289, 1469-1841","issue":"2","journalAbbreviation":"Bilingualism: Language and Cognition","language":"en","page":"125-142","source":"DOI.org (Crossref)","title":"Subject and object expression in Spanish heritage speakers: A case of morphosyntactic convergence","title-short":"Subject and object expression in Spanish heritage speakers","volume":"7","author":[{"family":"Montrul","given":"Silvina"}],"issued":{"date-parts":[["2004",8]]}}}],"schema":"https://github.com/citation-style-language/schema/raw/master/csl-citation.json"} </w:instrText>
      </w:r>
      <w:r w:rsidR="00E9082F" w:rsidRPr="00FE51CA">
        <w:rPr>
          <w:rFonts w:ascii="Times New Roman" w:hAnsi="Times New Roman" w:cs="Times New Roman"/>
          <w:color w:val="000000" w:themeColor="text1"/>
        </w:rPr>
        <w:fldChar w:fldCharType="separate"/>
      </w:r>
      <w:r w:rsidR="00E9082F" w:rsidRPr="00FE51CA">
        <w:rPr>
          <w:rFonts w:ascii="Times New Roman" w:hAnsi="Times New Roman" w:cs="Times New Roman"/>
          <w:noProof/>
          <w:color w:val="000000" w:themeColor="text1"/>
        </w:rPr>
        <w:t>Montrul</w:t>
      </w:r>
      <w:r w:rsidR="00E9082F">
        <w:rPr>
          <w:rFonts w:ascii="Times New Roman" w:hAnsi="Times New Roman" w:cs="Times New Roman"/>
          <w:noProof/>
          <w:color w:val="000000" w:themeColor="text1"/>
        </w:rPr>
        <w:t xml:space="preserve"> (</w:t>
      </w:r>
      <w:r w:rsidR="00E9082F" w:rsidRPr="00FE51CA">
        <w:rPr>
          <w:rFonts w:ascii="Times New Roman" w:hAnsi="Times New Roman" w:cs="Times New Roman"/>
          <w:noProof/>
          <w:color w:val="000000" w:themeColor="text1"/>
        </w:rPr>
        <w:t>2004</w:t>
      </w:r>
      <w:r w:rsidR="00E9082F" w:rsidRPr="00FE51CA">
        <w:rPr>
          <w:rFonts w:ascii="Times New Roman" w:hAnsi="Times New Roman" w:cs="Times New Roman"/>
          <w:color w:val="000000" w:themeColor="text1"/>
        </w:rPr>
        <w:fldChar w:fldCharType="end"/>
      </w:r>
      <w:r w:rsidR="00E9082F">
        <w:rPr>
          <w:rFonts w:ascii="Times New Roman" w:hAnsi="Times New Roman" w:cs="Times New Roman"/>
          <w:color w:val="000000" w:themeColor="text1"/>
        </w:rPr>
        <w:t xml:space="preserve">), Wu (2020), and </w:t>
      </w:r>
      <w:r w:rsidR="00E9082F" w:rsidRPr="00FE51CA">
        <w:rPr>
          <w:rFonts w:ascii="Times New Roman" w:hAnsi="Times New Roman" w:cs="Times New Roman"/>
          <w:color w:val="000000" w:themeColor="text1"/>
        </w:rPr>
        <w:fldChar w:fldCharType="begin"/>
      </w:r>
      <w:r w:rsidR="00E9082F" w:rsidRPr="00FE51CA">
        <w:rPr>
          <w:rFonts w:ascii="Times New Roman" w:hAnsi="Times New Roman" w:cs="Times New Roman"/>
          <w:color w:val="000000" w:themeColor="text1"/>
        </w:rPr>
        <w:instrText xml:space="preserve"> ADDIN ZOTERO_ITEM CSL_CITATION {"citationID":"lCRxF3je","properties":{"formattedCitation":"(Belletti et al., 2007)","plainCitation":"(Belletti et al., 2007)","dontUpdate":true,"noteIndex":0},"citationItems":[{"id":39,"uris":["http://zotero.org/users/local/x6SmP7TL/items/H68DFH2D"],"itemData":{"id":39,"type":"article-journal","abstract":"This article reports the results of experiments targeting the production and interpretation of postverbal subjects, and null and overt pronominal subjects, by near-native speakers of Italian whose native language is English. The results directly bear on both theoretical issues and developmental acquisition questions. It is argued that properties related to the null-subject parameter are sensitive to discourse factors that determine the use of both postverbal subjects and pronominal subjects. More specifically, it is claimed that the availability of null pronominal subjects and the availability of postverbal subjects do not necessarily correlate. The near-native grammars analyzed here illustrate a special instance of this lack of correlation. Furthermore, near-natives show non-native-like behavior in the use of postverbal subjects, and in the overuse of overt pronominal subjects in tensed clauses. The proposal is put forward that, although resetting of the null-subject parameter has taken place in the speakers’ L2 Italian grammar, the relevant L1 computations are preserved and accessed in L2 use, without violating any formal conditions; this is the source of non-target behavior. The analysis proposed exploits cartographic insights on discourse-related computations, and suggests that the principles of economy may be instantiated differently in native and near-native grammars.","container-title":"Natural Language &amp; Linguistic Theory","DOI":"10.1007/s11049-007-9026-9","ISSN":"0167-806X, 1573-0859","issue":"4","journalAbbreviation":"Nat Language Linguistic Theory","language":"en","page":"657-689","source":"DOI.org (Crossref)","title":"Theoretical and developmental issues in the syntax of subjects: Evidence from near-native Italian","title-short":"Theoretical and developmental issues in the syntax of subjects","volume":"25","author":[{"family":"Belletti","given":"Adriana"},{"family":"Bennati","given":"Elisa"},{"family":"Sorace","given":"Antonella"}],"issued":{"date-parts":[["2007",11]]}}}],"schema":"https://github.com/citation-style-language/schema/raw/master/csl-citation.json"} </w:instrText>
      </w:r>
      <w:r w:rsidR="00E9082F" w:rsidRPr="00FE51CA">
        <w:rPr>
          <w:rFonts w:ascii="Times New Roman" w:hAnsi="Times New Roman" w:cs="Times New Roman"/>
          <w:color w:val="000000" w:themeColor="text1"/>
        </w:rPr>
        <w:fldChar w:fldCharType="separate"/>
      </w:r>
      <w:r w:rsidR="00E9082F" w:rsidRPr="00FE51CA">
        <w:rPr>
          <w:rFonts w:ascii="Times New Roman" w:hAnsi="Times New Roman" w:cs="Times New Roman"/>
          <w:noProof/>
          <w:color w:val="000000" w:themeColor="text1"/>
        </w:rPr>
        <w:t xml:space="preserve">Belletti et al. </w:t>
      </w:r>
      <w:r w:rsidR="00E9082F">
        <w:rPr>
          <w:rFonts w:ascii="Times New Roman" w:hAnsi="Times New Roman" w:cs="Times New Roman"/>
          <w:noProof/>
          <w:color w:val="000000" w:themeColor="text1"/>
        </w:rPr>
        <w:t>(</w:t>
      </w:r>
      <w:r w:rsidR="00E9082F" w:rsidRPr="00FE51CA">
        <w:rPr>
          <w:rFonts w:ascii="Times New Roman" w:hAnsi="Times New Roman" w:cs="Times New Roman"/>
          <w:noProof/>
          <w:color w:val="000000" w:themeColor="text1"/>
        </w:rPr>
        <w:t>2007</w:t>
      </w:r>
      <w:r w:rsidR="00E9082F" w:rsidRPr="00FE51CA">
        <w:rPr>
          <w:rFonts w:ascii="Times New Roman" w:hAnsi="Times New Roman" w:cs="Times New Roman"/>
          <w:color w:val="000000" w:themeColor="text1"/>
        </w:rPr>
        <w:fldChar w:fldCharType="end"/>
      </w:r>
      <w:r w:rsidR="00E9082F">
        <w:rPr>
          <w:rFonts w:ascii="Times New Roman" w:hAnsi="Times New Roman" w:cs="Times New Roman"/>
          <w:color w:val="000000" w:themeColor="text1"/>
        </w:rPr>
        <w:t xml:space="preserve">), show that overt pronouns are the least used in their control groups of monolingual speakers of Mandarin, Italian, and Spanish, leading to an alternation of null pronouns and NPs. </w:t>
      </w:r>
      <w:r w:rsidR="00691A5A">
        <w:rPr>
          <w:rFonts w:ascii="Times New Roman" w:hAnsi="Times New Roman" w:cs="Times New Roman"/>
          <w:color w:val="000000" w:themeColor="text1"/>
        </w:rPr>
        <w:t>This</w:t>
      </w:r>
      <w:r w:rsidR="00E9082F">
        <w:rPr>
          <w:rFonts w:ascii="Times New Roman" w:hAnsi="Times New Roman" w:cs="Times New Roman"/>
          <w:color w:val="000000" w:themeColor="text1"/>
        </w:rPr>
        <w:t xml:space="preserve"> seems to</w:t>
      </w:r>
      <w:r w:rsidR="00691A5A">
        <w:rPr>
          <w:rFonts w:ascii="Times New Roman" w:hAnsi="Times New Roman" w:cs="Times New Roman"/>
          <w:color w:val="000000" w:themeColor="text1"/>
        </w:rPr>
        <w:t xml:space="preserve"> contrast with the comprehension preferences reviewed above, where overt pronouns are </w:t>
      </w:r>
      <w:r w:rsidR="00104BEA">
        <w:rPr>
          <w:rFonts w:ascii="Times New Roman" w:hAnsi="Times New Roman" w:cs="Times New Roman"/>
          <w:color w:val="000000" w:themeColor="text1"/>
        </w:rPr>
        <w:t xml:space="preserve">more likely to be </w:t>
      </w:r>
      <w:r w:rsidR="00691A5A">
        <w:rPr>
          <w:rFonts w:ascii="Times New Roman" w:hAnsi="Times New Roman" w:cs="Times New Roman"/>
          <w:color w:val="000000" w:themeColor="text1"/>
        </w:rPr>
        <w:t>understood as referring to these less prominent antecedents.</w:t>
      </w:r>
      <w:r w:rsidR="00E9082F">
        <w:rPr>
          <w:rFonts w:ascii="Times New Roman" w:hAnsi="Times New Roman" w:cs="Times New Roman"/>
          <w:color w:val="000000" w:themeColor="text1"/>
        </w:rPr>
        <w:t xml:space="preserve"> </w:t>
      </w:r>
      <w:r w:rsidR="00825729">
        <w:rPr>
          <w:rFonts w:ascii="Times New Roman" w:hAnsi="Times New Roman" w:cs="Times New Roman"/>
          <w:color w:val="000000" w:themeColor="text1"/>
        </w:rPr>
        <w:t xml:space="preserve">This asymmetry between comprehension and production in reference suggests that different mechanisms underlie these two processes. </w:t>
      </w:r>
    </w:p>
    <w:p w14:paraId="1980A161" w14:textId="77777777" w:rsidR="0024071E" w:rsidRDefault="0024071E" w:rsidP="0024071E">
      <w:pPr>
        <w:spacing w:line="480" w:lineRule="auto"/>
        <w:rPr>
          <w:rFonts w:ascii="Times New Roman" w:hAnsi="Times New Roman" w:cs="Times New Roman"/>
          <w:color w:val="000000" w:themeColor="text1"/>
        </w:rPr>
      </w:pPr>
    </w:p>
    <w:p w14:paraId="546DB762" w14:textId="1957BB1A" w:rsidR="00BA296A" w:rsidRPr="009D493C" w:rsidRDefault="009D493C" w:rsidP="009059F2">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Many studies have explored the underlying mechanisms of reference production. Two of these, conducted in Mandarin Chinese and English, respectively, are particularly relevant to the current research, as the production experiment in this study is adapted from their designs. </w:t>
      </w:r>
      <w:r w:rsidR="00BA296A" w:rsidRPr="00FE51CA">
        <w:rPr>
          <w:rFonts w:ascii="Times New Roman" w:eastAsia="SimSun" w:hAnsi="Times New Roman" w:cs="Times New Roman"/>
          <w:color w:val="000000" w:themeColor="text1"/>
        </w:rPr>
        <w:fldChar w:fldCharType="begin"/>
      </w:r>
      <w:r w:rsidR="00BA296A" w:rsidRPr="00FE51CA">
        <w:rPr>
          <w:rFonts w:ascii="Times New Roman" w:eastAsia="SimSun" w:hAnsi="Times New Roman" w:cs="Times New Roman"/>
          <w:color w:val="000000" w:themeColor="text1"/>
        </w:rPr>
        <w:instrText xml:space="preserve"> ADDIN ZOTERO_ITEM CSL_CITATION {"citationID":"2ZEcpIbp","properties":{"formattedCitation":"(Hwang, 2021)","plainCitation":"(Hwang, 2021)","dontUpdate":true,"noteIndex":0},"citationItems":[{"id":45,"uris":["http://zotero.org/users/local/x6SmP7TL/items/FHFVEAN4"],"itemData":{"id":45,"type":"article-journal","abstract":"It is well known that English speakers produce fewer pronouns when dis­ course contexts include more than one entity that matches the gender of the pronoun, i.e., gender effect. It is controversial, however, what causes the gender effect. Some suggest that it results from speakers’ avoidance of linguistic ambiguity, while others suggest that it results from the influence of non-linguistic conceptual similarity between discourse entities. To adjudi­ cate between the two accounts, the present study investigates how Mandarin speakers choose referring expressions in written and spoken Mandarin. As written and spoken Mandarin differ in their referential ambi­ guity (the third-person singular pronoun is gender-ambiguous in spoken Mandarin but not in written Mandarin), it provides a good testing ground for evaluating the two accounts with the manipulation of gender similarity. We found that Mandarin speakers’ pronoun use was affected by pronoun ambiguity but not by conceptual similarity of discourse entities. In particular, in written Mandarin, where pronouns are gender-specific, Mandarin speakers produced fewer pronouns when there was more than one character that matched the gender of the pronoun. In spoken Mandarin where pronouns are gender-ambiguous, however, Mandarin speakers’ pronoun use was not influenced by gender of discourse characters. Our findings suggest that the gender effect is driven by an ambiguity-avoidance strategy rather than conceptual similarity between discourse characters.","container-title":"Discourse Processes","DOI":"10.1080/0163853X.2020.1844965","ISSN":"0163-853X, 1532-6950","issue":"3","journalAbbreviation":"Discourse Processes","language":"en","page":"251-259","source":"DOI.org (Crossref)","title":"Avoidance of gender-ambiguous pronouns as a consequence of ambiguity-avoidance strategy","volume":"58","author":[{"family":"Hwang","given":"Heeju"}],"issued":{"date-parts":[["2021",3,16]]}}}],"schema":"https://github.com/citation-style-language/schema/raw/master/csl-citation.json"} </w:instrText>
      </w:r>
      <w:r w:rsidR="00BA296A" w:rsidRPr="00FE51CA">
        <w:rPr>
          <w:rFonts w:ascii="Times New Roman" w:eastAsia="SimSun" w:hAnsi="Times New Roman" w:cs="Times New Roman"/>
          <w:color w:val="000000" w:themeColor="text1"/>
        </w:rPr>
        <w:fldChar w:fldCharType="separate"/>
      </w:r>
      <w:r w:rsidR="00BA296A" w:rsidRPr="00FE51CA">
        <w:rPr>
          <w:rFonts w:ascii="Times New Roman" w:eastAsia="SimSun" w:hAnsi="Times New Roman" w:cs="Times New Roman"/>
          <w:noProof/>
          <w:color w:val="000000" w:themeColor="text1"/>
        </w:rPr>
        <w:t>Hwang (2021)</w:t>
      </w:r>
      <w:r w:rsidR="00BA296A" w:rsidRPr="00FE51CA">
        <w:rPr>
          <w:rFonts w:ascii="Times New Roman" w:eastAsia="SimSun" w:hAnsi="Times New Roman" w:cs="Times New Roman"/>
          <w:color w:val="000000" w:themeColor="text1"/>
        </w:rPr>
        <w:fldChar w:fldCharType="end"/>
      </w:r>
      <w:r w:rsidR="00BA296A" w:rsidRPr="00FE51CA">
        <w:rPr>
          <w:rFonts w:ascii="Times New Roman" w:eastAsia="SimSun" w:hAnsi="Times New Roman" w:cs="Times New Roman"/>
          <w:color w:val="000000" w:themeColor="text1"/>
        </w:rPr>
        <w:t xml:space="preserve"> explored the production of referring expressions in written and spoken Mandarin, using methods adapted from similar studies conducted in English </w:t>
      </w:r>
      <w:r w:rsidR="00BA296A" w:rsidRPr="00FE51CA">
        <w:rPr>
          <w:rFonts w:ascii="Times New Roman" w:eastAsia="SimSun" w:hAnsi="Times New Roman" w:cs="Times New Roman"/>
          <w:color w:val="000000" w:themeColor="text1"/>
        </w:rPr>
        <w:fldChar w:fldCharType="begin"/>
      </w:r>
      <w:r w:rsidR="00BA296A" w:rsidRPr="00FE51CA">
        <w:rPr>
          <w:rFonts w:ascii="Times New Roman" w:eastAsia="SimSun" w:hAnsi="Times New Roman" w:cs="Times New Roman"/>
          <w:color w:val="000000" w:themeColor="text1"/>
        </w:rPr>
        <w:instrText xml:space="preserve"> ADDIN ZOTERO_ITEM CSL_CITATION {"citationID":"0qnXAJ7r","properties":{"formattedCitation":"(J. E. Arnold &amp; Griffin, 2007)","plainCitation":"(J. E. Arnold &amp; Griffin, 2007)","dontUpdate":true,"noteIndex":0},"citationItems":[{"id":32,"uris":["http://zotero.org/users/local/x6SmP7TL/items/MHE53U3L"],"itemData":{"id":32,"type":"article-journal","container-title":"Journal of Memory and Language","DOI":"10.1016/j.jml.2006.09.007","ISSN":"0749596X","issue":"4","journalAbbreviation":"Journal of Memory and Language","language":"en","page":"521-536","source":"DOI.org (Crossref)","title":"The effect of additional characters on choice of referring expression: Everyone counts</w:instrText>
      </w:r>
      <w:r w:rsidR="00BA296A" w:rsidRPr="00FE51CA">
        <w:rPr>
          <w:rFonts w:ascii="Times New Roman" w:eastAsia="SimSun" w:hAnsi="Times New Roman" w:cs="Times New Roman" w:hint="eastAsia"/>
          <w:color w:val="000000" w:themeColor="text1"/>
        </w:rPr>
        <w:instrText>☆</w:instrText>
      </w:r>
      <w:r w:rsidR="00BA296A" w:rsidRPr="00FE51CA">
        <w:rPr>
          <w:rFonts w:ascii="Times New Roman" w:eastAsia="SimSun" w:hAnsi="Times New Roman" w:cs="Times New Roman"/>
          <w:color w:val="000000" w:themeColor="text1"/>
        </w:rPr>
        <w:instrText xml:space="preserve">","title-short":"The effect of additional characters on choice of referring expression","volume":"56","author":[{"family":"Arnold","given":"Jennifer E."},{"family":"Griffin","given":"Zenzi M."}],"issued":{"date-parts":[["2007",5]]}}}],"schema":"https://github.com/citation-style-language/schema/raw/master/csl-citation.json"} </w:instrText>
      </w:r>
      <w:r w:rsidR="00BA296A" w:rsidRPr="00FE51CA">
        <w:rPr>
          <w:rFonts w:ascii="Times New Roman" w:eastAsia="SimSun" w:hAnsi="Times New Roman" w:cs="Times New Roman"/>
          <w:color w:val="000000" w:themeColor="text1"/>
        </w:rPr>
        <w:fldChar w:fldCharType="separate"/>
      </w:r>
      <w:r w:rsidR="00BA296A" w:rsidRPr="00FE51CA">
        <w:rPr>
          <w:rFonts w:ascii="Times New Roman" w:eastAsia="SimSun" w:hAnsi="Times New Roman" w:cs="Times New Roman"/>
          <w:noProof/>
          <w:color w:val="000000" w:themeColor="text1"/>
        </w:rPr>
        <w:t xml:space="preserve">(Arnold </w:t>
      </w:r>
      <w:r w:rsidR="00675B77">
        <w:rPr>
          <w:rFonts w:ascii="Times New Roman" w:eastAsia="SimSun" w:hAnsi="Times New Roman" w:cs="Times New Roman"/>
          <w:noProof/>
          <w:color w:val="000000" w:themeColor="text1"/>
        </w:rPr>
        <w:t>&amp;</w:t>
      </w:r>
      <w:r w:rsidR="00BA296A" w:rsidRPr="00FE51CA">
        <w:rPr>
          <w:rFonts w:ascii="Times New Roman" w:eastAsia="SimSun" w:hAnsi="Times New Roman" w:cs="Times New Roman"/>
          <w:noProof/>
          <w:color w:val="000000" w:themeColor="text1"/>
        </w:rPr>
        <w:t xml:space="preserve"> Griffin, 2007</w:t>
      </w:r>
      <w:r w:rsidR="00BA296A" w:rsidRPr="00FE51CA">
        <w:rPr>
          <w:rFonts w:ascii="Times New Roman" w:eastAsia="SimSun" w:hAnsi="Times New Roman" w:cs="Times New Roman"/>
          <w:color w:val="000000" w:themeColor="text1"/>
        </w:rPr>
        <w:fldChar w:fldCharType="end"/>
      </w:r>
      <w:r w:rsidR="00BA296A" w:rsidRPr="00FE51CA">
        <w:rPr>
          <w:rFonts w:ascii="Times New Roman" w:eastAsia="SimSun" w:hAnsi="Times New Roman" w:cs="Times New Roman"/>
          <w:color w:val="000000" w:themeColor="text1"/>
        </w:rPr>
        <w:t xml:space="preserve">; </w:t>
      </w:r>
      <w:r w:rsidR="00BA296A" w:rsidRPr="00FE51CA">
        <w:rPr>
          <w:rFonts w:ascii="Times New Roman" w:eastAsia="SimSun" w:hAnsi="Times New Roman" w:cs="Times New Roman"/>
          <w:color w:val="000000" w:themeColor="text1"/>
        </w:rPr>
        <w:fldChar w:fldCharType="begin"/>
      </w:r>
      <w:r w:rsidR="00BA296A" w:rsidRPr="00FE51CA">
        <w:rPr>
          <w:rFonts w:ascii="Times New Roman" w:eastAsia="SimSun" w:hAnsi="Times New Roman" w:cs="Times New Roman"/>
          <w:color w:val="000000" w:themeColor="text1"/>
        </w:rPr>
        <w:instrText xml:space="preserve"> ADDIN ZOTERO_ITEM CSL_CITATION {"citationID":"Q4L8fOer","properties":{"formattedCitation":"(Fukumura &amp; van Gompel, 2010)","plainCitation":"(Fukumura &amp; van Gompel, 2010)","dontUpdate":true,"noteIndex":0},"citationItems":[{"id":70,"uris":["http://zotero.org/users/local/x6SmP7TL/items/MF2GUCA4"],"itemData":{"id":70,"type":"article-journal","abstract":"Research has shown that following a sentence fragment such as John impressed Mary because…, people are most likely to refer to John, whereas following John admired Mary because…, Mary is the preferred referent. Two written completion experiments investigated whether such semantic biases affect the choice of anaphor (pronouns vs. names). Experiment 1 investigated biases due to verb semantics, and Experiment 2 contrasted biases due to different connectives (because vs. so). Frequency-based accounts such as proposed by Arnold (2001) and functional linguists (e.g., Givón, 1988, Givón, 1989) suggest that the likelihood of reference to a particular discourse entity should affect the choice of anaphor: more pronouns (relative to names) for the bias-consistent entity than the bias-inconsistent entity. Although the semantics of the verb and connective had strong effects on the choice of referent, neither experiment showed any effect of semantic bias on the choice of anaphoric form. In contrast, structural factors did affect anaphoric choice.","container-title":"Journal of Memory and Language","DOI":"10.1016/j.jml.2009.09.001","ISSN":"0749-596X","issue":"1","journalAbbreviation":"Journal of Memory and Language","page":"52-66","source":"ScienceDirect","title":"Choosing anaphoric expressions: Do people take into account likelihood of reference?","title-short":"Choosing anaphoric expressions","volume":"62","author":[{"family":"Fukumura","given":"Kumiko"},{"family":"Gompel","given":"Roger P. G.","non-dropping-particle":"van"}],"issued":{"date-parts":[["2010",1,1]]}}}],"schema":"https://github.com/citation-style-language/schema/raw/master/csl-citation.json"} </w:instrText>
      </w:r>
      <w:r w:rsidR="00BA296A" w:rsidRPr="00FE51CA">
        <w:rPr>
          <w:rFonts w:ascii="Times New Roman" w:eastAsia="SimSun" w:hAnsi="Times New Roman" w:cs="Times New Roman"/>
          <w:color w:val="000000" w:themeColor="text1"/>
        </w:rPr>
        <w:fldChar w:fldCharType="separate"/>
      </w:r>
      <w:r w:rsidR="00BA296A" w:rsidRPr="00FE51CA">
        <w:rPr>
          <w:rFonts w:ascii="Times New Roman" w:eastAsia="SimSun" w:hAnsi="Times New Roman" w:cs="Times New Roman"/>
          <w:noProof/>
          <w:color w:val="000000" w:themeColor="text1"/>
        </w:rPr>
        <w:t xml:space="preserve">Fukumura </w:t>
      </w:r>
      <w:r w:rsidR="00675B77">
        <w:rPr>
          <w:rFonts w:ascii="Times New Roman" w:eastAsia="SimSun" w:hAnsi="Times New Roman" w:cs="Times New Roman"/>
          <w:noProof/>
          <w:color w:val="000000" w:themeColor="text1"/>
        </w:rPr>
        <w:t>&amp;</w:t>
      </w:r>
      <w:r w:rsidR="00BA296A" w:rsidRPr="00FE51CA">
        <w:rPr>
          <w:rFonts w:ascii="Times New Roman" w:eastAsia="SimSun" w:hAnsi="Times New Roman" w:cs="Times New Roman"/>
          <w:noProof/>
          <w:color w:val="000000" w:themeColor="text1"/>
        </w:rPr>
        <w:t xml:space="preserve"> van Gompel, 2010</w:t>
      </w:r>
      <w:r w:rsidR="00BA296A" w:rsidRPr="00FE51CA">
        <w:rPr>
          <w:rFonts w:ascii="Times New Roman" w:eastAsia="SimSun" w:hAnsi="Times New Roman" w:cs="Times New Roman"/>
          <w:color w:val="000000" w:themeColor="text1"/>
        </w:rPr>
        <w:fldChar w:fldCharType="end"/>
      </w:r>
      <w:r w:rsidR="00BA296A" w:rsidRPr="00FE51CA">
        <w:rPr>
          <w:rFonts w:ascii="Times New Roman" w:eastAsia="SimSun" w:hAnsi="Times New Roman" w:cs="Times New Roman"/>
          <w:color w:val="000000" w:themeColor="text1"/>
        </w:rPr>
        <w:t>). Mandarin Chinese uses distinct written forms for third-person singular pronouns "</w:t>
      </w:r>
      <w:r w:rsidR="00BA296A" w:rsidRPr="00FE51CA">
        <w:rPr>
          <w:rFonts w:ascii="Times New Roman" w:eastAsia="SimSun" w:hAnsi="Times New Roman" w:cs="Times New Roman" w:hint="eastAsia"/>
          <w:color w:val="000000" w:themeColor="text1"/>
        </w:rPr>
        <w:t>他</w:t>
      </w:r>
      <w:r w:rsidR="00BA296A" w:rsidRPr="00FE51CA">
        <w:rPr>
          <w:rFonts w:ascii="Times New Roman" w:eastAsia="SimSun" w:hAnsi="Times New Roman" w:cs="Times New Roman"/>
          <w:color w:val="000000" w:themeColor="text1"/>
        </w:rPr>
        <w:t xml:space="preserve"> (he)" and "</w:t>
      </w:r>
      <w:r w:rsidR="00BA296A" w:rsidRPr="00FE51CA">
        <w:rPr>
          <w:rFonts w:ascii="Times New Roman" w:eastAsia="SimSun" w:hAnsi="Times New Roman" w:cs="Times New Roman" w:hint="eastAsia"/>
          <w:color w:val="000000" w:themeColor="text1"/>
        </w:rPr>
        <w:t>她</w:t>
      </w:r>
      <w:r w:rsidR="00BA296A" w:rsidRPr="00FE51CA">
        <w:rPr>
          <w:rFonts w:ascii="Times New Roman" w:eastAsia="SimSun" w:hAnsi="Times New Roman" w:cs="Times New Roman"/>
          <w:color w:val="000000" w:themeColor="text1"/>
        </w:rPr>
        <w:t xml:space="preserve"> (she)" to indicate gender, whereas in spoken Mandarin, they share the same pronunciation</w:t>
      </w:r>
      <w:r w:rsidR="00691A5A">
        <w:rPr>
          <w:rFonts w:ascii="Times New Roman" w:eastAsia="SimSun" w:hAnsi="Times New Roman" w:cs="Times New Roman"/>
          <w:color w:val="000000" w:themeColor="text1"/>
        </w:rPr>
        <w:t xml:space="preserve"> and are therefore </w:t>
      </w:r>
      <w:r w:rsidR="00BA296A" w:rsidRPr="00FE51CA">
        <w:rPr>
          <w:rFonts w:ascii="Times New Roman" w:eastAsia="SimSun" w:hAnsi="Times New Roman" w:cs="Times New Roman"/>
          <w:color w:val="000000" w:themeColor="text1"/>
        </w:rPr>
        <w:t xml:space="preserve">gender-neutral. </w:t>
      </w:r>
      <w:r w:rsidR="00691A5A" w:rsidRPr="00FE51CA">
        <w:rPr>
          <w:rFonts w:ascii="Times New Roman" w:eastAsia="SimSun" w:hAnsi="Times New Roman" w:cs="Times New Roman"/>
          <w:noProof/>
          <w:color w:val="000000" w:themeColor="text1"/>
        </w:rPr>
        <w:lastRenderedPageBreak/>
        <w:t>Hwang</w:t>
      </w:r>
      <w:r w:rsidR="00691A5A" w:rsidRPr="00FE51CA" w:rsidDel="00691A5A">
        <w:rPr>
          <w:rFonts w:ascii="Times New Roman" w:eastAsia="SimSun" w:hAnsi="Times New Roman" w:cs="Times New Roman"/>
          <w:color w:val="000000" w:themeColor="text1"/>
        </w:rPr>
        <w:t xml:space="preserve"> </w:t>
      </w:r>
      <w:r w:rsidR="00BA296A" w:rsidRPr="00FE51CA">
        <w:rPr>
          <w:rFonts w:ascii="Times New Roman" w:eastAsia="SimSun" w:hAnsi="Times New Roman" w:cs="Times New Roman"/>
          <w:color w:val="000000" w:themeColor="text1"/>
        </w:rPr>
        <w:t>used a story-continuation task in which participants were asked to read a sentence and then to continue the story. Participants were presented with one-character prompts (example 5a) or two-character prompts (examples 5b-c) where the two characters were of the same (example 5b) or different (example 5c) genders. In the two-character conditions, participants were instructed to continue the story with either the subject or the non-subject antecedent. Participants were instructed to avoid the use of null pronouns as they can lead to ungrammatical sentences in written Mandarin but not in spoken Mandarin.</w:t>
      </w:r>
    </w:p>
    <w:p w14:paraId="1020FD40" w14:textId="77777777" w:rsidR="00BA296A" w:rsidRPr="00FE51CA" w:rsidRDefault="00BA296A" w:rsidP="00BA296A">
      <w:pPr>
        <w:spacing w:line="480" w:lineRule="auto"/>
        <w:rPr>
          <w:rFonts w:ascii="Times New Roman" w:eastAsia="SimSun" w:hAnsi="Times New Roman" w:cs="Times New Roman"/>
          <w:color w:val="000000" w:themeColor="text1"/>
        </w:rPr>
      </w:pPr>
    </w:p>
    <w:p w14:paraId="5CA04123" w14:textId="77777777" w:rsidR="00BA296A" w:rsidRPr="00FE51CA" w:rsidRDefault="00BA296A" w:rsidP="00BA296A">
      <w:pPr>
        <w:spacing w:line="480" w:lineRule="auto"/>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rPr>
        <w:tab/>
        <w:t xml:space="preserve">(5) a.  </w:t>
      </w:r>
      <w:proofErr w:type="spellStart"/>
      <w:r w:rsidRPr="00FE51CA">
        <w:rPr>
          <w:rFonts w:ascii="Times New Roman" w:eastAsia="SimSun" w:hAnsi="Times New Roman" w:cs="Times New Roman"/>
          <w:color w:val="000000" w:themeColor="text1"/>
        </w:rPr>
        <w:t>Xiaohong</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vertAlign w:val="subscript"/>
        </w:rPr>
        <w:t xml:space="preserve"> </w:t>
      </w:r>
      <w:proofErr w:type="spellStart"/>
      <w:r w:rsidRPr="00FE51CA">
        <w:rPr>
          <w:rFonts w:ascii="Times New Roman" w:eastAsia="SimSun" w:hAnsi="Times New Roman" w:cs="Times New Roman"/>
          <w:color w:val="000000" w:themeColor="text1"/>
        </w:rPr>
        <w:t>xiangqu</w:t>
      </w:r>
      <w:proofErr w:type="spellEnd"/>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chaoshi</w:t>
      </w:r>
      <w:proofErr w:type="spellEnd"/>
      <w:r w:rsidRPr="00FE51CA">
        <w:rPr>
          <w:rFonts w:ascii="Times New Roman" w:eastAsia="SimSun" w:hAnsi="Times New Roman" w:cs="Times New Roman"/>
          <w:color w:val="000000" w:themeColor="text1"/>
        </w:rPr>
        <w:t>.</w:t>
      </w:r>
    </w:p>
    <w:p w14:paraId="0AEFC119" w14:textId="77777777" w:rsidR="00BA296A" w:rsidRPr="00FE51CA" w:rsidRDefault="00BA296A" w:rsidP="00BA296A">
      <w:pPr>
        <w:spacing w:line="480" w:lineRule="auto"/>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rPr>
        <w:tab/>
        <w:t xml:space="preserve">         ‘</w:t>
      </w:r>
      <w:proofErr w:type="spellStart"/>
      <w:r w:rsidRPr="00FE51CA">
        <w:rPr>
          <w:rFonts w:ascii="Times New Roman" w:eastAsia="SimSun" w:hAnsi="Times New Roman" w:cs="Times New Roman"/>
          <w:color w:val="000000" w:themeColor="text1"/>
        </w:rPr>
        <w:t>Xiaohong</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rPr>
        <w:t xml:space="preserve"> wants to go to a supermarket.’</w:t>
      </w:r>
    </w:p>
    <w:p w14:paraId="2ACF8658" w14:textId="77777777" w:rsidR="00BA296A" w:rsidRPr="00FE51CA" w:rsidRDefault="00BA296A" w:rsidP="00BA296A">
      <w:pPr>
        <w:spacing w:line="480" w:lineRule="auto"/>
        <w:ind w:left="360"/>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rPr>
        <w:t xml:space="preserve">             b. </w:t>
      </w:r>
      <w:proofErr w:type="spellStart"/>
      <w:r w:rsidRPr="00FE51CA">
        <w:rPr>
          <w:rFonts w:ascii="Times New Roman" w:eastAsia="SimSun" w:hAnsi="Times New Roman" w:cs="Times New Roman"/>
          <w:color w:val="000000" w:themeColor="text1"/>
        </w:rPr>
        <w:t>Xiaohong</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xianggen</w:t>
      </w:r>
      <w:proofErr w:type="spellEnd"/>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Xiaoli</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quchaoshi</w:t>
      </w:r>
      <w:proofErr w:type="spellEnd"/>
      <w:r w:rsidRPr="00FE51CA">
        <w:rPr>
          <w:rFonts w:ascii="Times New Roman" w:eastAsia="SimSun" w:hAnsi="Times New Roman" w:cs="Times New Roman"/>
          <w:color w:val="000000" w:themeColor="text1"/>
        </w:rPr>
        <w:t>.</w:t>
      </w:r>
    </w:p>
    <w:p w14:paraId="7661A286" w14:textId="77777777" w:rsidR="00BA296A" w:rsidRPr="00FE51CA" w:rsidRDefault="00BA296A" w:rsidP="00BA296A">
      <w:pPr>
        <w:spacing w:line="480" w:lineRule="auto"/>
        <w:ind w:left="360" w:firstLine="720"/>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Xiaohong</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rPr>
        <w:t xml:space="preserve"> wants to go to a supermarket with </w:t>
      </w:r>
      <w:proofErr w:type="spellStart"/>
      <w:r w:rsidRPr="00FE51CA">
        <w:rPr>
          <w:rFonts w:ascii="Times New Roman" w:eastAsia="SimSun" w:hAnsi="Times New Roman" w:cs="Times New Roman"/>
          <w:color w:val="000000" w:themeColor="text1"/>
        </w:rPr>
        <w:t>Xiaoli</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rPr>
        <w:t>.’</w:t>
      </w:r>
    </w:p>
    <w:p w14:paraId="1AA4F69A" w14:textId="77777777" w:rsidR="00BA296A" w:rsidRPr="00FE51CA" w:rsidRDefault="00BA296A" w:rsidP="00BA296A">
      <w:pPr>
        <w:spacing w:line="480" w:lineRule="auto"/>
        <w:ind w:left="360" w:firstLine="720"/>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rPr>
        <w:t xml:space="preserve"> c. </w:t>
      </w:r>
      <w:proofErr w:type="spellStart"/>
      <w:r w:rsidRPr="00FE51CA">
        <w:rPr>
          <w:rFonts w:ascii="Times New Roman" w:eastAsia="SimSun" w:hAnsi="Times New Roman" w:cs="Times New Roman"/>
          <w:color w:val="000000" w:themeColor="text1"/>
        </w:rPr>
        <w:t>Xiaohong</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xianggen</w:t>
      </w:r>
      <w:proofErr w:type="spellEnd"/>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Xiaogang</w:t>
      </w:r>
      <w:r w:rsidRPr="00FE51CA">
        <w:rPr>
          <w:rFonts w:ascii="Times New Roman" w:eastAsia="SimSun" w:hAnsi="Times New Roman" w:cs="Times New Roman"/>
          <w:color w:val="000000" w:themeColor="text1"/>
          <w:vertAlign w:val="subscript"/>
        </w:rPr>
        <w:t>male</w:t>
      </w:r>
      <w:proofErr w:type="spellEnd"/>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quchaoshi</w:t>
      </w:r>
      <w:proofErr w:type="spellEnd"/>
      <w:r w:rsidRPr="00FE51CA">
        <w:rPr>
          <w:rFonts w:ascii="Times New Roman" w:eastAsia="SimSun" w:hAnsi="Times New Roman" w:cs="Times New Roman"/>
          <w:color w:val="000000" w:themeColor="text1"/>
        </w:rPr>
        <w:t>.</w:t>
      </w:r>
    </w:p>
    <w:p w14:paraId="4595389A" w14:textId="77777777" w:rsidR="00BA296A" w:rsidRPr="00FE51CA" w:rsidRDefault="00BA296A" w:rsidP="00BA296A">
      <w:pPr>
        <w:spacing w:line="480" w:lineRule="auto"/>
        <w:ind w:left="360" w:firstLine="720"/>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rPr>
        <w:t xml:space="preserve">   ‘</w:t>
      </w:r>
      <w:proofErr w:type="spellStart"/>
      <w:r w:rsidRPr="00FE51CA">
        <w:rPr>
          <w:rFonts w:ascii="Times New Roman" w:eastAsia="SimSun" w:hAnsi="Times New Roman" w:cs="Times New Roman"/>
          <w:color w:val="000000" w:themeColor="text1"/>
        </w:rPr>
        <w:t>Xiaohong</w:t>
      </w:r>
      <w:r w:rsidRPr="00FE51CA">
        <w:rPr>
          <w:rFonts w:ascii="Times New Roman" w:eastAsia="SimSun" w:hAnsi="Times New Roman" w:cs="Times New Roman"/>
          <w:color w:val="000000" w:themeColor="text1"/>
          <w:vertAlign w:val="subscript"/>
        </w:rPr>
        <w:t>female</w:t>
      </w:r>
      <w:proofErr w:type="spellEnd"/>
      <w:r w:rsidRPr="00FE51CA">
        <w:rPr>
          <w:rFonts w:ascii="Times New Roman" w:eastAsia="SimSun" w:hAnsi="Times New Roman" w:cs="Times New Roman"/>
          <w:color w:val="000000" w:themeColor="text1"/>
        </w:rPr>
        <w:t xml:space="preserve"> wants to go to a supermarket with </w:t>
      </w:r>
      <w:proofErr w:type="spellStart"/>
      <w:r w:rsidRPr="00FE51CA">
        <w:rPr>
          <w:rFonts w:ascii="Times New Roman" w:eastAsia="SimSun" w:hAnsi="Times New Roman" w:cs="Times New Roman"/>
          <w:color w:val="000000" w:themeColor="text1"/>
        </w:rPr>
        <w:t>Xiaogang</w:t>
      </w:r>
      <w:r w:rsidRPr="00FE51CA">
        <w:rPr>
          <w:rFonts w:ascii="Times New Roman" w:eastAsia="SimSun" w:hAnsi="Times New Roman" w:cs="Times New Roman"/>
          <w:color w:val="000000" w:themeColor="text1"/>
          <w:vertAlign w:val="subscript"/>
        </w:rPr>
        <w:t>male</w:t>
      </w:r>
      <w:proofErr w:type="spellEnd"/>
      <w:r w:rsidRPr="00FE51CA">
        <w:rPr>
          <w:rFonts w:ascii="Times New Roman" w:eastAsia="SimSun" w:hAnsi="Times New Roman" w:cs="Times New Roman"/>
          <w:color w:val="000000" w:themeColor="text1"/>
        </w:rPr>
        <w:t>.’</w:t>
      </w:r>
    </w:p>
    <w:p w14:paraId="08A950CD" w14:textId="77777777" w:rsidR="00BA296A" w:rsidRPr="00FE51CA" w:rsidRDefault="00BA296A" w:rsidP="00BA296A">
      <w:pPr>
        <w:spacing w:line="480" w:lineRule="auto"/>
        <w:rPr>
          <w:rFonts w:ascii="Times New Roman" w:eastAsia="SimSun" w:hAnsi="Times New Roman" w:cs="Times New Roman"/>
          <w:color w:val="000000" w:themeColor="text1"/>
        </w:rPr>
      </w:pPr>
    </w:p>
    <w:p w14:paraId="628D8EAE" w14:textId="55B199C1" w:rsidR="00BA296A" w:rsidRPr="000F268A" w:rsidRDefault="00BA296A" w:rsidP="00D438F2">
      <w:pPr>
        <w:spacing w:line="480" w:lineRule="auto"/>
        <w:rPr>
          <w:rFonts w:ascii="Times New Roman" w:hAnsi="Times New Roman" w:cs="Times New Roman"/>
          <w:color w:val="000000" w:themeColor="text1"/>
        </w:rPr>
      </w:pPr>
      <w:r w:rsidRPr="000F268A">
        <w:rPr>
          <w:rFonts w:ascii="Times New Roman" w:hAnsi="Times New Roman" w:cs="Times New Roman"/>
          <w:color w:val="000000" w:themeColor="text1"/>
        </w:rPr>
        <w:t>Consistent with findings for a similar task in English (</w:t>
      </w:r>
      <w:r w:rsidRPr="000F268A">
        <w:rPr>
          <w:rFonts w:ascii="Times New Roman" w:hAnsi="Times New Roman" w:cs="Times New Roman"/>
          <w:color w:val="000000" w:themeColor="text1"/>
        </w:rPr>
        <w:fldChar w:fldCharType="begin"/>
      </w:r>
      <w:r w:rsidRPr="000F268A">
        <w:rPr>
          <w:rFonts w:ascii="Times New Roman" w:hAnsi="Times New Roman" w:cs="Times New Roman"/>
          <w:color w:val="000000" w:themeColor="text1"/>
        </w:rPr>
        <w:instrText xml:space="preserve"> ADDIN ZOTERO_ITEM CSL_CITATION {"citationID":"c95qPKLE","properties":{"formattedCitation":"(J. E. Arnold &amp; Griffin, 2007)","plainCitation":"(J. E. Arnold &amp; Griffin, 2007)","dontUpdate":true,"noteIndex":0},"citationItems":[{"id":32,"uris":["http://zotero.org/users/local/x6SmP7TL/items/MHE53U3L"],"itemData":{"id":32,"type":"article-journal","container-title":"Journal of Memory and Language","DOI":"10.1016/j.jml.2006.09.007","ISSN":"0749596X","issue":"4","journalAbbreviation":"Journal of Memory and Language","language":"en","page":"521-536","source":"DOI.org (Crossref)","title":"The effect of additional characters on choice of referring expression: Everyone counts</w:instrText>
      </w:r>
      <w:r w:rsidRPr="000F268A">
        <w:rPr>
          <w:rFonts w:ascii="Times New Roman" w:hAnsi="Times New Roman" w:cs="Times New Roman" w:hint="eastAsia"/>
          <w:color w:val="000000" w:themeColor="text1"/>
        </w:rPr>
        <w:instrText>☆</w:instrText>
      </w:r>
      <w:r w:rsidRPr="000F268A">
        <w:rPr>
          <w:rFonts w:ascii="Times New Roman" w:hAnsi="Times New Roman" w:cs="Times New Roman"/>
          <w:color w:val="000000" w:themeColor="text1"/>
        </w:rPr>
        <w:instrText xml:space="preserve">","title-short":"The effect of additional characters on choice of referring expression","volume":"56","author":[{"family":"Arnold","given":"Jennifer E."},{"family":"Griffin","given":"Zenzi M."}],"issued":{"date-parts":[["2007",5]]}}}],"schema":"https://github.com/citation-style-language/schema/raw/master/csl-citation.json"} </w:instrText>
      </w:r>
      <w:r w:rsidRPr="000F268A">
        <w:rPr>
          <w:rFonts w:ascii="Times New Roman" w:hAnsi="Times New Roman" w:cs="Times New Roman"/>
          <w:color w:val="000000" w:themeColor="text1"/>
        </w:rPr>
        <w:fldChar w:fldCharType="separate"/>
      </w:r>
      <w:r w:rsidRPr="000F268A">
        <w:rPr>
          <w:rFonts w:ascii="Times New Roman" w:hAnsi="Times New Roman" w:cs="Times New Roman"/>
          <w:color w:val="000000" w:themeColor="text1"/>
        </w:rPr>
        <w:t xml:space="preserve">Arnold </w:t>
      </w:r>
      <w:r w:rsidR="00675B77">
        <w:rPr>
          <w:rFonts w:ascii="Times New Roman" w:hAnsi="Times New Roman" w:cs="Times New Roman"/>
          <w:color w:val="000000" w:themeColor="text1"/>
        </w:rPr>
        <w:t>&amp;</w:t>
      </w:r>
      <w:r w:rsidRPr="000F268A">
        <w:rPr>
          <w:rFonts w:ascii="Times New Roman" w:hAnsi="Times New Roman" w:cs="Times New Roman"/>
          <w:color w:val="000000" w:themeColor="text1"/>
        </w:rPr>
        <w:t xml:space="preserve"> Griffin, 2007</w:t>
      </w:r>
      <w:r w:rsidRPr="000F268A">
        <w:rPr>
          <w:rFonts w:ascii="Times New Roman" w:hAnsi="Times New Roman" w:cs="Times New Roman"/>
          <w:color w:val="000000" w:themeColor="text1"/>
        </w:rPr>
        <w:fldChar w:fldCharType="end"/>
      </w:r>
      <w:r w:rsidRPr="000F268A">
        <w:rPr>
          <w:rFonts w:ascii="Times New Roman" w:hAnsi="Times New Roman" w:cs="Times New Roman"/>
          <w:color w:val="000000" w:themeColor="text1"/>
        </w:rPr>
        <w:t xml:space="preserve">), </w:t>
      </w:r>
      <w:r w:rsidR="005F10F1">
        <w:rPr>
          <w:rFonts w:ascii="Times New Roman" w:hAnsi="Times New Roman" w:cs="Times New Roman"/>
          <w:color w:val="000000" w:themeColor="text1"/>
        </w:rPr>
        <w:t xml:space="preserve">Hwang’s </w:t>
      </w:r>
      <w:r w:rsidR="00691A5A">
        <w:rPr>
          <w:rFonts w:ascii="Times New Roman" w:hAnsi="Times New Roman" w:cs="Times New Roman"/>
          <w:color w:val="000000" w:themeColor="text1"/>
        </w:rPr>
        <w:t>participants</w:t>
      </w:r>
      <w:r w:rsidR="003427E2">
        <w:rPr>
          <w:rFonts w:ascii="Times New Roman" w:hAnsi="Times New Roman" w:cs="Times New Roman"/>
          <w:color w:val="000000" w:themeColor="text1"/>
        </w:rPr>
        <w:t xml:space="preserve"> </w:t>
      </w:r>
      <w:r w:rsidR="00691A5A">
        <w:rPr>
          <w:rFonts w:ascii="Times New Roman" w:hAnsi="Times New Roman" w:cs="Times New Roman"/>
          <w:color w:val="000000" w:themeColor="text1"/>
        </w:rPr>
        <w:t>use</w:t>
      </w:r>
      <w:r w:rsidR="00DB6004">
        <w:rPr>
          <w:rFonts w:ascii="Times New Roman" w:hAnsi="Times New Roman" w:cs="Times New Roman"/>
          <w:color w:val="000000" w:themeColor="text1"/>
        </w:rPr>
        <w:t>d</w:t>
      </w:r>
      <w:r w:rsidR="00691A5A" w:rsidRPr="000F268A">
        <w:rPr>
          <w:rFonts w:ascii="Times New Roman" w:hAnsi="Times New Roman" w:cs="Times New Roman"/>
          <w:color w:val="000000" w:themeColor="text1"/>
        </w:rPr>
        <w:t xml:space="preserve"> </w:t>
      </w:r>
      <w:r w:rsidRPr="000F268A">
        <w:rPr>
          <w:rFonts w:ascii="Times New Roman" w:hAnsi="Times New Roman" w:cs="Times New Roman"/>
          <w:color w:val="000000" w:themeColor="text1"/>
        </w:rPr>
        <w:t xml:space="preserve">more NPs (i.e., proper names) </w:t>
      </w:r>
      <w:r w:rsidR="00691A5A">
        <w:rPr>
          <w:rFonts w:ascii="Times New Roman" w:hAnsi="Times New Roman" w:cs="Times New Roman"/>
          <w:color w:val="000000" w:themeColor="text1"/>
        </w:rPr>
        <w:t xml:space="preserve">in </w:t>
      </w:r>
      <w:r w:rsidR="00691A5A" w:rsidRPr="000F268A">
        <w:rPr>
          <w:rFonts w:ascii="Times New Roman" w:hAnsi="Times New Roman" w:cs="Times New Roman"/>
          <w:color w:val="000000" w:themeColor="text1"/>
        </w:rPr>
        <w:t xml:space="preserve">the two-character condition </w:t>
      </w:r>
      <w:r w:rsidRPr="000F268A">
        <w:rPr>
          <w:rFonts w:ascii="Times New Roman" w:hAnsi="Times New Roman" w:cs="Times New Roman"/>
          <w:color w:val="000000" w:themeColor="text1"/>
        </w:rPr>
        <w:t>compared to the one-character condition. In the written task, speakers produced more pronouns in different-gender contexts than in same-gender contexts, while no significant difference between the two gender contexts in pronoun use was observed in the spoken task. Mandarin speakers’ pronoun usage therefore seems to be influenced by referential ambiguity, indicating a preference for avoiding potentially ambiguous expressions. However, this strategy does not fully explain the notable reduction in pronoun usage</w:t>
      </w:r>
      <w:r w:rsidR="005F10F1">
        <w:rPr>
          <w:rFonts w:ascii="Times New Roman" w:hAnsi="Times New Roman" w:cs="Times New Roman"/>
          <w:color w:val="000000" w:themeColor="text1"/>
        </w:rPr>
        <w:t xml:space="preserve"> (and preference for NPs)</w:t>
      </w:r>
      <w:r w:rsidRPr="000F268A">
        <w:rPr>
          <w:rFonts w:ascii="Times New Roman" w:hAnsi="Times New Roman" w:cs="Times New Roman"/>
          <w:color w:val="000000" w:themeColor="text1"/>
        </w:rPr>
        <w:t xml:space="preserve"> observed in the different-gender context of the two-character condition in the written Mandarin task, where pronoun usage is not inherently ambiguous. </w:t>
      </w:r>
      <w:r w:rsidRPr="000F268A">
        <w:rPr>
          <w:rFonts w:ascii="Times New Roman" w:hAnsi="Times New Roman" w:cs="Times New Roman"/>
          <w:color w:val="000000" w:themeColor="text1"/>
        </w:rPr>
        <w:fldChar w:fldCharType="begin"/>
      </w:r>
      <w:r w:rsidRPr="000F268A">
        <w:rPr>
          <w:rFonts w:ascii="Times New Roman" w:hAnsi="Times New Roman" w:cs="Times New Roman"/>
          <w:color w:val="000000" w:themeColor="text1"/>
        </w:rPr>
        <w:instrText xml:space="preserve"> ADDIN ZOTERO_ITEM CSL_CITATION {"citationID":"Gpmy67SP","properties":{"formattedCitation":"(J. E. Arnold &amp; Griffin, 2007)","plainCitation":"(J. E. Arnold &amp; Griffin, 2007)","dontUpdate":true,"noteIndex":0},"citationItems":[{"id":32,"uris":["http://zotero.org/users/local/x6SmP7TL/items/MHE53U3L"],"itemData":{"id":32,"type":"article-journal","container-title":"Journal of Memory and Language","DOI":"10.1016/j.jml.2006.09.007","ISSN":"0749596X","issue":"4","journalAbbreviation":"Journal of Memory and Language","language":"en","page":"521-536","source":"DOI.org (Crossref)","title":"The effect of additional characters on choice of referring expression: Everyone counts</w:instrText>
      </w:r>
      <w:r w:rsidRPr="000F268A">
        <w:rPr>
          <w:rFonts w:ascii="Times New Roman" w:hAnsi="Times New Roman" w:cs="Times New Roman" w:hint="eastAsia"/>
          <w:color w:val="000000" w:themeColor="text1"/>
        </w:rPr>
        <w:instrText>☆</w:instrText>
      </w:r>
      <w:r w:rsidRPr="000F268A">
        <w:rPr>
          <w:rFonts w:ascii="Times New Roman" w:hAnsi="Times New Roman" w:cs="Times New Roman"/>
          <w:color w:val="000000" w:themeColor="text1"/>
        </w:rPr>
        <w:instrText xml:space="preserve">","title-short":"The effect of additional characters on choice of referring expression","volume":"56","author":[{"family":"Arnold","given":"Jennifer E."},{"family":"Griffin","given":"Zenzi M."}],"issued":{"date-parts":[["2007",5]]}}}],"schema":"https://github.com/citation-style-language/schema/raw/master/csl-citation.json"} </w:instrText>
      </w:r>
      <w:r w:rsidRPr="000F268A">
        <w:rPr>
          <w:rFonts w:ascii="Times New Roman" w:hAnsi="Times New Roman" w:cs="Times New Roman"/>
          <w:color w:val="000000" w:themeColor="text1"/>
        </w:rPr>
        <w:fldChar w:fldCharType="separate"/>
      </w:r>
      <w:r w:rsidRPr="000F268A">
        <w:rPr>
          <w:rFonts w:ascii="Times New Roman" w:hAnsi="Times New Roman" w:cs="Times New Roman"/>
          <w:color w:val="000000" w:themeColor="text1"/>
        </w:rPr>
        <w:t xml:space="preserve">Arnold </w:t>
      </w:r>
      <w:r w:rsidR="00C10AA8">
        <w:rPr>
          <w:rFonts w:ascii="Times New Roman" w:hAnsi="Times New Roman" w:cs="Times New Roman"/>
          <w:color w:val="000000" w:themeColor="text1"/>
        </w:rPr>
        <w:t>and</w:t>
      </w:r>
      <w:r w:rsidRPr="000F268A">
        <w:rPr>
          <w:rFonts w:ascii="Times New Roman" w:hAnsi="Times New Roman" w:cs="Times New Roman"/>
          <w:color w:val="000000" w:themeColor="text1"/>
        </w:rPr>
        <w:t xml:space="preserve"> Griffin (2007)</w:t>
      </w:r>
      <w:r w:rsidRPr="000F268A">
        <w:rPr>
          <w:rFonts w:ascii="Times New Roman" w:hAnsi="Times New Roman" w:cs="Times New Roman"/>
          <w:color w:val="000000" w:themeColor="text1"/>
        </w:rPr>
        <w:fldChar w:fldCharType="end"/>
      </w:r>
      <w:r w:rsidR="0046007D">
        <w:rPr>
          <w:rFonts w:ascii="Times New Roman" w:hAnsi="Times New Roman" w:cs="Times New Roman"/>
          <w:color w:val="000000" w:themeColor="text1"/>
        </w:rPr>
        <w:t xml:space="preserve"> </w:t>
      </w:r>
      <w:r w:rsidRPr="000F268A">
        <w:rPr>
          <w:rFonts w:ascii="Times New Roman" w:hAnsi="Times New Roman" w:cs="Times New Roman"/>
          <w:color w:val="000000" w:themeColor="text1"/>
        </w:rPr>
        <w:t xml:space="preserve">proposed that the </w:t>
      </w:r>
      <w:r w:rsidRPr="000F268A">
        <w:rPr>
          <w:rFonts w:ascii="Times New Roman" w:hAnsi="Times New Roman" w:cs="Times New Roman"/>
          <w:color w:val="000000" w:themeColor="text1"/>
        </w:rPr>
        <w:lastRenderedPageBreak/>
        <w:t xml:space="preserve">decreased usage of pronouns in the two-character condition </w:t>
      </w:r>
      <w:r w:rsidR="0046007D">
        <w:rPr>
          <w:rFonts w:ascii="Times New Roman" w:hAnsi="Times New Roman" w:cs="Times New Roman"/>
          <w:color w:val="000000" w:themeColor="text1"/>
        </w:rPr>
        <w:t xml:space="preserve">in English </w:t>
      </w:r>
      <w:r w:rsidRPr="000F268A">
        <w:rPr>
          <w:rFonts w:ascii="Times New Roman" w:hAnsi="Times New Roman" w:cs="Times New Roman"/>
          <w:color w:val="000000" w:themeColor="text1"/>
        </w:rPr>
        <w:t>is driven by semantic competition, where two referents compete for attention. This implies that reference production is constrained by speaker-internal cognitive pressures such as attention, as well as partner-directed factors such as potential ambiguity; overall, the process of reference production might involve an interplay of different strategies.</w:t>
      </w:r>
      <w:r w:rsidR="00985E97">
        <w:rPr>
          <w:rFonts w:ascii="Times New Roman" w:hAnsi="Times New Roman" w:cs="Times New Roman"/>
          <w:color w:val="000000" w:themeColor="text1"/>
        </w:rPr>
        <w:t xml:space="preserve"> </w:t>
      </w:r>
    </w:p>
    <w:p w14:paraId="45F4676A" w14:textId="4264C12C" w:rsidR="00BA296A" w:rsidRPr="000F268A" w:rsidRDefault="00BA296A" w:rsidP="000F268A">
      <w:pPr>
        <w:spacing w:line="480" w:lineRule="auto"/>
        <w:ind w:firstLine="720"/>
        <w:rPr>
          <w:rFonts w:ascii="Times New Roman" w:hAnsi="Times New Roman" w:cs="Times New Roman"/>
          <w:color w:val="000000" w:themeColor="text1"/>
        </w:rPr>
      </w:pPr>
    </w:p>
    <w:p w14:paraId="7AB4D560" w14:textId="5E712E58" w:rsidR="00BA296A" w:rsidRPr="000F268A" w:rsidRDefault="006D5D7D" w:rsidP="00181B5D">
      <w:pPr>
        <w:spacing w:line="480" w:lineRule="auto"/>
        <w:contextualSpacing/>
        <w:rPr>
          <w:rFonts w:ascii="Times New Roman" w:hAnsi="Times New Roman" w:cs="Times New Roman"/>
          <w:b/>
          <w:bCs/>
          <w:i/>
          <w:iCs/>
          <w:color w:val="000000" w:themeColor="text1"/>
        </w:rPr>
      </w:pPr>
      <w:r>
        <w:rPr>
          <w:rFonts w:ascii="Times New Roman" w:hAnsi="Times New Roman" w:cs="Times New Roman"/>
          <w:b/>
          <w:bCs/>
          <w:i/>
          <w:iCs/>
          <w:color w:val="000000" w:themeColor="text1"/>
        </w:rPr>
        <w:t xml:space="preserve">1.2 </w:t>
      </w:r>
      <w:r w:rsidR="00AD08BE" w:rsidRPr="00AD08BE">
        <w:rPr>
          <w:rFonts w:ascii="Times New Roman" w:hAnsi="Times New Roman" w:cs="Times New Roman"/>
          <w:b/>
          <w:bCs/>
          <w:i/>
          <w:iCs/>
          <w:color w:val="000000" w:themeColor="text1"/>
        </w:rPr>
        <w:t>L1 attrition at the syntax-pragmatics interface</w:t>
      </w:r>
    </w:p>
    <w:p w14:paraId="64D420E3" w14:textId="5EE4BEB7" w:rsidR="00355AB6" w:rsidRDefault="00355AB6" w:rsidP="00181B5D">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t>Attrition is not a deterministic process, and its effect may vary across individuals: not all bilinguals exhibit the same level or overt signs of attrition, making it a dynamic process, with individual differences in the degree and rate of attrition (Opitz, 2019). However, consistent patterns emerge at the group level, such as the general preference toward over-explicitness in reference reviewed below.</w:t>
      </w:r>
    </w:p>
    <w:p w14:paraId="23D01F3A" w14:textId="77777777" w:rsidR="00355AB6" w:rsidRDefault="00355AB6" w:rsidP="00181B5D">
      <w:pPr>
        <w:spacing w:line="480" w:lineRule="auto"/>
        <w:contextualSpacing/>
        <w:rPr>
          <w:rFonts w:ascii="Times New Roman" w:hAnsi="Times New Roman" w:cs="Times New Roman"/>
          <w:color w:val="000000" w:themeColor="text1"/>
        </w:rPr>
      </w:pPr>
    </w:p>
    <w:p w14:paraId="3CC9D328" w14:textId="3A1BF326" w:rsidR="00150D34" w:rsidRDefault="00241843" w:rsidP="00181B5D">
      <w:pPr>
        <w:spacing w:line="480" w:lineRule="auto"/>
        <w:contextualSpacing/>
        <w:rPr>
          <w:rFonts w:ascii="Times New Roman" w:hAnsi="Times New Roman" w:cs="Times New Roman"/>
          <w:color w:val="000000" w:themeColor="text1"/>
        </w:rPr>
      </w:pPr>
      <w:r w:rsidRPr="00FE51CA">
        <w:rPr>
          <w:rFonts w:ascii="Times New Roman" w:hAnsi="Times New Roman" w:cs="Times New Roman"/>
          <w:color w:val="000000" w:themeColor="text1"/>
        </w:rPr>
        <w:t xml:space="preserve">Notably, syntactic attrition is selective, insofar as certain linguistic structures are more easily affected by attrition than others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{"citationID":"Jjtm7sp1","properties":{"formattedCitation":"(Chamorro &amp; Sorace, 2019; G\\uc0\\u252{}rel, 2004)","plainCitation":"(Chamorro &amp; Sorace, 2019; Gürel, 2004)","noteIndex":0},"citationItems":[{"id":56,"uris":["http://zotero.org/users/local/x6SmP7TL/items/6XJM8TDG"],"itemData":{"id":56,"type":"chapter","abstract":"This chapter focuses on rst generation individual attrition from the point of view of the Interface Hypothesis (IH), which proposes that structures at the interface between syntax and other cognitive domains, such as pragmatics, are more likely to undergo attrition than structures that do not involve such an interface, and discusses recent research that provides evidence of the selectivity and reversibility of individual rst language (L1) attrition. This research provides supporting evidence for the IH as it reveals that attrition a ects structures at the syntax-pragmatics interface but not structures requiring the satisfaction of semantic conditions. This chapter also reviews research that supports Sorace’s (2011, 2016) proposal that individual L1 attrition a ects only the ability to process interface structures but not knowledge representations, as it reveals that attrition only a ects online sensitivity with structures at the syntax-pragmatics interface rather than causing a permanent change in speakers’ L1 knowledge representations.","container-title":"The Oxford Handbook of Language Attrition","ISBN":"978-0-19-879359-5","language":"en","note":"DOI: 10.1093/oxfordhb/9780198793595.013.42","page":"24-35","publisher":"Oxford University Press","source":"DOI.org (Crossref)","title":"The Interface Hypothesis as a Framework for Studying L1 Attrition","URL":"http://oxfordhandbooks.com/view/10.1093/oxfordhb/9780198793595.001.0001/oxfordhb-9780198793595-e-42","editor":[{"family":"Schmid","given":"Monika S."},{"family":"Köpke","given":"Barbara"}],"container-author":[{"family":"Chamorro","given":"Gloria"},{"family":"Sorace","given":"Antonella"}],"author":[{"family":"Chamorro","given":"Gloria"},{"family":"Sorace","given":"Antonella"}],"accessed":{"date-parts":[["2024",3,23]]},"issued":{"date-parts":[["2019",7,11]]}}},{"id":81,"uris":["http://zotero.org/users/local/x6SmP7TL/items/G5YYDCMF"],"itemData":{"id":81,"type":"article-journal","container-title":"Journal of Neurolinguistics","DOI":"10.1016/S0911-6044(03)00054-X","ISSN":"09116044","issue":"1","journalAbbreviation":"Journal of Neurolinguistics","language":"en","page":"53-78","source":"DOI.org (Crossref)","title":"Selectivity in L2-induced L1 attrition: a psycholinguistic account","title-short":"Selectivity in L2-induced L1 attrition","volume":"17","author":[{"family":"Gürel","given":"Ayşe"}],"issued":{"date-parts":[["2004",1]]}}}],"schema":"https://github.com/citation-style-language/schema/raw/master/csl-citation.json"}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color w:val="000000" w:themeColor="text1"/>
        </w:rPr>
        <w:t xml:space="preserve">(Chamorro </w:t>
      </w:r>
      <w:r w:rsidR="00675B77">
        <w:rPr>
          <w:rFonts w:ascii="Times New Roman" w:hAnsi="Times New Roman" w:cs="Times New Roman"/>
          <w:color w:val="000000" w:themeColor="text1"/>
        </w:rPr>
        <w:t>&amp;</w:t>
      </w:r>
      <w:r w:rsidRPr="00FE51CA">
        <w:rPr>
          <w:rFonts w:ascii="Times New Roman" w:hAnsi="Times New Roman" w:cs="Times New Roman"/>
          <w:color w:val="000000" w:themeColor="text1"/>
        </w:rPr>
        <w:t xml:space="preserve"> Sorace, 2019; Gürel, 2004)</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The Interface Hypothesis</w:t>
      </w:r>
      <w:r w:rsidR="00854068">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{"citationID":"DhUyXSG1","properties":{"formattedCitation":"(Sorace &amp; Filiaci, 2006)","plainCitation":"(Sorace &amp; Filiaci, 2006)","noteIndex":0},"citationItems":[{"id":154,"uris":["http://zotero.org/users/local/x6SmP7TL/items/95MMNDNB"],"itemData":{"id":154,"type":"article-journal","abstract":"This study presents data from an experiment on the interpretation of intrasentential anaphora in Italian by native Italian speakers and by English speakers who have learned Italian as adults and have reached a near-native level of proficiency in this language. The two groups of speakers were presented with complex sentences consisting of a main clause and a subordinate clause, in which the subordinate clause had either an overt pronoun or a null subject pronoun. In half of the sentences the main clause preceded the subordinate clause (forward anaphora) and in the other half the subordinate clause preceded the main clause (backward anaphora). Participants performed in a picture verification task in which they had to indicate the picture(s) that corresponded to the meaning of the subordinate clause, thus identifying the possible antecedents of the null or overt subject pronouns. The patterns of responses of the two groups were very similar with respect to the null subject pronouns in both the forward and backward anaphora conditions. Compared to native monolingual speakers, however, the near-natives had a significantly higher preference for the subject of the matrix clause as a possible antecedent of overt subject pronouns, particularly in the backward anaphora condition. The results indicate that near-native speakers have acquired the syntactic constraints on pronominal subjects in Italian, but may have residual indeterminacy in the interface processing strategies they employ in interpreting pronominal forms.","container-title":"Second Language Research","DOI":"10.1191/0267658306sr271oa","ISSN":"0267-6583","issue":"3","language":"en","note":"publisher: SAGE Publications Ltd","page":"339-368","source":"SAGE Journals","title":"Anaphora resolution in near-native speakers of Italian","volume":"22","author":[{"family":"Sorace","given":"Antonella"},{"family":"Filiaci","given":"Francesca"}],"issued":{"date-parts":[["2006",7,1]]}}}],"schema":"https://github.com/citation-style-language/schema/raw/master/csl-citation.json"}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 xml:space="preserve">(Sorace </w:t>
      </w:r>
      <w:r w:rsidR="00675B77">
        <w:rPr>
          <w:rFonts w:ascii="Times New Roman" w:hAnsi="Times New Roman" w:cs="Times New Roman"/>
          <w:noProof/>
          <w:color w:val="000000" w:themeColor="text1"/>
        </w:rPr>
        <w:t>&amp;</w:t>
      </w:r>
      <w:r w:rsidRPr="00FE51CA">
        <w:rPr>
          <w:rFonts w:ascii="Times New Roman" w:hAnsi="Times New Roman" w:cs="Times New Roman"/>
          <w:noProof/>
          <w:color w:val="000000" w:themeColor="text1"/>
        </w:rPr>
        <w:t xml:space="preserve"> Filiaci, 2006)</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predicts that structures involving syntax and other cognitive domains, such as pragmatics, are more susceptible to change than those that do not involve such an interface.</w:t>
      </w:r>
      <w:r>
        <w:rPr>
          <w:rFonts w:ascii="Times New Roman" w:hAnsi="Times New Roman" w:cs="Times New Roman"/>
          <w:color w:val="000000" w:themeColor="text1"/>
        </w:rPr>
        <w:t xml:space="preserve"> This susceptibility </w:t>
      </w:r>
      <w:r w:rsidR="00D62DC9">
        <w:rPr>
          <w:rFonts w:ascii="Times New Roman" w:hAnsi="Times New Roman" w:cs="Times New Roman"/>
          <w:color w:val="000000" w:themeColor="text1"/>
        </w:rPr>
        <w:t>arises from the need for speakers to have both (1)</w:t>
      </w:r>
      <w:r w:rsidR="00751D99">
        <w:rPr>
          <w:rFonts w:ascii="Times New Roman" w:hAnsi="Times New Roman" w:cs="Times New Roman"/>
          <w:color w:val="000000" w:themeColor="text1"/>
        </w:rPr>
        <w:t xml:space="preserve"> “</w:t>
      </w:r>
      <w:r w:rsidR="00D62DC9">
        <w:rPr>
          <w:rFonts w:ascii="Times New Roman" w:hAnsi="Times New Roman" w:cs="Times New Roman"/>
          <w:color w:val="000000" w:themeColor="text1"/>
        </w:rPr>
        <w:t>knowledge of the structure and</w:t>
      </w:r>
      <w:r w:rsidR="00751D99">
        <w:rPr>
          <w:rFonts w:ascii="Times New Roman" w:hAnsi="Times New Roman" w:cs="Times New Roman"/>
          <w:color w:val="000000" w:themeColor="text1"/>
        </w:rPr>
        <w:t xml:space="preserve"> </w:t>
      </w:r>
      <w:r w:rsidR="00751D99">
        <w:rPr>
          <w:rFonts w:ascii="Times New Roman" w:hAnsi="Times New Roman" w:cs="Times New Roman" w:hint="eastAsia"/>
          <w:color w:val="000000" w:themeColor="text1"/>
        </w:rPr>
        <w:t>of</w:t>
      </w:r>
      <w:r w:rsidR="00751D99">
        <w:rPr>
          <w:rFonts w:ascii="Times New Roman" w:hAnsi="Times New Roman" w:cs="Times New Roman"/>
          <w:color w:val="000000" w:themeColor="text1"/>
        </w:rPr>
        <w:t xml:space="preserve"> the mapping conditions that operate within interface components” and (2)</w:t>
      </w:r>
      <w:r w:rsidR="00D62DC9">
        <w:rPr>
          <w:rFonts w:ascii="Times New Roman" w:hAnsi="Times New Roman" w:cs="Times New Roman" w:hint="eastAsia"/>
          <w:color w:val="000000" w:themeColor="text1"/>
        </w:rPr>
        <w:t xml:space="preserve"> </w:t>
      </w:r>
      <w:r w:rsidR="00751D99">
        <w:rPr>
          <w:rFonts w:ascii="Times New Roman" w:hAnsi="Times New Roman" w:cs="Times New Roman"/>
          <w:color w:val="000000" w:themeColor="text1"/>
        </w:rPr>
        <w:t>“</w:t>
      </w:r>
      <w:r w:rsidR="00D62DC9">
        <w:rPr>
          <w:rFonts w:ascii="Times New Roman" w:hAnsi="Times New Roman" w:cs="Times New Roman"/>
          <w:color w:val="000000" w:themeColor="text1"/>
        </w:rPr>
        <w:t>the processing principles</w:t>
      </w:r>
      <w:r w:rsidR="00751D99">
        <w:rPr>
          <w:rFonts w:ascii="Times New Roman" w:hAnsi="Times New Roman" w:cs="Times New Roman"/>
          <w:color w:val="000000" w:themeColor="text1"/>
        </w:rPr>
        <w:t xml:space="preserve"> that apply in the</w:t>
      </w:r>
      <w:r w:rsidR="00D62DC9">
        <w:rPr>
          <w:rFonts w:ascii="Times New Roman" w:hAnsi="Times New Roman" w:cs="Times New Roman"/>
          <w:color w:val="000000" w:themeColor="text1"/>
        </w:rPr>
        <w:t xml:space="preserve"> real-time integration of information </w:t>
      </w:r>
      <w:r w:rsidR="00751D99">
        <w:rPr>
          <w:rFonts w:ascii="Times New Roman" w:hAnsi="Times New Roman" w:cs="Times New Roman"/>
          <w:color w:val="000000" w:themeColor="text1"/>
        </w:rPr>
        <w:t xml:space="preserve">from </w:t>
      </w:r>
      <w:r w:rsidR="00D62DC9">
        <w:rPr>
          <w:rFonts w:ascii="Times New Roman" w:hAnsi="Times New Roman" w:cs="Times New Roman"/>
          <w:color w:val="000000" w:themeColor="text1"/>
        </w:rPr>
        <w:t>different domains</w:t>
      </w:r>
      <w:r w:rsidR="00751D99">
        <w:rPr>
          <w:rFonts w:ascii="Times New Roman" w:hAnsi="Times New Roman" w:cs="Times New Roman"/>
          <w:color w:val="000000" w:themeColor="text1"/>
        </w:rPr>
        <w:t>”</w:t>
      </w:r>
      <w:r w:rsidR="00D62DC9">
        <w:rPr>
          <w:rFonts w:ascii="Times New Roman" w:hAnsi="Times New Roman" w:cs="Times New Roman"/>
          <w:color w:val="000000" w:themeColor="text1"/>
        </w:rPr>
        <w:t xml:space="preserve"> (Sorace, 2011</w:t>
      </w:r>
      <w:r w:rsidR="002D4C19">
        <w:rPr>
          <w:rFonts w:ascii="Times New Roman" w:hAnsi="Times New Roman" w:cs="Times New Roman"/>
          <w:color w:val="000000" w:themeColor="text1"/>
        </w:rPr>
        <w:t>,</w:t>
      </w:r>
      <w:r w:rsidR="00751D99">
        <w:rPr>
          <w:rFonts w:ascii="Times New Roman" w:hAnsi="Times New Roman" w:cs="Times New Roman"/>
          <w:color w:val="000000" w:themeColor="text1"/>
        </w:rPr>
        <w:t xml:space="preserve"> p.12</w:t>
      </w:r>
      <w:r w:rsidR="00D62DC9" w:rsidRPr="00210736">
        <w:rPr>
          <w:rFonts w:ascii="Times New Roman" w:hAnsi="Times New Roman" w:cs="Times New Roman"/>
          <w:color w:val="000000" w:themeColor="text1"/>
        </w:rPr>
        <w:t xml:space="preserve">). </w:t>
      </w:r>
      <w:bookmarkStart w:id="2" w:name="OLE_LINK7"/>
      <w:bookmarkStart w:id="3" w:name="OLE_LINK8"/>
      <w:r w:rsidR="008651AE" w:rsidRPr="00210736">
        <w:rPr>
          <w:rFonts w:ascii="Times New Roman" w:hAnsi="Times New Roman" w:cs="Times New Roman"/>
          <w:color w:val="000000" w:themeColor="text1"/>
        </w:rPr>
        <w:t xml:space="preserve">In cases where speakers </w:t>
      </w:r>
      <w:r w:rsidR="000B561D" w:rsidRPr="00210736">
        <w:rPr>
          <w:rFonts w:ascii="Times New Roman" w:hAnsi="Times New Roman" w:cs="Times New Roman" w:hint="eastAsia"/>
          <w:color w:val="000000" w:themeColor="text1"/>
        </w:rPr>
        <w:t>are</w:t>
      </w:r>
      <w:r w:rsidR="000B561D" w:rsidRPr="00210736">
        <w:rPr>
          <w:rFonts w:ascii="Times New Roman" w:hAnsi="Times New Roman" w:cs="Times New Roman"/>
          <w:color w:val="000000" w:themeColor="text1"/>
        </w:rPr>
        <w:t xml:space="preserve"> in</w:t>
      </w:r>
      <w:r w:rsidR="003B532E">
        <w:rPr>
          <w:rFonts w:ascii="Times New Roman" w:hAnsi="Times New Roman" w:cs="Times New Roman" w:hint="eastAsia"/>
          <w:color w:val="000000" w:themeColor="text1"/>
        </w:rPr>
        <w:t>effi</w:t>
      </w:r>
      <w:r w:rsidR="003B532E">
        <w:rPr>
          <w:rFonts w:ascii="Times New Roman" w:hAnsi="Times New Roman" w:cs="Times New Roman"/>
          <w:color w:val="000000" w:themeColor="text1"/>
        </w:rPr>
        <w:t>cient</w:t>
      </w:r>
      <w:r w:rsidR="000B561D" w:rsidRPr="00210736">
        <w:rPr>
          <w:rFonts w:ascii="Times New Roman" w:hAnsi="Times New Roman" w:cs="Times New Roman"/>
          <w:color w:val="000000" w:themeColor="text1"/>
        </w:rPr>
        <w:t xml:space="preserve"> in integrating</w:t>
      </w:r>
      <w:r w:rsidR="00210736">
        <w:rPr>
          <w:rFonts w:ascii="Times New Roman" w:hAnsi="Times New Roman" w:cs="Times New Roman"/>
          <w:color w:val="000000" w:themeColor="text1"/>
        </w:rPr>
        <w:t xml:space="preserve"> these</w:t>
      </w:r>
      <w:r w:rsidR="000B561D" w:rsidRPr="00210736">
        <w:rPr>
          <w:rFonts w:ascii="Times New Roman" w:hAnsi="Times New Roman" w:cs="Times New Roman"/>
          <w:color w:val="000000" w:themeColor="text1"/>
        </w:rPr>
        <w:t xml:space="preserve"> interface properties</w:t>
      </w:r>
      <w:r w:rsidR="008651AE" w:rsidRPr="00210736">
        <w:rPr>
          <w:rFonts w:ascii="Times New Roman" w:hAnsi="Times New Roman" w:cs="Times New Roman"/>
          <w:color w:val="000000" w:themeColor="text1"/>
        </w:rPr>
        <w:t xml:space="preserve">, </w:t>
      </w:r>
      <w:r w:rsidR="002001B1" w:rsidRPr="00210736">
        <w:rPr>
          <w:rFonts w:ascii="Times New Roman" w:hAnsi="Times New Roman" w:cs="Times New Roman"/>
          <w:color w:val="000000" w:themeColor="text1"/>
        </w:rPr>
        <w:t xml:space="preserve">the use of </w:t>
      </w:r>
      <w:r w:rsidR="008651AE" w:rsidRPr="00210736">
        <w:rPr>
          <w:rFonts w:ascii="Times New Roman" w:hAnsi="Times New Roman" w:cs="Times New Roman"/>
          <w:color w:val="000000" w:themeColor="text1"/>
        </w:rPr>
        <w:t>grammar becomes more vulnerable, manifesting as “emerging optionality” in L1 attrition</w:t>
      </w:r>
      <w:r w:rsidR="008651AE" w:rsidRPr="008651AE">
        <w:rPr>
          <w:rFonts w:ascii="Times New Roman" w:hAnsi="Times New Roman" w:cs="Times New Roman"/>
          <w:color w:val="000000" w:themeColor="text1"/>
        </w:rPr>
        <w:t xml:space="preserve"> (Sorace, 2011, p.5).</w:t>
      </w:r>
      <w:r w:rsidR="000B5BFE">
        <w:rPr>
          <w:rFonts w:ascii="Times New Roman" w:hAnsi="Times New Roman" w:cs="Times New Roman"/>
          <w:color w:val="000000" w:themeColor="text1"/>
        </w:rPr>
        <w:t xml:space="preserve"> Therefore</w:t>
      </w:r>
      <w:r w:rsidR="008651AE" w:rsidRPr="008651AE">
        <w:rPr>
          <w:rFonts w:ascii="Times New Roman" w:hAnsi="Times New Roman" w:cs="Times New Roman"/>
          <w:color w:val="000000" w:themeColor="text1"/>
        </w:rPr>
        <w:t xml:space="preserve">, the effects of attrition </w:t>
      </w:r>
      <w:r w:rsidR="0038639F">
        <w:rPr>
          <w:rFonts w:ascii="Times New Roman" w:hAnsi="Times New Roman" w:cs="Times New Roman"/>
          <w:color w:val="000000" w:themeColor="text1"/>
        </w:rPr>
        <w:t>stem from</w:t>
      </w:r>
      <w:r w:rsidR="008651AE" w:rsidRPr="008651AE">
        <w:rPr>
          <w:rFonts w:ascii="Times New Roman" w:hAnsi="Times New Roman" w:cs="Times New Roman"/>
          <w:color w:val="000000" w:themeColor="text1"/>
        </w:rPr>
        <w:t xml:space="preserve"> reduced efficiency in integrating contextual </w:t>
      </w:r>
      <w:r w:rsidR="008651AE" w:rsidRPr="008651AE">
        <w:rPr>
          <w:rFonts w:ascii="Times New Roman" w:hAnsi="Times New Roman" w:cs="Times New Roman"/>
          <w:color w:val="000000" w:themeColor="text1"/>
        </w:rPr>
        <w:lastRenderedPageBreak/>
        <w:t xml:space="preserve">information from multiple domains, impacting bilinguals' </w:t>
      </w:r>
      <w:r w:rsidR="0038639F">
        <w:rPr>
          <w:rFonts w:ascii="Times New Roman" w:hAnsi="Times New Roman" w:cs="Times New Roman"/>
          <w:color w:val="000000" w:themeColor="text1"/>
        </w:rPr>
        <w:t xml:space="preserve">real-time language </w:t>
      </w:r>
      <w:r w:rsidR="008651AE" w:rsidRPr="008651AE">
        <w:rPr>
          <w:rFonts w:ascii="Times New Roman" w:hAnsi="Times New Roman" w:cs="Times New Roman"/>
          <w:color w:val="000000" w:themeColor="text1"/>
        </w:rPr>
        <w:t>processing</w:t>
      </w:r>
      <w:r w:rsidR="0038639F">
        <w:rPr>
          <w:rFonts w:ascii="Times New Roman" w:hAnsi="Times New Roman" w:cs="Times New Roman"/>
          <w:color w:val="000000" w:themeColor="text1"/>
        </w:rPr>
        <w:t xml:space="preserve"> r</w:t>
      </w:r>
      <w:r w:rsidR="008651AE" w:rsidRPr="008651AE">
        <w:rPr>
          <w:rFonts w:ascii="Times New Roman" w:hAnsi="Times New Roman" w:cs="Times New Roman"/>
          <w:color w:val="000000" w:themeColor="text1"/>
        </w:rPr>
        <w:t>ather than their underlying representational knowledge.</w:t>
      </w:r>
      <w:r w:rsidR="00244E7F">
        <w:rPr>
          <w:rFonts w:ascii="Times New Roman" w:hAnsi="Times New Roman" w:cs="Times New Roman"/>
          <w:color w:val="000000" w:themeColor="text1"/>
        </w:rPr>
        <w:t xml:space="preserve"> </w:t>
      </w:r>
      <w:bookmarkEnd w:id="2"/>
      <w:bookmarkEnd w:id="3"/>
    </w:p>
    <w:p w14:paraId="5917D661" w14:textId="77777777" w:rsidR="000F268A" w:rsidRDefault="000F268A" w:rsidP="00181B5D">
      <w:pPr>
        <w:spacing w:line="480" w:lineRule="auto"/>
        <w:contextualSpacing/>
        <w:rPr>
          <w:rFonts w:ascii="Times New Roman" w:hAnsi="Times New Roman" w:cs="Times New Roman"/>
          <w:i/>
          <w:iCs/>
          <w:color w:val="000000" w:themeColor="text1"/>
        </w:rPr>
      </w:pPr>
    </w:p>
    <w:p w14:paraId="73D8C377" w14:textId="38BD4061" w:rsidR="0055292D" w:rsidRPr="0055292D" w:rsidRDefault="005F10F1" w:rsidP="00181B5D">
      <w:pPr>
        <w:spacing w:line="480" w:lineRule="auto"/>
        <w:contextualSpacing/>
        <w:rPr>
          <w:rFonts w:ascii="Times New Roman" w:hAnsi="Times New Roman" w:cs="Times New Roman"/>
          <w:i/>
          <w:iCs/>
          <w:color w:val="000000" w:themeColor="text1"/>
        </w:rPr>
      </w:pPr>
      <w:r>
        <w:rPr>
          <w:rFonts w:ascii="Times New Roman" w:hAnsi="Times New Roman" w:cs="Times New Roman"/>
          <w:i/>
          <w:iCs/>
          <w:color w:val="000000" w:themeColor="text1"/>
        </w:rPr>
        <w:t>Effects of attrition on c</w:t>
      </w:r>
      <w:r w:rsidR="0055292D" w:rsidRPr="0055292D">
        <w:rPr>
          <w:rFonts w:ascii="Times New Roman" w:hAnsi="Times New Roman" w:cs="Times New Roman"/>
          <w:i/>
          <w:iCs/>
          <w:color w:val="000000" w:themeColor="text1"/>
        </w:rPr>
        <w:t>omprehension</w:t>
      </w:r>
      <w:r w:rsidR="0009546C">
        <w:rPr>
          <w:rFonts w:ascii="Times New Roman" w:hAnsi="Times New Roman" w:cs="Times New Roman"/>
          <w:i/>
          <w:iCs/>
          <w:color w:val="000000" w:themeColor="text1"/>
        </w:rPr>
        <w:t xml:space="preserve"> </w:t>
      </w:r>
    </w:p>
    <w:p w14:paraId="395C594A" w14:textId="744C249F" w:rsidR="0009546C" w:rsidRDefault="0028669E" w:rsidP="00181B5D">
      <w:pPr>
        <w:spacing w:line="480" w:lineRule="auto"/>
        <w:contextualSpacing/>
        <w:rPr>
          <w:rFonts w:ascii="Times New Roman" w:hAnsi="Times New Roman" w:cs="Times New Roman"/>
          <w:color w:val="000000" w:themeColor="text1"/>
        </w:rPr>
      </w:pPr>
      <w:r w:rsidRPr="00FE51CA">
        <w:rPr>
          <w:rFonts w:ascii="Times New Roman" w:hAnsi="Times New Roman" w:cs="Times New Roman"/>
          <w:color w:val="000000" w:themeColor="text1"/>
        </w:rPr>
        <w:t xml:space="preserve">The pronominal structure in null-subject languages serves as a testbed for the investigation of </w:t>
      </w:r>
      <w:r w:rsidR="0042595F">
        <w:rPr>
          <w:rFonts w:ascii="Times New Roman" w:hAnsi="Times New Roman" w:cs="Times New Roman"/>
          <w:color w:val="000000" w:themeColor="text1"/>
        </w:rPr>
        <w:t>bilingual language development</w:t>
      </w:r>
      <w:r>
        <w:rPr>
          <w:rFonts w:ascii="Times New Roman" w:hAnsi="Times New Roman" w:cs="Times New Roman"/>
          <w:color w:val="000000" w:themeColor="text1"/>
        </w:rPr>
        <w:t xml:space="preserve">, </w:t>
      </w:r>
      <w:r w:rsidR="004D171A">
        <w:rPr>
          <w:rFonts w:ascii="Times New Roman" w:hAnsi="Times New Roman" w:cs="Times New Roman"/>
          <w:color w:val="000000" w:themeColor="text1"/>
        </w:rPr>
        <w:t>due to its</w:t>
      </w:r>
      <w:r w:rsidR="00150D34">
        <w:rPr>
          <w:rFonts w:ascii="Times New Roman" w:hAnsi="Times New Roman" w:cs="Times New Roman"/>
          <w:color w:val="000000" w:themeColor="text1"/>
        </w:rPr>
        <w:t xml:space="preserve"> </w:t>
      </w:r>
      <w:r w:rsidR="00244E7F">
        <w:rPr>
          <w:rFonts w:ascii="Times New Roman" w:hAnsi="Times New Roman" w:cs="Times New Roman"/>
          <w:color w:val="000000" w:themeColor="text1"/>
        </w:rPr>
        <w:t>reliance on both</w:t>
      </w:r>
      <w:r w:rsidR="00150D34">
        <w:rPr>
          <w:rFonts w:ascii="Times New Roman" w:hAnsi="Times New Roman" w:cs="Times New Roman"/>
          <w:color w:val="000000" w:themeColor="text1"/>
        </w:rPr>
        <w:t xml:space="preserve"> </w:t>
      </w:r>
      <w:r w:rsidR="0047513E">
        <w:rPr>
          <w:rFonts w:ascii="Times New Roman" w:hAnsi="Times New Roman" w:cs="Times New Roman"/>
          <w:color w:val="000000" w:themeColor="text1"/>
        </w:rPr>
        <w:t xml:space="preserve">syntactic knowledge </w:t>
      </w:r>
      <w:r w:rsidR="00244E7F">
        <w:rPr>
          <w:rFonts w:ascii="Times New Roman" w:hAnsi="Times New Roman" w:cs="Times New Roman"/>
          <w:color w:val="000000" w:themeColor="text1"/>
        </w:rPr>
        <w:t>and</w:t>
      </w:r>
      <w:r w:rsidR="00150D34">
        <w:rPr>
          <w:rFonts w:ascii="Times New Roman" w:hAnsi="Times New Roman" w:cs="Times New Roman"/>
          <w:color w:val="000000" w:themeColor="text1"/>
        </w:rPr>
        <w:t xml:space="preserve"> pragmatic constraints. </w:t>
      </w:r>
      <w:r w:rsidR="00B32F11">
        <w:rPr>
          <w:rFonts w:ascii="Times New Roman" w:hAnsi="Times New Roman" w:cs="Times New Roman"/>
          <w:color w:val="000000" w:themeColor="text1"/>
        </w:rPr>
        <w:t xml:space="preserve">The </w:t>
      </w:r>
      <w:r w:rsidR="00854068">
        <w:rPr>
          <w:rFonts w:ascii="Times New Roman" w:hAnsi="Times New Roman" w:cs="Times New Roman"/>
          <w:color w:val="000000" w:themeColor="text1"/>
        </w:rPr>
        <w:t>I</w:t>
      </w:r>
      <w:r w:rsidR="005F10F1">
        <w:rPr>
          <w:rFonts w:ascii="Times New Roman" w:hAnsi="Times New Roman" w:cs="Times New Roman"/>
          <w:color w:val="000000" w:themeColor="text1"/>
        </w:rPr>
        <w:t xml:space="preserve">nterface </w:t>
      </w:r>
      <w:r w:rsidR="00854068">
        <w:rPr>
          <w:rFonts w:ascii="Times New Roman" w:hAnsi="Times New Roman" w:cs="Times New Roman"/>
          <w:color w:val="000000" w:themeColor="text1"/>
        </w:rPr>
        <w:t>H</w:t>
      </w:r>
      <w:r w:rsidR="005F10F1">
        <w:rPr>
          <w:rFonts w:ascii="Times New Roman" w:hAnsi="Times New Roman" w:cs="Times New Roman"/>
          <w:color w:val="000000" w:themeColor="text1"/>
        </w:rPr>
        <w:t>ypothesis</w:t>
      </w:r>
      <w:r w:rsidR="00B32F11">
        <w:rPr>
          <w:rFonts w:ascii="Times New Roman" w:hAnsi="Times New Roman" w:cs="Times New Roman"/>
          <w:color w:val="000000" w:themeColor="text1"/>
        </w:rPr>
        <w:t xml:space="preserve"> predicts </w:t>
      </w:r>
      <w:r w:rsidR="004D171A">
        <w:rPr>
          <w:rFonts w:ascii="Times New Roman" w:hAnsi="Times New Roman" w:cs="Times New Roman"/>
          <w:color w:val="000000" w:themeColor="text1"/>
        </w:rPr>
        <w:t xml:space="preserve">that </w:t>
      </w:r>
      <w:r w:rsidR="00D90E98">
        <w:rPr>
          <w:rFonts w:ascii="Times New Roman" w:hAnsi="Times New Roman" w:cs="Times New Roman"/>
          <w:color w:val="000000" w:themeColor="text1"/>
        </w:rPr>
        <w:t xml:space="preserve">while null pronouns are expected to remain relatively stable in bilinguals, </w:t>
      </w:r>
      <w:r w:rsidR="004D171A">
        <w:rPr>
          <w:rFonts w:ascii="Times New Roman" w:hAnsi="Times New Roman" w:cs="Times New Roman"/>
          <w:color w:val="000000" w:themeColor="text1"/>
        </w:rPr>
        <w:t>overt pronouns are likely to undergo change</w:t>
      </w:r>
      <w:r w:rsidR="00D90E98">
        <w:rPr>
          <w:rFonts w:ascii="Times New Roman" w:hAnsi="Times New Roman" w:cs="Times New Roman"/>
          <w:color w:val="000000" w:themeColor="text1"/>
        </w:rPr>
        <w:t>. This is</w:t>
      </w:r>
      <w:r w:rsidR="001267EA">
        <w:rPr>
          <w:rFonts w:ascii="Times New Roman" w:hAnsi="Times New Roman" w:cs="Times New Roman"/>
          <w:color w:val="000000" w:themeColor="text1"/>
        </w:rPr>
        <w:t xml:space="preserve"> </w:t>
      </w:r>
      <w:r w:rsidR="00D90E98">
        <w:rPr>
          <w:rFonts w:ascii="Times New Roman" w:hAnsi="Times New Roman" w:cs="Times New Roman"/>
          <w:color w:val="000000" w:themeColor="text1"/>
        </w:rPr>
        <w:t xml:space="preserve">partly because the </w:t>
      </w:r>
      <w:r w:rsidR="00C90785">
        <w:rPr>
          <w:rFonts w:ascii="Times New Roman" w:hAnsi="Times New Roman" w:cs="Times New Roman"/>
          <w:color w:val="000000" w:themeColor="text1"/>
        </w:rPr>
        <w:t xml:space="preserve">antecedent preferences of overt pronouns are more flexible than those of null subjects. For </w:t>
      </w:r>
      <w:r w:rsidR="00CD1F86">
        <w:rPr>
          <w:rFonts w:ascii="Times New Roman" w:hAnsi="Times New Roman" w:cs="Times New Roman" w:hint="eastAsia"/>
          <w:color w:val="000000" w:themeColor="text1"/>
        </w:rPr>
        <w:t>instan</w:t>
      </w:r>
      <w:r w:rsidR="00CD1F86">
        <w:rPr>
          <w:rFonts w:ascii="Times New Roman" w:hAnsi="Times New Roman" w:cs="Times New Roman"/>
          <w:color w:val="000000" w:themeColor="text1"/>
        </w:rPr>
        <w:t>ce</w:t>
      </w:r>
      <w:r w:rsidR="00C90785">
        <w:rPr>
          <w:rFonts w:ascii="Times New Roman" w:hAnsi="Times New Roman" w:cs="Times New Roman"/>
          <w:color w:val="000000" w:themeColor="text1"/>
        </w:rPr>
        <w:t>, adult monolingual speakers</w:t>
      </w:r>
      <w:r w:rsidR="00CD1F86">
        <w:rPr>
          <w:rFonts w:ascii="Times New Roman" w:hAnsi="Times New Roman" w:cs="Times New Roman"/>
          <w:color w:val="000000" w:themeColor="text1"/>
        </w:rPr>
        <w:t xml:space="preserve"> in Italian</w:t>
      </w:r>
      <w:r w:rsidR="00C90785">
        <w:rPr>
          <w:rFonts w:ascii="Times New Roman" w:hAnsi="Times New Roman" w:cs="Times New Roman"/>
          <w:color w:val="000000" w:themeColor="text1"/>
        </w:rPr>
        <w:t xml:space="preserve"> are more likely to </w:t>
      </w:r>
      <w:r w:rsidR="00CD1F86">
        <w:rPr>
          <w:rFonts w:ascii="Times New Roman" w:hAnsi="Times New Roman" w:cs="Times New Roman"/>
          <w:color w:val="000000" w:themeColor="text1"/>
        </w:rPr>
        <w:t>use</w:t>
      </w:r>
      <w:r w:rsidR="00C90785">
        <w:rPr>
          <w:rFonts w:ascii="Times New Roman" w:hAnsi="Times New Roman" w:cs="Times New Roman"/>
          <w:color w:val="000000" w:themeColor="text1"/>
        </w:rPr>
        <w:t xml:space="preserve"> </w:t>
      </w:r>
      <w:r w:rsidR="00CD1F86">
        <w:rPr>
          <w:rFonts w:ascii="Times New Roman" w:hAnsi="Times New Roman" w:cs="Times New Roman"/>
          <w:color w:val="000000" w:themeColor="text1"/>
        </w:rPr>
        <w:t xml:space="preserve">an </w:t>
      </w:r>
      <w:r w:rsidR="00C90785">
        <w:rPr>
          <w:rFonts w:ascii="Times New Roman" w:hAnsi="Times New Roman" w:cs="Times New Roman"/>
          <w:color w:val="000000" w:themeColor="text1"/>
        </w:rPr>
        <w:t xml:space="preserve">overt pronoun to refer to </w:t>
      </w:r>
      <w:r w:rsidR="00CD1F86">
        <w:rPr>
          <w:rFonts w:ascii="Times New Roman" w:hAnsi="Times New Roman" w:cs="Times New Roman"/>
          <w:color w:val="000000" w:themeColor="text1"/>
        </w:rPr>
        <w:t xml:space="preserve">the </w:t>
      </w:r>
      <w:r w:rsidR="00C90785">
        <w:rPr>
          <w:rFonts w:ascii="Times New Roman" w:hAnsi="Times New Roman" w:cs="Times New Roman"/>
          <w:color w:val="000000" w:themeColor="text1"/>
        </w:rPr>
        <w:t>subject referent in sentence 6 (</w:t>
      </w:r>
      <w:r w:rsidR="00CD1F86">
        <w:rPr>
          <w:rFonts w:ascii="Times New Roman" w:hAnsi="Times New Roman" w:cs="Times New Roman"/>
          <w:color w:val="000000" w:themeColor="text1"/>
        </w:rPr>
        <w:t>a</w:t>
      </w:r>
      <w:r w:rsidR="00C90785">
        <w:rPr>
          <w:rFonts w:ascii="Times New Roman" w:hAnsi="Times New Roman" w:cs="Times New Roman"/>
          <w:color w:val="000000" w:themeColor="text1"/>
        </w:rPr>
        <w:t>)</w:t>
      </w:r>
      <w:r w:rsidR="000D0902">
        <w:rPr>
          <w:rFonts w:ascii="Times New Roman" w:hAnsi="Times New Roman" w:cs="Times New Roman"/>
          <w:color w:val="000000" w:themeColor="text1"/>
        </w:rPr>
        <w:t xml:space="preserve">, </w:t>
      </w:r>
      <w:r w:rsidR="000D0902">
        <w:rPr>
          <w:rFonts w:ascii="Times New Roman" w:hAnsi="Times New Roman" w:cs="Times New Roman" w:hint="eastAsia"/>
          <w:color w:val="000000" w:themeColor="text1"/>
        </w:rPr>
        <w:t>whe</w:t>
      </w:r>
      <w:r w:rsidR="000D0902">
        <w:rPr>
          <w:rFonts w:ascii="Times New Roman" w:hAnsi="Times New Roman" w:cs="Times New Roman"/>
          <w:color w:val="000000" w:themeColor="text1"/>
        </w:rPr>
        <w:t xml:space="preserve">re there is no ambiguity, </w:t>
      </w:r>
      <w:r w:rsidR="00C90785">
        <w:rPr>
          <w:rFonts w:ascii="Times New Roman" w:hAnsi="Times New Roman" w:cs="Times New Roman" w:hint="eastAsia"/>
          <w:color w:val="000000" w:themeColor="text1"/>
        </w:rPr>
        <w:t>t</w:t>
      </w:r>
      <w:r w:rsidR="00C90785">
        <w:rPr>
          <w:rFonts w:ascii="Times New Roman" w:hAnsi="Times New Roman" w:cs="Times New Roman"/>
          <w:color w:val="000000" w:themeColor="text1"/>
        </w:rPr>
        <w:t>han in sentence 6 (</w:t>
      </w:r>
      <w:r w:rsidR="00CD1F86">
        <w:rPr>
          <w:rFonts w:ascii="Times New Roman" w:hAnsi="Times New Roman" w:cs="Times New Roman"/>
          <w:color w:val="000000" w:themeColor="text1"/>
        </w:rPr>
        <w:t>b)</w:t>
      </w:r>
      <w:r w:rsidR="000D0902">
        <w:rPr>
          <w:rFonts w:ascii="Times New Roman" w:hAnsi="Times New Roman" w:cs="Times New Roman"/>
          <w:color w:val="000000" w:themeColor="text1"/>
        </w:rPr>
        <w:t>, where two equally possible antecedents can cause ambiguity</w:t>
      </w:r>
      <w:r w:rsidR="00CD1F86">
        <w:rPr>
          <w:rFonts w:ascii="Times New Roman" w:hAnsi="Times New Roman" w:cs="Times New Roman"/>
          <w:color w:val="000000" w:themeColor="text1"/>
        </w:rPr>
        <w:t xml:space="preserve"> (Sorace, 2011). Additionally, a</w:t>
      </w:r>
      <w:r w:rsidR="00C90785">
        <w:rPr>
          <w:rFonts w:ascii="Times New Roman" w:hAnsi="Times New Roman" w:cs="Times New Roman"/>
          <w:color w:val="000000" w:themeColor="text1"/>
        </w:rPr>
        <w:t xml:space="preserve">s </w:t>
      </w:r>
      <w:r w:rsidR="000D0902">
        <w:rPr>
          <w:rFonts w:ascii="Times New Roman" w:hAnsi="Times New Roman" w:cs="Times New Roman"/>
          <w:color w:val="000000" w:themeColor="text1"/>
        </w:rPr>
        <w:t>previously discussed</w:t>
      </w:r>
      <w:r w:rsidR="00C90785">
        <w:rPr>
          <w:rFonts w:ascii="Times New Roman" w:hAnsi="Times New Roman" w:cs="Times New Roman"/>
          <w:color w:val="000000" w:themeColor="text1"/>
        </w:rPr>
        <w:t xml:space="preserve">, variation among pro-drop languages </w:t>
      </w:r>
      <w:r w:rsidR="000D0902">
        <w:rPr>
          <w:rFonts w:ascii="Times New Roman" w:hAnsi="Times New Roman" w:cs="Times New Roman"/>
          <w:color w:val="000000" w:themeColor="text1"/>
        </w:rPr>
        <w:t>is primarily limited to</w:t>
      </w:r>
      <w:r w:rsidR="00C90785">
        <w:rPr>
          <w:rFonts w:ascii="Times New Roman" w:hAnsi="Times New Roman" w:cs="Times New Roman"/>
          <w:color w:val="000000" w:themeColor="text1"/>
        </w:rPr>
        <w:t xml:space="preserve"> the </w:t>
      </w:r>
      <w:r w:rsidR="00A520FA">
        <w:rPr>
          <w:rFonts w:ascii="Times New Roman" w:hAnsi="Times New Roman" w:cs="Times New Roman"/>
          <w:color w:val="000000" w:themeColor="text1"/>
        </w:rPr>
        <w:t>constraints</w:t>
      </w:r>
      <w:r w:rsidR="00C90785">
        <w:rPr>
          <w:rFonts w:ascii="Times New Roman" w:hAnsi="Times New Roman" w:cs="Times New Roman"/>
          <w:color w:val="000000" w:themeColor="text1"/>
        </w:rPr>
        <w:t xml:space="preserve"> of over</w:t>
      </w:r>
      <w:r w:rsidR="000D0902">
        <w:rPr>
          <w:rFonts w:ascii="Times New Roman" w:hAnsi="Times New Roman" w:cs="Times New Roman"/>
          <w:color w:val="000000" w:themeColor="text1"/>
        </w:rPr>
        <w:t>t</w:t>
      </w:r>
      <w:r w:rsidR="00C90785">
        <w:rPr>
          <w:rFonts w:ascii="Times New Roman" w:hAnsi="Times New Roman" w:cs="Times New Roman"/>
          <w:color w:val="000000" w:themeColor="text1"/>
        </w:rPr>
        <w:t xml:space="preserve"> pronouns, wh</w:t>
      </w:r>
      <w:r w:rsidR="000D0902">
        <w:rPr>
          <w:rFonts w:ascii="Times New Roman" w:hAnsi="Times New Roman" w:cs="Times New Roman"/>
          <w:color w:val="000000" w:themeColor="text1"/>
        </w:rPr>
        <w:t>ereas</w:t>
      </w:r>
      <w:r w:rsidR="00C90785">
        <w:rPr>
          <w:rFonts w:ascii="Times New Roman" w:hAnsi="Times New Roman" w:cs="Times New Roman"/>
          <w:color w:val="000000" w:themeColor="text1"/>
        </w:rPr>
        <w:t xml:space="preserve"> null pronouns consistently refer to </w:t>
      </w:r>
      <w:r w:rsidR="000D0902">
        <w:rPr>
          <w:rFonts w:ascii="Times New Roman" w:hAnsi="Times New Roman" w:cs="Times New Roman"/>
          <w:color w:val="000000" w:themeColor="text1"/>
        </w:rPr>
        <w:t xml:space="preserve">the </w:t>
      </w:r>
      <w:r w:rsidR="00CD1F86">
        <w:rPr>
          <w:rFonts w:ascii="Times New Roman" w:hAnsi="Times New Roman" w:cs="Times New Roman"/>
          <w:color w:val="000000" w:themeColor="text1"/>
        </w:rPr>
        <w:t>subject</w:t>
      </w:r>
      <w:r w:rsidR="000D0902">
        <w:rPr>
          <w:rFonts w:ascii="Times New Roman" w:hAnsi="Times New Roman" w:cs="Times New Roman"/>
          <w:color w:val="000000" w:themeColor="text1"/>
        </w:rPr>
        <w:t xml:space="preserve"> or </w:t>
      </w:r>
      <w:r w:rsidR="00CD1F86">
        <w:rPr>
          <w:rFonts w:ascii="Times New Roman" w:hAnsi="Times New Roman" w:cs="Times New Roman"/>
          <w:color w:val="000000" w:themeColor="text1"/>
        </w:rPr>
        <w:t xml:space="preserve">topic referents. </w:t>
      </w:r>
    </w:p>
    <w:p w14:paraId="666D4D99" w14:textId="77777777" w:rsidR="000D0902" w:rsidRPr="000D0902" w:rsidRDefault="000D0902" w:rsidP="00181B5D">
      <w:pPr>
        <w:spacing w:line="480" w:lineRule="auto"/>
        <w:contextualSpacing/>
        <w:rPr>
          <w:rFonts w:ascii="Times New Roman" w:hAnsi="Times New Roman" w:cs="Times New Roman"/>
          <w:color w:val="000000" w:themeColor="text1"/>
        </w:rPr>
      </w:pPr>
    </w:p>
    <w:p w14:paraId="52EBCCBF" w14:textId="73C03334" w:rsidR="008B0447" w:rsidRPr="008B0447" w:rsidRDefault="008B0447" w:rsidP="00181B5D">
      <w:pPr>
        <w:spacing w:line="480" w:lineRule="auto"/>
        <w:contextualSpacing/>
        <w:rPr>
          <w:rFonts w:ascii="Times New Roman" w:hAnsi="Times New Roman" w:cs="Times New Roman"/>
          <w:color w:val="000000" w:themeColor="text1"/>
        </w:rPr>
      </w:pPr>
      <w:r>
        <w:rPr>
          <w:rFonts w:ascii="Times New Roman" w:hAnsi="Times New Roman" w:cs="Times New Roman"/>
          <w:color w:val="FF0000"/>
        </w:rPr>
        <w:tab/>
      </w:r>
      <w:r w:rsidRPr="008B0447">
        <w:rPr>
          <w:rFonts w:ascii="Times New Roman" w:hAnsi="Times New Roman" w:cs="Times New Roman"/>
          <w:color w:val="000000" w:themeColor="text1"/>
        </w:rPr>
        <w:t xml:space="preserve">6 (a) Paolo ha </w:t>
      </w:r>
      <w:proofErr w:type="spellStart"/>
      <w:r w:rsidRPr="008B0447">
        <w:rPr>
          <w:rFonts w:ascii="Times New Roman" w:hAnsi="Times New Roman" w:cs="Times New Roman"/>
          <w:color w:val="000000" w:themeColor="text1"/>
        </w:rPr>
        <w:t>detto</w:t>
      </w:r>
      <w:proofErr w:type="spellEnd"/>
      <w:r w:rsidRPr="008B0447">
        <w:rPr>
          <w:rFonts w:ascii="Times New Roman" w:hAnsi="Times New Roman" w:cs="Times New Roman"/>
          <w:color w:val="000000" w:themeColor="text1"/>
        </w:rPr>
        <w:t xml:space="preserve"> </w:t>
      </w:r>
      <w:proofErr w:type="spellStart"/>
      <w:r w:rsidRPr="008B0447">
        <w:rPr>
          <w:rFonts w:ascii="Times New Roman" w:hAnsi="Times New Roman" w:cs="Times New Roman"/>
          <w:color w:val="000000" w:themeColor="text1"/>
        </w:rPr>
        <w:t>che</w:t>
      </w:r>
      <w:proofErr w:type="spellEnd"/>
      <w:r w:rsidRPr="008B0447">
        <w:rPr>
          <w:rFonts w:ascii="Times New Roman" w:hAnsi="Times New Roman" w:cs="Times New Roman"/>
          <w:color w:val="000000" w:themeColor="text1"/>
        </w:rPr>
        <w:t xml:space="preserve"> pro/</w:t>
      </w:r>
      <w:proofErr w:type="spellStart"/>
      <w:r w:rsidRPr="008B0447">
        <w:rPr>
          <w:rFonts w:ascii="Times New Roman" w:hAnsi="Times New Roman" w:cs="Times New Roman"/>
          <w:color w:val="000000" w:themeColor="text1"/>
        </w:rPr>
        <w:t>lui</w:t>
      </w:r>
      <w:proofErr w:type="spellEnd"/>
      <w:r w:rsidRPr="008B0447">
        <w:rPr>
          <w:rFonts w:ascii="Times New Roman" w:hAnsi="Times New Roman" w:cs="Times New Roman"/>
          <w:color w:val="000000" w:themeColor="text1"/>
        </w:rPr>
        <w:t xml:space="preserve"> </w:t>
      </w:r>
      <w:proofErr w:type="spellStart"/>
      <w:r w:rsidRPr="008B0447">
        <w:rPr>
          <w:rFonts w:ascii="Times New Roman" w:hAnsi="Times New Roman" w:cs="Times New Roman"/>
          <w:color w:val="000000" w:themeColor="text1"/>
        </w:rPr>
        <w:t>andra</w:t>
      </w:r>
      <w:proofErr w:type="spellEnd"/>
      <w:r w:rsidRPr="008B0447">
        <w:rPr>
          <w:rFonts w:ascii="Times New Roman" w:hAnsi="Times New Roman" w:cs="Times New Roman"/>
          <w:color w:val="000000" w:themeColor="text1"/>
        </w:rPr>
        <w:t xml:space="preserve"> al </w:t>
      </w:r>
      <w:proofErr w:type="spellStart"/>
      <w:r w:rsidRPr="008B0447">
        <w:rPr>
          <w:rFonts w:ascii="Times New Roman" w:hAnsi="Times New Roman" w:cs="Times New Roman"/>
          <w:color w:val="000000" w:themeColor="text1"/>
        </w:rPr>
        <w:t>matrimonio</w:t>
      </w:r>
      <w:proofErr w:type="spellEnd"/>
      <w:r w:rsidRPr="008B0447">
        <w:rPr>
          <w:rFonts w:ascii="Times New Roman" w:hAnsi="Times New Roman" w:cs="Times New Roman"/>
          <w:color w:val="000000" w:themeColor="text1"/>
        </w:rPr>
        <w:t xml:space="preserve"> </w:t>
      </w:r>
      <w:proofErr w:type="spellStart"/>
      <w:r w:rsidRPr="008B0447">
        <w:rPr>
          <w:rFonts w:ascii="Times New Roman" w:hAnsi="Times New Roman" w:cs="Times New Roman"/>
          <w:color w:val="000000" w:themeColor="text1"/>
        </w:rPr>
        <w:t>si</w:t>
      </w:r>
      <w:proofErr w:type="spellEnd"/>
      <w:r w:rsidRPr="008B0447">
        <w:rPr>
          <w:rFonts w:ascii="Times New Roman" w:hAnsi="Times New Roman" w:cs="Times New Roman"/>
          <w:color w:val="000000" w:themeColor="text1"/>
        </w:rPr>
        <w:t xml:space="preserve"> Maria.</w:t>
      </w:r>
    </w:p>
    <w:p w14:paraId="2F79498D" w14:textId="367432ED" w:rsidR="008B0447" w:rsidRPr="008B0447" w:rsidRDefault="008B0447" w:rsidP="00181B5D">
      <w:pPr>
        <w:spacing w:line="480" w:lineRule="auto"/>
        <w:contextualSpacing/>
        <w:rPr>
          <w:rFonts w:ascii="Times New Roman" w:hAnsi="Times New Roman" w:cs="Times New Roman"/>
          <w:color w:val="000000" w:themeColor="text1"/>
        </w:rPr>
      </w:pPr>
      <w:r w:rsidRPr="008B0447">
        <w:rPr>
          <w:rFonts w:ascii="Times New Roman" w:hAnsi="Times New Roman" w:cs="Times New Roman"/>
          <w:color w:val="000000" w:themeColor="text1"/>
        </w:rPr>
        <w:tab/>
        <w:t xml:space="preserve">        ‘Paolo has said that </w:t>
      </w:r>
      <w:r w:rsidRPr="008B0447">
        <w:rPr>
          <w:rFonts w:ascii="Cambria Math" w:hAnsi="Cambria Math" w:cs="Cambria Math"/>
          <w:color w:val="000000" w:themeColor="text1"/>
          <w:shd w:val="clear" w:color="auto" w:fill="FFFFFF"/>
        </w:rPr>
        <w:t>∅</w:t>
      </w:r>
      <w:r w:rsidRPr="008B0447">
        <w:rPr>
          <w:rFonts w:ascii="Times New Roman" w:hAnsi="Times New Roman" w:cs="Times New Roman"/>
          <w:color w:val="000000" w:themeColor="text1"/>
        </w:rPr>
        <w:t>/he will go to the wedding of Maria.</w:t>
      </w:r>
    </w:p>
    <w:p w14:paraId="514F8519" w14:textId="79A51D92" w:rsidR="008B0447" w:rsidRPr="008B0447" w:rsidRDefault="008B0447" w:rsidP="00181B5D">
      <w:pPr>
        <w:spacing w:line="480" w:lineRule="auto"/>
        <w:contextualSpacing/>
        <w:rPr>
          <w:rFonts w:ascii="Times New Roman" w:hAnsi="Times New Roman" w:cs="Times New Roman"/>
          <w:color w:val="000000" w:themeColor="text1"/>
        </w:rPr>
      </w:pPr>
      <w:r w:rsidRPr="008B0447">
        <w:rPr>
          <w:rFonts w:ascii="Times New Roman" w:hAnsi="Times New Roman" w:cs="Times New Roman"/>
          <w:color w:val="000000" w:themeColor="text1"/>
        </w:rPr>
        <w:tab/>
        <w:t xml:space="preserve">6 (b) Marta </w:t>
      </w:r>
      <w:proofErr w:type="spellStart"/>
      <w:r w:rsidRPr="008B0447">
        <w:rPr>
          <w:rFonts w:ascii="Times New Roman" w:hAnsi="Times New Roman" w:cs="Times New Roman"/>
          <w:color w:val="000000" w:themeColor="text1"/>
        </w:rPr>
        <w:t>scriveva</w:t>
      </w:r>
      <w:proofErr w:type="spellEnd"/>
      <w:r w:rsidRPr="008B0447">
        <w:rPr>
          <w:rFonts w:ascii="Times New Roman" w:hAnsi="Times New Roman" w:cs="Times New Roman"/>
          <w:color w:val="000000" w:themeColor="text1"/>
        </w:rPr>
        <w:t xml:space="preserve"> </w:t>
      </w:r>
      <w:proofErr w:type="spellStart"/>
      <w:r w:rsidRPr="008B0447">
        <w:rPr>
          <w:rFonts w:ascii="Times New Roman" w:hAnsi="Times New Roman" w:cs="Times New Roman"/>
          <w:color w:val="000000" w:themeColor="text1"/>
        </w:rPr>
        <w:t>spesso</w:t>
      </w:r>
      <w:proofErr w:type="spellEnd"/>
      <w:r w:rsidRPr="008B0447">
        <w:rPr>
          <w:rFonts w:ascii="Times New Roman" w:hAnsi="Times New Roman" w:cs="Times New Roman"/>
          <w:color w:val="000000" w:themeColor="text1"/>
        </w:rPr>
        <w:t xml:space="preserve"> </w:t>
      </w:r>
      <w:proofErr w:type="spellStart"/>
      <w:r w:rsidRPr="008B0447">
        <w:rPr>
          <w:rFonts w:ascii="Times New Roman" w:hAnsi="Times New Roman" w:cs="Times New Roman"/>
          <w:color w:val="000000" w:themeColor="text1"/>
        </w:rPr>
        <w:t>ad</w:t>
      </w:r>
      <w:proofErr w:type="spellEnd"/>
      <w:r w:rsidRPr="008B0447">
        <w:rPr>
          <w:rFonts w:ascii="Times New Roman" w:hAnsi="Times New Roman" w:cs="Times New Roman"/>
          <w:color w:val="000000" w:themeColor="text1"/>
        </w:rPr>
        <w:t xml:space="preserve"> Anna </w:t>
      </w:r>
      <w:proofErr w:type="spellStart"/>
      <w:r w:rsidRPr="008B0447">
        <w:rPr>
          <w:rFonts w:ascii="Times New Roman" w:hAnsi="Times New Roman" w:cs="Times New Roman"/>
          <w:color w:val="000000" w:themeColor="text1"/>
        </w:rPr>
        <w:t>quando</w:t>
      </w:r>
      <w:proofErr w:type="spellEnd"/>
      <w:r w:rsidRPr="008B0447">
        <w:rPr>
          <w:rFonts w:ascii="Times New Roman" w:hAnsi="Times New Roman" w:cs="Times New Roman"/>
          <w:color w:val="000000" w:themeColor="text1"/>
        </w:rPr>
        <w:t xml:space="preserve"> pro / lei era in </w:t>
      </w:r>
      <w:proofErr w:type="spellStart"/>
      <w:r w:rsidRPr="008B0447">
        <w:rPr>
          <w:rFonts w:ascii="Times New Roman" w:hAnsi="Times New Roman" w:cs="Times New Roman"/>
          <w:color w:val="000000" w:themeColor="text1"/>
        </w:rPr>
        <w:t>vacanza</w:t>
      </w:r>
      <w:proofErr w:type="spellEnd"/>
      <w:r w:rsidRPr="008B0447">
        <w:rPr>
          <w:rFonts w:ascii="Times New Roman" w:hAnsi="Times New Roman" w:cs="Times New Roman"/>
          <w:color w:val="000000" w:themeColor="text1"/>
        </w:rPr>
        <w:t>.</w:t>
      </w:r>
    </w:p>
    <w:p w14:paraId="4E6C581C" w14:textId="7E2C0B5C" w:rsidR="008B0447" w:rsidRDefault="008B0447" w:rsidP="00181B5D">
      <w:pPr>
        <w:spacing w:line="480" w:lineRule="auto"/>
        <w:contextualSpacing/>
        <w:rPr>
          <w:rFonts w:ascii="Times New Roman" w:hAnsi="Times New Roman" w:cs="Times New Roman"/>
          <w:color w:val="000000" w:themeColor="text1"/>
        </w:rPr>
      </w:pPr>
      <w:r w:rsidRPr="008B0447">
        <w:rPr>
          <w:rFonts w:ascii="Times New Roman" w:hAnsi="Times New Roman" w:cs="Times New Roman"/>
          <w:color w:val="000000" w:themeColor="text1"/>
        </w:rPr>
        <w:t xml:space="preserve"> </w:t>
      </w:r>
      <w:r w:rsidRPr="008B0447">
        <w:rPr>
          <w:rFonts w:ascii="Times New Roman" w:hAnsi="Times New Roman" w:cs="Times New Roman"/>
          <w:color w:val="000000" w:themeColor="text1"/>
        </w:rPr>
        <w:tab/>
        <w:t xml:space="preserve">        ‘Marta wrote frequently to Anna when </w:t>
      </w:r>
      <w:r w:rsidRPr="00D90E98">
        <w:rPr>
          <w:rFonts w:ascii="Cambria Math" w:hAnsi="Cambria Math" w:cs="Cambria Math"/>
          <w:color w:val="000000" w:themeColor="text1"/>
          <w:shd w:val="clear" w:color="auto" w:fill="FFFFFF"/>
        </w:rPr>
        <w:t>∅</w:t>
      </w:r>
      <w:r w:rsidRPr="008B0447">
        <w:rPr>
          <w:rFonts w:ascii="Times New Roman" w:hAnsi="Times New Roman" w:cs="Times New Roman"/>
          <w:color w:val="000000" w:themeColor="text1"/>
        </w:rPr>
        <w:t>/she was on holiday.’</w:t>
      </w:r>
    </w:p>
    <w:p w14:paraId="7ABCD01D" w14:textId="77777777" w:rsidR="0009546C" w:rsidRDefault="0009546C" w:rsidP="00181B5D">
      <w:pPr>
        <w:spacing w:line="480" w:lineRule="auto"/>
        <w:contextualSpacing/>
        <w:rPr>
          <w:rFonts w:ascii="Times New Roman" w:hAnsi="Times New Roman" w:cs="Times New Roman"/>
          <w:color w:val="000000" w:themeColor="text1"/>
        </w:rPr>
      </w:pPr>
    </w:p>
    <w:p w14:paraId="31067EAE" w14:textId="4D7D3D6A" w:rsidR="0047513E" w:rsidRPr="00FE51CA" w:rsidRDefault="00025AE7" w:rsidP="0047513E">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t xml:space="preserve">This prediction </w:t>
      </w:r>
      <w:r w:rsidR="00244E7F">
        <w:rPr>
          <w:rFonts w:ascii="Times New Roman" w:hAnsi="Times New Roman" w:cs="Times New Roman"/>
          <w:color w:val="000000" w:themeColor="text1"/>
        </w:rPr>
        <w:t>is</w:t>
      </w:r>
      <w:r>
        <w:rPr>
          <w:rFonts w:ascii="Times New Roman" w:hAnsi="Times New Roman" w:cs="Times New Roman"/>
          <w:color w:val="000000" w:themeColor="text1"/>
        </w:rPr>
        <w:t xml:space="preserve"> </w:t>
      </w:r>
      <w:r w:rsidR="004D171A">
        <w:rPr>
          <w:rFonts w:ascii="Times New Roman" w:hAnsi="Times New Roman" w:cs="Times New Roman"/>
          <w:color w:val="000000" w:themeColor="text1"/>
        </w:rPr>
        <w:t>supported</w:t>
      </w:r>
      <w:r>
        <w:rPr>
          <w:rFonts w:ascii="Times New Roman" w:hAnsi="Times New Roman" w:cs="Times New Roman"/>
          <w:color w:val="000000" w:themeColor="text1"/>
        </w:rPr>
        <w:t xml:space="preserve"> b</w:t>
      </w:r>
      <w:r w:rsidR="004D171A">
        <w:rPr>
          <w:rFonts w:ascii="Times New Roman" w:hAnsi="Times New Roman" w:cs="Times New Roman"/>
          <w:color w:val="000000" w:themeColor="text1"/>
        </w:rPr>
        <w:t>y</w:t>
      </w:r>
      <w:r>
        <w:rPr>
          <w:rFonts w:ascii="Times New Roman" w:hAnsi="Times New Roman" w:cs="Times New Roman"/>
          <w:color w:val="000000" w:themeColor="text1"/>
        </w:rPr>
        <w:t xml:space="preserve"> studies </w:t>
      </w:r>
      <w:r w:rsidR="005F10F1">
        <w:rPr>
          <w:rFonts w:ascii="Times New Roman" w:hAnsi="Times New Roman" w:cs="Times New Roman"/>
          <w:color w:val="000000" w:themeColor="text1"/>
        </w:rPr>
        <w:t xml:space="preserve">exploring </w:t>
      </w:r>
      <w:r w:rsidR="004D171A">
        <w:rPr>
          <w:rFonts w:ascii="Times New Roman" w:hAnsi="Times New Roman" w:cs="Times New Roman"/>
          <w:color w:val="000000" w:themeColor="text1"/>
        </w:rPr>
        <w:t xml:space="preserve">the interpretation of null and overt pronouns in </w:t>
      </w:r>
      <w:r w:rsidR="0047513E">
        <w:rPr>
          <w:rFonts w:ascii="Times New Roman" w:hAnsi="Times New Roman" w:cs="Times New Roman"/>
          <w:color w:val="000000" w:themeColor="text1"/>
        </w:rPr>
        <w:t>potential</w:t>
      </w:r>
      <w:r w:rsidR="004D171A">
        <w:rPr>
          <w:rFonts w:ascii="Times New Roman" w:hAnsi="Times New Roman" w:cs="Times New Roman"/>
          <w:color w:val="000000" w:themeColor="text1"/>
        </w:rPr>
        <w:t>ly</w:t>
      </w:r>
      <w:r w:rsidR="0047513E">
        <w:rPr>
          <w:rFonts w:ascii="Times New Roman" w:hAnsi="Times New Roman" w:cs="Times New Roman"/>
          <w:color w:val="000000" w:themeColor="text1"/>
        </w:rPr>
        <w:t xml:space="preserve"> attrited speakers.</w:t>
      </w:r>
      <w:r>
        <w:rPr>
          <w:rFonts w:ascii="Times New Roman" w:hAnsi="Times New Roman" w:cs="Times New Roman"/>
          <w:color w:val="000000" w:themeColor="text1"/>
        </w:rPr>
        <w:t xml:space="preserve"> </w:t>
      </w:r>
      <w:r w:rsidR="0047513E" w:rsidRPr="00FE51CA">
        <w:rPr>
          <w:rFonts w:ascii="Times New Roman" w:hAnsi="Times New Roman" w:cs="Times New Roman"/>
          <w:color w:val="000000" w:themeColor="text1"/>
        </w:rPr>
        <w:fldChar w:fldCharType="begin"/>
      </w:r>
      <w:r w:rsidR="0047513E" w:rsidRPr="00FE51CA">
        <w:rPr>
          <w:rFonts w:ascii="Times New Roman" w:hAnsi="Times New Roman" w:cs="Times New Roman"/>
          <w:color w:val="000000" w:themeColor="text1"/>
        </w:rPr>
        <w:instrText xml:space="preserve"> ADDIN ZOTERO_ITEM CSL_CITATION {"citationID":"ekealVjQ","properties":{"formattedCitation":"(Tsimpli et al., 2004)","plainCitation":"(Tsimpli et al., 2004)","dontUpdate":true,"noteIndex":0},"citationItems":[{"id":159,"uris":["http://zotero.org/users/local/x6SmP7TL/items/WEQ38ZNM"],"itemData":{"id":159,"type":"article-journal","abstract":"In this paper we present some results from an experimental study that we have been conducting into the effects of syntactic attrition on the L1 of Greek and Italian speakers who have achieved near-native proficiency in their L2 (English) but still use their L1 on a regular basis. In particular, we test the hypothesis, developed on the basis of assumptions regarding syntactic modularity, that the changes in L1 syntax will be restricted to the interface with the conceptual /intentional cognitive systems. The area of investigation is the domain of grammatical subjects in Greek and Italian. More specifically, we tested the participants on the production and interpretation of null and overt subjects, and of preverbal and postverbal subjects. We also elicited grammaticality judgments on subject extraction and subject position in various syntactic contexts. In this paper we report on the results of one of the production tasks (of preverbal and postverbal subjects) and two interpretation tasks. Attrition effects are found in the production of preverbal subjects in the Greek group whereas Italian speakers show attrition effects in the interpretation of overt pronominal subjects. We argue that these results are in the right direction, that is, that semantic features are vulnerable in language attrition whereas syntactic options remain intact.","container-title":"International Journal of Bilingualism","DOI":"10.1177/13670069040080030601","ISSN":"1367-0069","issue":"3","language":"en","note":"publisher: SAGE Publications Ltd","page":"257-277","source":"SAGE Journals","title":"First language attrition and syntactic subjects: A study of Greek and Italian near-native speakers of English","title-short":"First language attrition and syntactic subjects","volume":"8","author":[{"family":"Tsimpli","given":"Ianthi"},{"family":"Sorace","given":"Antonella"},{"family":"Heycock","given":"Caroline"},{"family":"Filiaci","given":"Francesca"}],"issued":{"date-parts":[["2004",9,1]]}}}],"schema":"https://github.com/citation-style-language/schema/raw/master/csl-citation.json"} </w:instrText>
      </w:r>
      <w:r w:rsidR="0047513E" w:rsidRPr="00FE51CA">
        <w:rPr>
          <w:rFonts w:ascii="Times New Roman" w:hAnsi="Times New Roman" w:cs="Times New Roman"/>
          <w:color w:val="000000" w:themeColor="text1"/>
        </w:rPr>
        <w:fldChar w:fldCharType="separate"/>
      </w:r>
      <w:r w:rsidR="0047513E" w:rsidRPr="00FE51CA">
        <w:rPr>
          <w:rFonts w:ascii="Times New Roman" w:hAnsi="Times New Roman" w:cs="Times New Roman"/>
          <w:noProof/>
          <w:color w:val="000000" w:themeColor="text1"/>
        </w:rPr>
        <w:t>Tsimpli et al. (2004)</w:t>
      </w:r>
      <w:r w:rsidR="0047513E" w:rsidRPr="00FE51CA">
        <w:rPr>
          <w:rFonts w:ascii="Times New Roman" w:hAnsi="Times New Roman" w:cs="Times New Roman"/>
          <w:color w:val="000000" w:themeColor="text1"/>
        </w:rPr>
        <w:fldChar w:fldCharType="end"/>
      </w:r>
      <w:r w:rsidR="0047513E" w:rsidRPr="00FE51CA">
        <w:rPr>
          <w:rFonts w:ascii="Times New Roman" w:hAnsi="Times New Roman" w:cs="Times New Roman"/>
          <w:color w:val="000000" w:themeColor="text1"/>
        </w:rPr>
        <w:t xml:space="preserve"> found that </w:t>
      </w:r>
      <w:r w:rsidR="005F10F1">
        <w:rPr>
          <w:rFonts w:ascii="Times New Roman" w:hAnsi="Times New Roman" w:cs="Times New Roman"/>
          <w:color w:val="000000" w:themeColor="text1"/>
        </w:rPr>
        <w:t xml:space="preserve">while </w:t>
      </w:r>
      <w:r w:rsidR="0047513E" w:rsidRPr="00FE51CA">
        <w:rPr>
          <w:rFonts w:ascii="Times New Roman" w:hAnsi="Times New Roman" w:cs="Times New Roman"/>
          <w:color w:val="000000" w:themeColor="text1"/>
        </w:rPr>
        <w:t>monolingual Italian speakers tended to coreference the overt pronoun with the object referent</w:t>
      </w:r>
      <w:r w:rsidR="00D763D6">
        <w:rPr>
          <w:rFonts w:ascii="Times New Roman" w:hAnsi="Times New Roman" w:cs="Times New Roman"/>
          <w:color w:val="000000" w:themeColor="text1"/>
        </w:rPr>
        <w:t xml:space="preserve"> in sentences </w:t>
      </w:r>
      <w:r w:rsidR="006F79D4">
        <w:rPr>
          <w:rFonts w:ascii="Times New Roman" w:hAnsi="Times New Roman" w:cs="Times New Roman"/>
          <w:color w:val="000000" w:themeColor="text1"/>
        </w:rPr>
        <w:t>similar to 6(b)</w:t>
      </w:r>
      <w:r w:rsidR="0047513E" w:rsidRPr="00FE51CA">
        <w:rPr>
          <w:rFonts w:ascii="Times New Roman" w:hAnsi="Times New Roman" w:cs="Times New Roman"/>
          <w:color w:val="000000" w:themeColor="text1"/>
        </w:rPr>
        <w:t xml:space="preserve"> (as in</w:t>
      </w:r>
      <w:r w:rsidR="0047513E" w:rsidRPr="00FE51CA">
        <w:rPr>
          <w:rFonts w:ascii="Times New Roman" w:hAnsi="Times New Roman" w:cs="Times New Roman"/>
          <w:noProof/>
          <w:color w:val="000000" w:themeColor="text1"/>
        </w:rPr>
        <w:t xml:space="preserve"> </w:t>
      </w:r>
      <w:r w:rsidR="0047513E" w:rsidRPr="00FE51CA">
        <w:rPr>
          <w:rFonts w:ascii="Times New Roman" w:hAnsi="Times New Roman" w:cs="Times New Roman"/>
          <w:noProof/>
          <w:color w:val="000000" w:themeColor="text1"/>
        </w:rPr>
        <w:fldChar w:fldCharType="begin"/>
      </w:r>
      <w:r w:rsidR="0047513E" w:rsidRPr="00FE51CA">
        <w:rPr>
          <w:rFonts w:ascii="Times New Roman" w:hAnsi="Times New Roman" w:cs="Times New Roman"/>
          <w:noProof/>
          <w:color w:val="000000" w:themeColor="text1"/>
        </w:rPr>
        <w:instrText xml:space="preserve"> ADDIN ZOTERO_ITEM CSL_CITATION {"citationID":"RNGFJc30","properties":{"formattedCitation":"(Carminati, 2002)","plainCitation":"(Carminati, 2002)","dontUpdate":true,"noteIndex":0},"citationItems":[{"id":48,"uris":["http://zotero.org/users/local/x6SmP7TL/items/FQRLJ8AZ"],"itemData":{"id":48,"type":"article-journal","container-title":"Doctoral Dissertations Available from Proquest","page":"1-426","title":"The processing of Italian subject pronouns","author":[{"family":"Carminati","given":"Maria Nella"}],"issued":{"date-parts":[["2002",1,1]]}}}],"schema":"https://github.com/citation-style-language/schema/raw/master/csl-citation.json"} </w:instrText>
      </w:r>
      <w:r w:rsidR="0047513E" w:rsidRPr="00FE51CA">
        <w:rPr>
          <w:rFonts w:ascii="Times New Roman" w:hAnsi="Times New Roman" w:cs="Times New Roman"/>
          <w:noProof/>
          <w:color w:val="000000" w:themeColor="text1"/>
        </w:rPr>
        <w:fldChar w:fldCharType="separate"/>
      </w:r>
      <w:r w:rsidR="0047513E" w:rsidRPr="00FE51CA">
        <w:rPr>
          <w:rFonts w:ascii="Times New Roman" w:hAnsi="Times New Roman" w:cs="Times New Roman"/>
          <w:noProof/>
          <w:color w:val="000000" w:themeColor="text1"/>
        </w:rPr>
        <w:t>Carminati, 2002</w:t>
      </w:r>
      <w:r w:rsidR="0047513E" w:rsidRPr="00FE51CA">
        <w:rPr>
          <w:rFonts w:ascii="Times New Roman" w:hAnsi="Times New Roman" w:cs="Times New Roman"/>
          <w:noProof/>
          <w:color w:val="000000" w:themeColor="text1"/>
        </w:rPr>
        <w:fldChar w:fldCharType="end"/>
      </w:r>
      <w:r w:rsidR="0047513E" w:rsidRPr="00FE51CA">
        <w:rPr>
          <w:rFonts w:ascii="Times New Roman" w:hAnsi="Times New Roman" w:cs="Times New Roman"/>
          <w:color w:val="000000" w:themeColor="text1"/>
        </w:rPr>
        <w:t xml:space="preserve">), their English-proficient Italian speakers (presumably </w:t>
      </w:r>
      <w:r w:rsidR="0047513E" w:rsidRPr="00FE51CA">
        <w:rPr>
          <w:rFonts w:ascii="Times New Roman" w:hAnsi="Times New Roman" w:cs="Times New Roman"/>
          <w:color w:val="000000" w:themeColor="text1"/>
        </w:rPr>
        <w:lastRenderedPageBreak/>
        <w:t>undergoing attrition) tended to interpret the overt pronoun as referring to the subject referent, suggesting that L1 attrition affects pronoun interpretation, and that attrited speakers have a preference for more explicit forms of reference</w:t>
      </w:r>
      <w:r w:rsidR="005F10F1">
        <w:rPr>
          <w:rFonts w:ascii="Times New Roman" w:hAnsi="Times New Roman" w:cs="Times New Roman"/>
          <w:color w:val="000000" w:themeColor="text1"/>
        </w:rPr>
        <w:t xml:space="preserve"> (i.e. using an overt pronoun for a subject referent is more explicit than the alternative null pronoun)</w:t>
      </w:r>
      <w:r w:rsidR="0047513E" w:rsidRPr="00FE51CA">
        <w:rPr>
          <w:rFonts w:ascii="Times New Roman" w:hAnsi="Times New Roman" w:cs="Times New Roman"/>
          <w:color w:val="000000" w:themeColor="text1"/>
        </w:rPr>
        <w:t xml:space="preserve">. </w:t>
      </w:r>
    </w:p>
    <w:p w14:paraId="79BC0940" w14:textId="77777777" w:rsidR="00B70689" w:rsidRDefault="00B70689" w:rsidP="00181B5D">
      <w:pPr>
        <w:spacing w:line="480" w:lineRule="auto"/>
        <w:rPr>
          <w:rFonts w:ascii="Times New Roman" w:hAnsi="Times New Roman" w:cs="Times New Roman"/>
          <w:color w:val="000000" w:themeColor="text1"/>
        </w:rPr>
      </w:pPr>
    </w:p>
    <w:p w14:paraId="3172A32D" w14:textId="5B8C128E" w:rsidR="00C67982" w:rsidRDefault="0047513E" w:rsidP="00181B5D">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{"citationID":"hkGuwMSj","properties":{"formattedCitation":"(Chamorro et al., 2016)","plainCitation":"(Chamorro et al., 2016)","dontUpdate":true,"noteIndex":0},"citationItems":[{"id":168,"uris":["http://zotero.org/users/local/x6SmP7TL/items/J7YX9VWF"],"itemData":{"id":168,"type":"article-journal","abstract":"The recent hypothesis that L1 attrition affects the ability to process interface structures but not knowledge representations (Sorace, 2011) is tested by investigating the effects of recent L1 re-exposure on antecedent preferences for Spanish pronominal subjects, using offline judgements and online eye-tracking measures. Participants included a group of native Spanish speakers experiencing L1 attrition (‘attriters’), a second group of attriters exposed exclusively to Spanish before they were tested (‘re-exposed’), and a control group of Spanish monolinguals. The judgement data shows no significant differences between the groups. Moreover, the monolingual and re-exposed groups are not significantly different from each other in the eye-tracking data. The results of this novel manipulation indicate that attrition effects decrease due to L1 re-exposure, and that bilinguals are sensitive to input changes. Taken together, the findings suggest that attrition affects online sensitivity with interface structures rather than causing a permanent change in speakers’ L1 knowledge representations.","container-title":"Bilingualism: Language and Cognition","DOI":"10.1017/S1366728915000152","ISSN":"1366-7289, 1469-1841","issue":"3","journalAbbreviation":"Bilingualism","language":"en","page":"520-532","source":"DOI.org (Crossref)","title":"What is the source of L1 attrition? The effect of recent L1 re-exposure on Spanish speakers under L1 attrition","title-short":"What is the source of L1 attrition?","volume":"19","author":[{"family":"Chamorro","given":"Gloria"},{"family":"Sorace","given":"Antonella"},{"family":"Sturt","given":"Patrick"}],"issued":{"date-parts":[["2016",5]]}}}],"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Chamorro et al. (2016)</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conducted a similar experiment exploring attrition in Spanish. </w:t>
      </w:r>
    </w:p>
    <w:p w14:paraId="697871BB" w14:textId="7B1EFFD3" w:rsidR="00B70689" w:rsidRDefault="0047513E" w:rsidP="00181B5D">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t xml:space="preserve">The experiment consisted of two tasks, covering both online processing (via eye-tracking) and offline interpretation (via acceptability judgements) of Spanish null and overt pronouns in forward anaphoric sentences similar to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{"citationID":"nWnf1982","properties":{"formattedCitation":"(Tsimpli et al., 2004)","plainCitation":"(Tsimpli et al., 2004)","dontUpdate":true,"noteIndex":0},"citationItems":[{"id":159,"uris":["http://zotero.org/users/local/x6SmP7TL/items/WEQ38ZNM"],"itemData":{"id":159,"type":"article-journal","abstract":"In this paper we present some results from an experimental study that we have been conducting into the effects of syntactic attrition on the L1 of Greek and Italian speakers who have achieved near-native proficiency in their L2 (English) but still use their L1 on a regular basis. In particular, we test the hypothesis, developed on the basis of assumptions regarding syntactic modularity, that the changes in L1 syntax will be restricted to the interface with the conceptual /intentional cognitive systems. The area of investigation is the domain of grammatical subjects in Greek and Italian. More specifically, we tested the participants on the production and interpretation of null and overt subjects, and of preverbal and postverbal subjects. We also elicited grammaticality judgments on subject extraction and subject position in various syntactic contexts. In this paper we report on the results of one of the production tasks (of preverbal and postverbal subjects) and two interpretation tasks. Attrition effects are found in the production of preverbal subjects in the Greek group whereas Italian speakers show attrition effects in the interpretation of overt pronominal subjects. We argue that these results are in the right direction, that is, that semantic features are vulnerable in language attrition whereas syntactic options remain intact.","container-title":"International Journal of Bilingualism","DOI":"10.1177/13670069040080030601","ISSN":"1367-0069","issue":"3","language":"en","note":"publisher: SAGE Publications Ltd","page":"257-277","source":"SAGE Journals","title":"First language attrition and syntactic subjects: A study of Greek and Italian near-native speakers of English","title-short":"First language attrition and syntactic subjects","volume":"8","author":[{"family":"Tsimpli","given":"Ianthi"},{"family":"Sorace","given":"Antonella"},{"family":"Heycock","given":"Caroline"},{"family":"Filiaci","given":"Francesca"}],"issued":{"date-parts":[["2004",9,1]]}}}],"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Tsimpli et al. (2004)</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While the offline acceptability judgement task showed no difference between groups, the eye-tracking data revealed, in the attrited group</w:t>
      </w:r>
      <w:r w:rsidR="005F10F1">
        <w:rPr>
          <w:rFonts w:ascii="Times New Roman" w:hAnsi="Times New Roman" w:cs="Times New Roman"/>
          <w:color w:val="000000" w:themeColor="text1"/>
        </w:rPr>
        <w:t xml:space="preserve"> only</w:t>
      </w:r>
      <w:r w:rsidRPr="00FE51CA">
        <w:rPr>
          <w:rFonts w:ascii="Times New Roman" w:hAnsi="Times New Roman" w:cs="Times New Roman"/>
          <w:color w:val="000000" w:themeColor="text1"/>
        </w:rPr>
        <w:t xml:space="preserve">, a lack of sensitivity to a pronoun mismatch condition where an overt pronoun is coreferential with a subject referent. These findings are consistent with a greater acceptance of </w:t>
      </w:r>
      <w:r w:rsidR="005F10F1">
        <w:rPr>
          <w:rFonts w:ascii="Times New Roman" w:hAnsi="Times New Roman" w:cs="Times New Roman"/>
          <w:color w:val="000000" w:themeColor="text1"/>
        </w:rPr>
        <w:t>explicit</w:t>
      </w:r>
      <w:r w:rsidR="005F10F1" w:rsidRPr="00FE51CA">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t xml:space="preserve">reference </w:t>
      </w:r>
      <w:r w:rsidR="005F10F1">
        <w:rPr>
          <w:rFonts w:ascii="Times New Roman" w:hAnsi="Times New Roman" w:cs="Times New Roman"/>
          <w:color w:val="000000" w:themeColor="text1"/>
        </w:rPr>
        <w:t xml:space="preserve">(i.e. use of overt rather than null pronouns) </w:t>
      </w:r>
      <w:r w:rsidRPr="00FE51CA">
        <w:rPr>
          <w:rFonts w:ascii="Times New Roman" w:hAnsi="Times New Roman" w:cs="Times New Roman"/>
          <w:color w:val="000000" w:themeColor="text1"/>
        </w:rPr>
        <w:t xml:space="preserve">in speakers undergoing attrition. </w:t>
      </w:r>
      <w:r w:rsidR="005F10F1" w:rsidRPr="00FE51CA">
        <w:rPr>
          <w:rFonts w:ascii="Times New Roman" w:hAnsi="Times New Roman" w:cs="Times New Roman"/>
          <w:color w:val="000000" w:themeColor="text1"/>
        </w:rPr>
        <w:fldChar w:fldCharType="begin"/>
      </w:r>
      <w:r w:rsidR="005F10F1" w:rsidRPr="00FE51CA">
        <w:rPr>
          <w:rFonts w:ascii="Times New Roman" w:hAnsi="Times New Roman" w:cs="Times New Roman"/>
          <w:color w:val="000000" w:themeColor="text1"/>
        </w:rPr>
        <w:instrText xml:space="preserve"> ADDIN ZOTERO_ITEM CSL_CITATION {"citationID":"hkGuwMSj","properties":{"formattedCitation":"(Chamorro et al., 2016)","plainCitation":"(Chamorro et al., 2016)","dontUpdate":true,"noteIndex":0},"citationItems":[{"id":168,"uris":["http://zotero.org/users/local/x6SmP7TL/items/J7YX9VWF"],"itemData":{"id":168,"type":"article-journal","abstract":"The recent hypothesis that L1 attrition affects the ability to process interface structures but not knowledge representations (Sorace, 2011) is tested by investigating the effects of recent L1 re-exposure on antecedent preferences for Spanish pronominal subjects, using offline judgements and online eye-tracking measures. Participants included a group of native Spanish speakers experiencing L1 attrition (‘attriters’), a second group of attriters exposed exclusively to Spanish before they were tested (‘re-exposed’), and a control group of Spanish monolinguals. The judgement data shows no significant differences between the groups. Moreover, the monolingual and re-exposed groups are not significantly different from each other in the eye-tracking data. The results of this novel manipulation indicate that attrition effects decrease due to L1 re-exposure, and that bilinguals are sensitive to input changes. Taken together, the findings suggest that attrition affects online sensitivity with interface structures rather than causing a permanent change in speakers’ L1 knowledge representations.","container-title":"Bilingualism: Language and Cognition","DOI":"10.1017/S1366728915000152","ISSN":"1366-7289, 1469-1841","issue":"3","journalAbbreviation":"Bilingualism","language":"en","page":"520-532","source":"DOI.org (Crossref)","title":"What is the source of L1 attrition? The effect of recent L1 re-exposure on Spanish speakers under L1 attrition","title-short":"What is the source of L1 attrition?","volume":"19","author":[{"family":"Chamorro","given":"Gloria"},{"family":"Sorace","given":"Antonella"},{"family":"Sturt","given":"Patrick"}],"issued":{"date-parts":[["2016",5]]}}}],"schema":"https://github.com/citation-style-language/schema/raw/master/csl-citation.json"} </w:instrText>
      </w:r>
      <w:r w:rsidR="005F10F1" w:rsidRPr="00FE51CA">
        <w:rPr>
          <w:rFonts w:ascii="Times New Roman" w:hAnsi="Times New Roman" w:cs="Times New Roman"/>
          <w:color w:val="000000" w:themeColor="text1"/>
        </w:rPr>
        <w:fldChar w:fldCharType="separate"/>
      </w:r>
      <w:r w:rsidR="005F10F1" w:rsidRPr="00FE51CA">
        <w:rPr>
          <w:rFonts w:ascii="Times New Roman" w:hAnsi="Times New Roman" w:cs="Times New Roman"/>
          <w:noProof/>
          <w:color w:val="000000" w:themeColor="text1"/>
        </w:rPr>
        <w:t>Chamorro et al. (2016)</w:t>
      </w:r>
      <w:r w:rsidR="005F10F1" w:rsidRPr="00FE51CA">
        <w:rPr>
          <w:rFonts w:ascii="Times New Roman" w:hAnsi="Times New Roman" w:cs="Times New Roman"/>
          <w:color w:val="000000" w:themeColor="text1"/>
        </w:rPr>
        <w:fldChar w:fldCharType="end"/>
      </w:r>
      <w:r w:rsidR="005F10F1" w:rsidRPr="00FE51CA">
        <w:rPr>
          <w:rFonts w:ascii="Times New Roman" w:hAnsi="Times New Roman" w:cs="Times New Roman"/>
          <w:color w:val="000000" w:themeColor="text1"/>
        </w:rPr>
        <w:t xml:space="preserve"> </w:t>
      </w:r>
      <w:r w:rsidR="005F10F1">
        <w:rPr>
          <w:rFonts w:ascii="Times New Roman" w:hAnsi="Times New Roman" w:cs="Times New Roman"/>
          <w:color w:val="000000" w:themeColor="text1"/>
        </w:rPr>
        <w:t>also found</w:t>
      </w:r>
      <w:r w:rsidR="005F10F1" w:rsidRPr="00FE51CA">
        <w:rPr>
          <w:rFonts w:ascii="Times New Roman" w:hAnsi="Times New Roman" w:cs="Times New Roman"/>
          <w:color w:val="000000" w:themeColor="text1"/>
        </w:rPr>
        <w:t xml:space="preserve"> that re-immersion to the L1 can partially reverse the process of L1 attrition</w:t>
      </w:r>
      <w:r w:rsidR="005F10F1">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t>support</w:t>
      </w:r>
      <w:r w:rsidR="005F10F1">
        <w:rPr>
          <w:rFonts w:ascii="Times New Roman" w:hAnsi="Times New Roman" w:cs="Times New Roman"/>
          <w:color w:val="000000" w:themeColor="text1"/>
        </w:rPr>
        <w:t>ing</w:t>
      </w:r>
      <w:r w:rsidR="00B70689">
        <w:rPr>
          <w:rFonts w:ascii="Times New Roman" w:hAnsi="Times New Roman" w:cs="Times New Roman"/>
          <w:color w:val="000000" w:themeColor="text1"/>
        </w:rPr>
        <w:t xml:space="preserve"> </w:t>
      </w:r>
      <w:r w:rsidR="00E54FBC">
        <w:rPr>
          <w:rFonts w:ascii="Times New Roman" w:hAnsi="Times New Roman" w:cs="Times New Roman"/>
          <w:color w:val="000000" w:themeColor="text1"/>
        </w:rPr>
        <w:t>the view</w:t>
      </w:r>
      <w:r w:rsidR="00B70689">
        <w:rPr>
          <w:rFonts w:ascii="Times New Roman" w:hAnsi="Times New Roman" w:cs="Times New Roman"/>
          <w:color w:val="000000" w:themeColor="text1"/>
        </w:rPr>
        <w:t xml:space="preserve"> that L1 attrition </w:t>
      </w:r>
      <w:r w:rsidR="00E54FBC">
        <w:rPr>
          <w:rFonts w:ascii="Times New Roman" w:hAnsi="Times New Roman" w:cs="Times New Roman"/>
          <w:color w:val="000000" w:themeColor="text1"/>
        </w:rPr>
        <w:t xml:space="preserve">reflects dynamic </w:t>
      </w:r>
      <w:r w:rsidR="00457B6A">
        <w:rPr>
          <w:rFonts w:ascii="Times New Roman" w:hAnsi="Times New Roman" w:cs="Times New Roman"/>
          <w:color w:val="000000" w:themeColor="text1"/>
        </w:rPr>
        <w:t>changes</w:t>
      </w:r>
      <w:r w:rsidR="00B70689">
        <w:rPr>
          <w:rFonts w:ascii="Times New Roman" w:hAnsi="Times New Roman" w:cs="Times New Roman"/>
          <w:color w:val="000000" w:themeColor="text1"/>
        </w:rPr>
        <w:t xml:space="preserve"> in processing str</w:t>
      </w:r>
      <w:r w:rsidR="00A01C4D">
        <w:rPr>
          <w:rFonts w:ascii="Times New Roman" w:hAnsi="Times New Roman" w:cs="Times New Roman"/>
          <w:color w:val="000000" w:themeColor="text1"/>
        </w:rPr>
        <w:t xml:space="preserve">ategies </w:t>
      </w:r>
      <w:r w:rsidR="00E54FBC">
        <w:rPr>
          <w:rFonts w:ascii="Times New Roman" w:hAnsi="Times New Roman" w:cs="Times New Roman"/>
          <w:color w:val="000000" w:themeColor="text1"/>
        </w:rPr>
        <w:t xml:space="preserve">as an adaptation to different linguistic environments </w:t>
      </w:r>
      <w:r w:rsidR="00B70689">
        <w:rPr>
          <w:rFonts w:ascii="Times New Roman" w:hAnsi="Times New Roman" w:cs="Times New Roman"/>
          <w:color w:val="000000" w:themeColor="text1"/>
        </w:rPr>
        <w:t>rather than permanent</w:t>
      </w:r>
      <w:r w:rsidR="00E54FBC">
        <w:rPr>
          <w:rFonts w:ascii="Times New Roman" w:hAnsi="Times New Roman" w:cs="Times New Roman"/>
          <w:color w:val="000000" w:themeColor="text1"/>
        </w:rPr>
        <w:t xml:space="preserve"> language</w:t>
      </w:r>
      <w:r w:rsidR="00B70689">
        <w:rPr>
          <w:rFonts w:ascii="Times New Roman" w:hAnsi="Times New Roman" w:cs="Times New Roman"/>
          <w:color w:val="000000" w:themeColor="text1"/>
        </w:rPr>
        <w:t xml:space="preserve"> loss</w:t>
      </w:r>
      <w:r w:rsidR="00031492">
        <w:rPr>
          <w:rFonts w:ascii="Times New Roman" w:hAnsi="Times New Roman" w:cs="Times New Roman"/>
          <w:color w:val="000000" w:themeColor="text1"/>
        </w:rPr>
        <w:t xml:space="preserve"> or irreversible changes in mental representations</w:t>
      </w:r>
      <w:r w:rsidR="00A01C4D">
        <w:rPr>
          <w:rFonts w:ascii="Times New Roman" w:hAnsi="Times New Roman" w:cs="Times New Roman"/>
          <w:color w:val="000000" w:themeColor="text1"/>
        </w:rPr>
        <w:t>.</w:t>
      </w:r>
      <w:r w:rsidR="003E27F3">
        <w:rPr>
          <w:rFonts w:ascii="Times New Roman" w:hAnsi="Times New Roman" w:cs="Times New Roman"/>
          <w:color w:val="000000" w:themeColor="text1"/>
        </w:rPr>
        <w:t xml:space="preserve"> </w:t>
      </w:r>
    </w:p>
    <w:p w14:paraId="21147646" w14:textId="77777777" w:rsidR="009E2B8F" w:rsidRDefault="009E2B8F" w:rsidP="009E2B8F">
      <w:pPr>
        <w:spacing w:line="480" w:lineRule="auto"/>
        <w:contextualSpacing/>
        <w:rPr>
          <w:rFonts w:ascii="Times New Roman" w:hAnsi="Times New Roman" w:cs="Times New Roman"/>
          <w:i/>
          <w:iCs/>
          <w:color w:val="000000" w:themeColor="text1"/>
        </w:rPr>
      </w:pPr>
    </w:p>
    <w:p w14:paraId="6E9A8770" w14:textId="717B1877" w:rsidR="00F82CE3" w:rsidRDefault="009E2B8F" w:rsidP="00DF6D92">
      <w:pPr>
        <w:spacing w:line="480" w:lineRule="auto"/>
        <w:contextualSpacing/>
        <w:rPr>
          <w:rFonts w:ascii="Times New Roman" w:hAnsi="Times New Roman" w:cs="Times New Roman"/>
          <w:color w:val="000000" w:themeColor="text1"/>
        </w:rPr>
      </w:pPr>
      <w:r>
        <w:rPr>
          <w:rFonts w:ascii="Times New Roman" w:hAnsi="Times New Roman" w:cs="Times New Roman"/>
          <w:i/>
          <w:iCs/>
          <w:color w:val="000000" w:themeColor="text1"/>
        </w:rPr>
        <w:t>Effects of attrition on production</w:t>
      </w:r>
    </w:p>
    <w:p w14:paraId="2C2FCB6B" w14:textId="4ECE09DB" w:rsidR="00981D6E" w:rsidRDefault="00F82CE3" w:rsidP="00DF6D92">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rPr>
        <w:t>T</w:t>
      </w:r>
      <w:r w:rsidR="00E87B2E">
        <w:rPr>
          <w:rFonts w:ascii="Times New Roman" w:hAnsi="Times New Roman" w:cs="Times New Roman"/>
          <w:color w:val="000000" w:themeColor="text1"/>
        </w:rPr>
        <w:t>he literature on attrition effects in production is relatively limited</w:t>
      </w:r>
      <w:r w:rsidR="00AE78EB">
        <w:rPr>
          <w:rFonts w:ascii="Times New Roman" w:hAnsi="Times New Roman" w:cs="Times New Roman"/>
          <w:color w:val="000000" w:themeColor="text1"/>
        </w:rPr>
        <w:t xml:space="preserve"> and </w:t>
      </w:r>
      <w:r w:rsidR="00F57E44">
        <w:rPr>
          <w:rFonts w:ascii="Times New Roman" w:hAnsi="Times New Roman" w:cs="Times New Roman"/>
          <w:color w:val="000000" w:themeColor="text1"/>
        </w:rPr>
        <w:t>present</w:t>
      </w:r>
      <w:r w:rsidR="00AE78EB">
        <w:rPr>
          <w:rFonts w:ascii="Times New Roman" w:hAnsi="Times New Roman" w:cs="Times New Roman"/>
          <w:color w:val="000000" w:themeColor="text1"/>
        </w:rPr>
        <w:t>s</w:t>
      </w:r>
      <w:r w:rsidR="00F57E44">
        <w:rPr>
          <w:rFonts w:ascii="Times New Roman" w:hAnsi="Times New Roman" w:cs="Times New Roman"/>
          <w:color w:val="000000" w:themeColor="text1"/>
        </w:rPr>
        <w:t xml:space="preserve"> mixed results. </w:t>
      </w:r>
      <w:r w:rsidR="00375358">
        <w:rPr>
          <w:rFonts w:ascii="Times New Roman" w:hAnsi="Times New Roman" w:cs="Times New Roman"/>
          <w:color w:val="000000" w:themeColor="text1"/>
        </w:rPr>
        <w:t>Fernando (2023) explored the distribution of referring expressions in Spanish with a group of monolinguals and two groups of L1 Spanish L2 English bilinguals (advanced instructed bilinguals in Spain</w:t>
      </w:r>
      <w:r w:rsidR="00A976CF">
        <w:rPr>
          <w:rFonts w:ascii="Times New Roman" w:hAnsi="Times New Roman" w:cs="Times New Roman"/>
          <w:color w:val="000000" w:themeColor="text1"/>
        </w:rPr>
        <w:t>,</w:t>
      </w:r>
      <w:r w:rsidR="00375358">
        <w:rPr>
          <w:rFonts w:ascii="Times New Roman" w:hAnsi="Times New Roman" w:cs="Times New Roman"/>
          <w:color w:val="000000" w:themeColor="text1"/>
        </w:rPr>
        <w:t xml:space="preserve"> and immersed bilinguals in the UK) </w:t>
      </w:r>
      <w:r w:rsidR="00AE78EB">
        <w:rPr>
          <w:rFonts w:ascii="Times New Roman" w:hAnsi="Times New Roman" w:cs="Times New Roman"/>
          <w:color w:val="000000" w:themeColor="text1"/>
        </w:rPr>
        <w:t>on</w:t>
      </w:r>
      <w:r w:rsidR="00375358">
        <w:rPr>
          <w:rFonts w:ascii="Times New Roman" w:hAnsi="Times New Roman" w:cs="Times New Roman"/>
          <w:color w:val="000000" w:themeColor="text1"/>
        </w:rPr>
        <w:t xml:space="preserve"> two corpus-based video-retelling tasks. The results show that both groups of bilingual speakers produced more overt pronouns than </w:t>
      </w:r>
      <w:r w:rsidR="002868F2">
        <w:rPr>
          <w:rFonts w:ascii="Times New Roman" w:hAnsi="Times New Roman" w:cs="Times New Roman"/>
          <w:color w:val="000000" w:themeColor="text1"/>
        </w:rPr>
        <w:t xml:space="preserve">L1 Spanish </w:t>
      </w:r>
      <w:r w:rsidR="00375358">
        <w:rPr>
          <w:rFonts w:ascii="Times New Roman" w:hAnsi="Times New Roman" w:cs="Times New Roman"/>
          <w:color w:val="000000" w:themeColor="text1"/>
        </w:rPr>
        <w:t>monolinguals</w:t>
      </w:r>
      <w:r w:rsidR="00AE78EB">
        <w:rPr>
          <w:rFonts w:ascii="Times New Roman" w:hAnsi="Times New Roman" w:cs="Times New Roman"/>
          <w:color w:val="000000" w:themeColor="text1"/>
        </w:rPr>
        <w:t>,</w:t>
      </w:r>
      <w:r w:rsidR="006A5FEF">
        <w:rPr>
          <w:rFonts w:ascii="Times New Roman" w:hAnsi="Times New Roman" w:cs="Times New Roman"/>
          <w:color w:val="000000" w:themeColor="text1"/>
        </w:rPr>
        <w:t xml:space="preserve"> and that immersed bilinguals produced </w:t>
      </w:r>
      <w:r w:rsidR="006A5FEF">
        <w:rPr>
          <w:rFonts w:ascii="Times New Roman" w:hAnsi="Times New Roman" w:cs="Times New Roman"/>
          <w:color w:val="000000" w:themeColor="text1"/>
        </w:rPr>
        <w:lastRenderedPageBreak/>
        <w:t>significantly more NPs than both monolinguals and instructed bilinguals in contexts of topic continuity. This</w:t>
      </w:r>
      <w:r w:rsidR="00AE78EB">
        <w:rPr>
          <w:rFonts w:ascii="Times New Roman" w:hAnsi="Times New Roman" w:cs="Times New Roman"/>
          <w:color w:val="000000" w:themeColor="text1"/>
        </w:rPr>
        <w:t xml:space="preserve"> </w:t>
      </w:r>
      <w:r w:rsidR="002868F2">
        <w:rPr>
          <w:rFonts w:ascii="Times New Roman" w:hAnsi="Times New Roman" w:cs="Times New Roman"/>
          <w:color w:val="000000" w:themeColor="text1"/>
        </w:rPr>
        <w:t xml:space="preserve">again </w:t>
      </w:r>
      <w:r w:rsidR="00AE78EB">
        <w:rPr>
          <w:rFonts w:ascii="Times New Roman" w:hAnsi="Times New Roman" w:cs="Times New Roman"/>
          <w:color w:val="000000" w:themeColor="text1"/>
        </w:rPr>
        <w:t xml:space="preserve">suggests a tendency toward over-explicitness in reference among bilingual speakers. </w:t>
      </w:r>
      <w:r w:rsidR="00EB57E8">
        <w:rPr>
          <w:rFonts w:ascii="Times New Roman" w:hAnsi="Times New Roman" w:cs="Times New Roman"/>
          <w:color w:val="000000" w:themeColor="text1"/>
        </w:rPr>
        <w:t>While the Interface Hypothesis predicts</w:t>
      </w:r>
      <w:r w:rsidR="00604ABB">
        <w:rPr>
          <w:rFonts w:ascii="Times New Roman" w:hAnsi="Times New Roman" w:cs="Times New Roman"/>
          <w:color w:val="000000" w:themeColor="text1"/>
        </w:rPr>
        <w:t xml:space="preserve"> pronominal preference in comprehension, it does not account for NP </w:t>
      </w:r>
      <w:r w:rsidR="0024460D">
        <w:rPr>
          <w:rFonts w:ascii="Times New Roman" w:hAnsi="Times New Roman" w:cs="Times New Roman"/>
          <w:color w:val="000000" w:themeColor="text1"/>
        </w:rPr>
        <w:t>overuse</w:t>
      </w:r>
      <w:r w:rsidR="00604ABB">
        <w:rPr>
          <w:rFonts w:ascii="Times New Roman" w:hAnsi="Times New Roman" w:cs="Times New Roman"/>
          <w:color w:val="000000" w:themeColor="text1"/>
        </w:rPr>
        <w:t xml:space="preserve"> in production. </w:t>
      </w:r>
      <w:r w:rsidR="0024460D">
        <w:rPr>
          <w:rFonts w:ascii="Times New Roman" w:hAnsi="Times New Roman" w:cs="Times New Roman"/>
          <w:color w:val="000000" w:themeColor="text1"/>
        </w:rPr>
        <w:t>However</w:t>
      </w:r>
      <w:r w:rsidR="00604ABB">
        <w:rPr>
          <w:rFonts w:ascii="Times New Roman" w:hAnsi="Times New Roman" w:cs="Times New Roman"/>
          <w:color w:val="000000" w:themeColor="text1"/>
        </w:rPr>
        <w:t xml:space="preserve">, </w:t>
      </w:r>
      <w:r w:rsidR="0024460D">
        <w:rPr>
          <w:rFonts w:ascii="Times New Roman" w:hAnsi="Times New Roman" w:cs="Times New Roman"/>
          <w:color w:val="000000" w:themeColor="text1"/>
        </w:rPr>
        <w:t xml:space="preserve">its principles </w:t>
      </w:r>
      <w:r w:rsidR="00237F92">
        <w:rPr>
          <w:rFonts w:ascii="Times New Roman" w:hAnsi="Times New Roman" w:cs="Times New Roman"/>
          <w:color w:val="000000" w:themeColor="text1"/>
        </w:rPr>
        <w:t>may still</w:t>
      </w:r>
      <w:r w:rsidR="00604ABB">
        <w:rPr>
          <w:rFonts w:ascii="Times New Roman" w:hAnsi="Times New Roman" w:cs="Times New Roman"/>
          <w:color w:val="000000" w:themeColor="text1"/>
        </w:rPr>
        <w:t xml:space="preserve"> </w:t>
      </w:r>
      <w:r w:rsidR="00237F92">
        <w:rPr>
          <w:rFonts w:ascii="Times New Roman" w:hAnsi="Times New Roman" w:cs="Times New Roman"/>
          <w:color w:val="000000" w:themeColor="text1"/>
        </w:rPr>
        <w:t>provide</w:t>
      </w:r>
      <w:r w:rsidR="0024460D">
        <w:rPr>
          <w:rFonts w:ascii="Times New Roman" w:hAnsi="Times New Roman" w:cs="Times New Roman"/>
          <w:color w:val="000000" w:themeColor="text1"/>
        </w:rPr>
        <w:t xml:space="preserve"> insight into this pattern</w:t>
      </w:r>
      <w:r w:rsidR="00237F92">
        <w:rPr>
          <w:rFonts w:ascii="Times New Roman" w:hAnsi="Times New Roman" w:cs="Times New Roman"/>
          <w:color w:val="000000" w:themeColor="text1"/>
        </w:rPr>
        <w:t>,</w:t>
      </w:r>
      <w:r w:rsidR="00D26796">
        <w:rPr>
          <w:rFonts w:ascii="Times New Roman" w:hAnsi="Times New Roman" w:cs="Times New Roman"/>
          <w:color w:val="000000" w:themeColor="text1"/>
        </w:rPr>
        <w:t xml:space="preserve"> as attrition-related processing difficulties could lead to a preference for more explicit referential forms, such as NPs</w:t>
      </w:r>
      <w:r w:rsidR="00604ABB">
        <w:rPr>
          <w:rFonts w:ascii="Times New Roman" w:hAnsi="Times New Roman" w:cs="Times New Roman"/>
          <w:color w:val="000000" w:themeColor="text1"/>
        </w:rPr>
        <w:t xml:space="preserve">. We will also </w:t>
      </w:r>
      <w:r w:rsidR="0024460D">
        <w:rPr>
          <w:rFonts w:ascii="Times New Roman" w:hAnsi="Times New Roman" w:cs="Times New Roman"/>
          <w:color w:val="000000" w:themeColor="text1"/>
        </w:rPr>
        <w:t>explore alternative</w:t>
      </w:r>
      <w:r w:rsidR="00451221">
        <w:rPr>
          <w:rFonts w:ascii="Times New Roman" w:hAnsi="Times New Roman" w:cs="Times New Roman"/>
          <w:color w:val="000000" w:themeColor="text1"/>
        </w:rPr>
        <w:t xml:space="preserve"> explanations</w:t>
      </w:r>
      <w:r w:rsidR="0024460D">
        <w:rPr>
          <w:rFonts w:ascii="Times New Roman" w:hAnsi="Times New Roman" w:cs="Times New Roman"/>
          <w:color w:val="000000" w:themeColor="text1"/>
        </w:rPr>
        <w:t xml:space="preserve"> for </w:t>
      </w:r>
      <w:r w:rsidR="00604ABB">
        <w:rPr>
          <w:rFonts w:ascii="Times New Roman" w:hAnsi="Times New Roman" w:cs="Times New Roman"/>
          <w:color w:val="000000" w:themeColor="text1"/>
        </w:rPr>
        <w:t xml:space="preserve">the overuse of NPs </w:t>
      </w:r>
      <w:r w:rsidR="00C74C94">
        <w:rPr>
          <w:rFonts w:ascii="Times New Roman" w:hAnsi="Times New Roman" w:cs="Times New Roman"/>
          <w:color w:val="000000" w:themeColor="text1"/>
        </w:rPr>
        <w:t>later</w:t>
      </w:r>
      <w:r w:rsidR="00451221">
        <w:rPr>
          <w:rFonts w:ascii="Times New Roman" w:hAnsi="Times New Roman" w:cs="Times New Roman"/>
          <w:color w:val="000000" w:themeColor="text1"/>
        </w:rPr>
        <w:t>,</w:t>
      </w:r>
      <w:r w:rsidR="0024460D">
        <w:rPr>
          <w:rFonts w:ascii="Times New Roman" w:hAnsi="Times New Roman" w:cs="Times New Roman"/>
          <w:color w:val="000000" w:themeColor="text1"/>
        </w:rPr>
        <w:t xml:space="preserve"> </w:t>
      </w:r>
      <w:r w:rsidR="00451221">
        <w:rPr>
          <w:rFonts w:ascii="Times New Roman" w:hAnsi="Times New Roman" w:cs="Times New Roman"/>
          <w:color w:val="000000" w:themeColor="text1"/>
        </w:rPr>
        <w:t>such as</w:t>
      </w:r>
      <w:r w:rsidR="0024460D">
        <w:rPr>
          <w:rFonts w:ascii="Times New Roman" w:hAnsi="Times New Roman" w:cs="Times New Roman"/>
          <w:color w:val="000000" w:themeColor="text1"/>
        </w:rPr>
        <w:t xml:space="preserve"> ambiguity avoidance</w:t>
      </w:r>
      <w:r w:rsidR="00604ABB">
        <w:rPr>
          <w:rFonts w:ascii="Times New Roman" w:hAnsi="Times New Roman" w:cs="Times New Roman"/>
          <w:color w:val="000000" w:themeColor="text1"/>
        </w:rPr>
        <w:t xml:space="preserve">. </w:t>
      </w:r>
      <w:r w:rsidR="006B269A">
        <w:rPr>
          <w:rFonts w:ascii="Times New Roman" w:hAnsi="Times New Roman" w:cs="Times New Roman"/>
          <w:color w:val="000000" w:themeColor="text1"/>
        </w:rPr>
        <w:t>In contrast</w:t>
      </w:r>
      <w:r w:rsidR="008D6E55">
        <w:rPr>
          <w:rFonts w:ascii="Times New Roman" w:hAnsi="Times New Roman" w:cs="Times New Roman"/>
          <w:color w:val="000000" w:themeColor="text1"/>
        </w:rPr>
        <w:t>,</w:t>
      </w:r>
      <w:r w:rsidR="00AE78EB">
        <w:rPr>
          <w:rFonts w:ascii="Times New Roman" w:hAnsi="Times New Roman" w:cs="Times New Roman"/>
          <w:color w:val="000000" w:themeColor="text1"/>
        </w:rPr>
        <w:t xml:space="preserve"> </w:t>
      </w:r>
      <w:proofErr w:type="spellStart"/>
      <w:r w:rsidR="00953C4A">
        <w:rPr>
          <w:rFonts w:ascii="Times New Roman" w:hAnsi="Times New Roman" w:cs="Times New Roman"/>
          <w:color w:val="000000" w:themeColor="text1"/>
        </w:rPr>
        <w:t>Giannakou</w:t>
      </w:r>
      <w:proofErr w:type="spellEnd"/>
      <w:r w:rsidR="00953C4A">
        <w:rPr>
          <w:rFonts w:ascii="Times New Roman" w:hAnsi="Times New Roman" w:cs="Times New Roman"/>
          <w:color w:val="000000" w:themeColor="text1"/>
        </w:rPr>
        <w:t xml:space="preserve"> (2018</w:t>
      </w:r>
      <w:r w:rsidR="008D6E55">
        <w:rPr>
          <w:rFonts w:ascii="Times New Roman" w:hAnsi="Times New Roman" w:cs="Times New Roman"/>
          <w:color w:val="000000" w:themeColor="text1"/>
        </w:rPr>
        <w:t xml:space="preserve">) found no significant differences between Greek monolinguals and L1 Greek-L2 Spanish speakers (potential L1 attriters) in their use of lexical subjects, null subjects, and overt subject pronouns </w:t>
      </w:r>
      <w:r w:rsidR="00917D53">
        <w:rPr>
          <w:rFonts w:ascii="Times New Roman" w:hAnsi="Times New Roman" w:cs="Times New Roman"/>
          <w:color w:val="000000" w:themeColor="text1"/>
        </w:rPr>
        <w:t>in</w:t>
      </w:r>
      <w:r w:rsidR="008D6E55">
        <w:rPr>
          <w:rFonts w:ascii="Times New Roman" w:hAnsi="Times New Roman" w:cs="Times New Roman"/>
          <w:color w:val="000000" w:themeColor="text1"/>
        </w:rPr>
        <w:t xml:space="preserve"> a storytelling task</w:t>
      </w:r>
      <w:r w:rsidR="004C3970">
        <w:rPr>
          <w:rFonts w:ascii="Times New Roman" w:hAnsi="Times New Roman" w:cs="Times New Roman"/>
          <w:color w:val="000000" w:themeColor="text1"/>
        </w:rPr>
        <w:t>.</w:t>
      </w:r>
      <w:r w:rsidR="00F57E44">
        <w:rPr>
          <w:rFonts w:ascii="Times New Roman" w:hAnsi="Times New Roman" w:cs="Times New Roman"/>
          <w:color w:val="000000" w:themeColor="text1"/>
        </w:rPr>
        <w:t xml:space="preserve"> </w:t>
      </w:r>
    </w:p>
    <w:p w14:paraId="73C2CFF4" w14:textId="77777777" w:rsidR="00BA296A" w:rsidRDefault="00BA296A" w:rsidP="00181B5D">
      <w:pPr>
        <w:spacing w:line="480" w:lineRule="auto"/>
        <w:contextualSpacing/>
        <w:rPr>
          <w:rFonts w:ascii="Times New Roman" w:hAnsi="Times New Roman" w:cs="Times New Roman"/>
          <w:color w:val="000000" w:themeColor="text1"/>
        </w:rPr>
      </w:pPr>
    </w:p>
    <w:p w14:paraId="1F5E9A48" w14:textId="1657ED85" w:rsidR="00BE3A44" w:rsidRPr="000F268A" w:rsidRDefault="006D5D7D" w:rsidP="00181B5D">
      <w:pPr>
        <w:spacing w:line="480" w:lineRule="auto"/>
        <w:contextualSpacing/>
        <w:rPr>
          <w:rFonts w:ascii="Times New Roman" w:hAnsi="Times New Roman" w:cs="Times New Roman"/>
          <w:b/>
          <w:bCs/>
          <w:i/>
          <w:iCs/>
          <w:color w:val="000000" w:themeColor="text1"/>
        </w:rPr>
      </w:pPr>
      <w:r>
        <w:rPr>
          <w:rFonts w:ascii="Times New Roman" w:hAnsi="Times New Roman" w:cs="Times New Roman"/>
          <w:b/>
          <w:bCs/>
          <w:i/>
          <w:iCs/>
          <w:color w:val="000000" w:themeColor="text1"/>
        </w:rPr>
        <w:t xml:space="preserve">1.3 </w:t>
      </w:r>
      <w:r w:rsidR="00917D53" w:rsidRPr="00917D53">
        <w:rPr>
          <w:rFonts w:ascii="Times New Roman" w:hAnsi="Times New Roman" w:cs="Times New Roman"/>
          <w:b/>
          <w:bCs/>
          <w:i/>
          <w:iCs/>
          <w:color w:val="000000" w:themeColor="text1"/>
        </w:rPr>
        <w:t>The syntax-pragmatics interface in Mandarin Chinese</w:t>
      </w:r>
      <w:r w:rsidR="00AB59E1">
        <w:rPr>
          <w:rFonts w:ascii="Times New Roman" w:hAnsi="Times New Roman" w:cs="Times New Roman"/>
          <w:b/>
          <w:bCs/>
          <w:i/>
          <w:iCs/>
          <w:color w:val="000000" w:themeColor="text1"/>
        </w:rPr>
        <w:t xml:space="preserve"> in </w:t>
      </w:r>
      <w:r w:rsidR="002868F2">
        <w:rPr>
          <w:rFonts w:ascii="Times New Roman" w:hAnsi="Times New Roman" w:cs="Times New Roman"/>
          <w:b/>
          <w:bCs/>
          <w:i/>
          <w:iCs/>
          <w:color w:val="000000" w:themeColor="text1"/>
        </w:rPr>
        <w:t>L2 Mandarin speakers</w:t>
      </w:r>
    </w:p>
    <w:p w14:paraId="534B557B" w14:textId="5D4BD377" w:rsidR="00917D53" w:rsidRDefault="00917D53" w:rsidP="00917D53">
      <w:pPr>
        <w:spacing w:line="480" w:lineRule="auto"/>
        <w:contextualSpacing/>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lang w:val="en-US"/>
        </w:rPr>
        <w:t xml:space="preserve">No research </w:t>
      </w:r>
      <w:r w:rsidR="002868F2">
        <w:rPr>
          <w:rFonts w:ascii="Times New Roman" w:eastAsia="SimSun" w:hAnsi="Times New Roman" w:cs="Times New Roman"/>
          <w:color w:val="000000" w:themeColor="text1"/>
          <w:lang w:val="en-US"/>
        </w:rPr>
        <w:t xml:space="preserve">to date </w:t>
      </w:r>
      <w:r w:rsidRPr="00FE51CA">
        <w:rPr>
          <w:rFonts w:ascii="Times New Roman" w:eastAsia="SimSun" w:hAnsi="Times New Roman" w:cs="Times New Roman"/>
          <w:color w:val="000000" w:themeColor="text1"/>
          <w:lang w:val="en-US"/>
        </w:rPr>
        <w:t>has looked at L1 attrition effects on pronoun comprehension and production in Mandarin Chinese. The most relevant studies we are aware of are those examining the comprehension and production of referring expressions among L2 learners (</w:t>
      </w:r>
      <w:r w:rsidRPr="00FE51CA">
        <w:rPr>
          <w:rFonts w:ascii="Times New Roman" w:eastAsia="SimSun" w:hAnsi="Times New Roman" w:cs="Times New Roman"/>
          <w:color w:val="000000" w:themeColor="text1"/>
          <w:lang w:val="en-US"/>
        </w:rPr>
        <w:fldChar w:fldCharType="begin"/>
      </w:r>
      <w:r w:rsidRPr="00FE51CA">
        <w:rPr>
          <w:rFonts w:ascii="Times New Roman" w:eastAsia="SimSun" w:hAnsi="Times New Roman" w:cs="Times New Roman"/>
          <w:color w:val="000000" w:themeColor="text1"/>
          <w:lang w:val="en-US"/>
        </w:rPr>
        <w:instrText xml:space="preserve"> ADDIN ZOTERO_ITEM CSL_CITATION {"citationID":"TbsFpudz","properties":{"formattedCitation":"(Slabakova et al., 2024)","plainCitation":"(Slabakova et al., 2024)","dontUpdate":true,"noteIndex":0},"citationItems":[{"id":140,"uris":["http://zotero.org/users/local/x6SmP7TL/items/W6ASIRSU"],"itemData":{"id":140,"type":"article-journal","abstract":"Abstract\n            This experimental study examines the acquisition of null and overt pronoun interpretations in Chinese as a second\n\t\t\t\t\tlanguage by native speakers of English. A linguistic phenomenon not present in the native language of the learners is identified:\n\t\t\t\t\tthe null element in the embedded subject position of Mandarin resultative constructions can only refer to the main-clause subject,\n\t\t\t\t\twhile an overt pronoun in the same position can refer both to the main-clause subject and to another entity in the discourse. Thus\n\t\t\t\t\tthe acquisition task includes learning a new functional morpheme, a null element, as well as constraining its interpretation in\n\t\t\t\t\tthe resultative construction. We tested 59 L2 learners of Chinese at different proficiency levels and 51 native Mandarin speakers\n\t\t\t\t\ton a Truth Value Judgment Task. The learners showed a pattern of interpretation that was statistically indistinguishable from the\n\t\t\t\t\tnative speakers’ in all but one context. We argue that our findings point to largely successful acquisition of the requisite\n\t\t\t\t\tproform interpretations, even though the restrictions on the interpretation of null elements cannot be transferred from the native\n\t\t\t\t\tlanguage.","container-title":"Linguistic Approaches to Bilingualism","DOI":"10.1075/lab.20120.sla","ISSN":"1879-9264, 1879-9272","issue":"2","journalAbbreviation":"LAB","language":"en","page":"178-217","source":"DOI.org (Crossref)","title":"Null and overt pronoun interpretation in L2 Mandarin resultative constructions","volume":"14","author":[{"family":"Slabakova","given":"Roumyana"},{"family":"Zhao","given":"Lucy"},{"family":"Baker","given":"Lewis"},{"family":"Turner","given":"James"},{"family":"Tuniyan","given":"Elina"}],"issued":{"date-parts":[["2024",3,11]]}}}],"schema":"https://github.com/citation-style-language/schema/raw/master/csl-citation.json"} </w:instrText>
      </w:r>
      <w:r w:rsidRPr="00FE51CA">
        <w:rPr>
          <w:rFonts w:ascii="Times New Roman" w:eastAsia="SimSun" w:hAnsi="Times New Roman" w:cs="Times New Roman"/>
          <w:color w:val="000000" w:themeColor="text1"/>
          <w:lang w:val="en-US"/>
        </w:rPr>
        <w:fldChar w:fldCharType="separate"/>
      </w:r>
      <w:r w:rsidRPr="00FE51CA">
        <w:rPr>
          <w:rFonts w:ascii="Times New Roman" w:eastAsia="SimSun" w:hAnsi="Times New Roman" w:cs="Times New Roman"/>
          <w:noProof/>
          <w:color w:val="000000" w:themeColor="text1"/>
          <w:lang w:val="en-US"/>
        </w:rPr>
        <w:t>Slabakova et al., 2024</w:t>
      </w:r>
      <w:r w:rsidRPr="00FE51CA">
        <w:rPr>
          <w:rFonts w:ascii="Times New Roman" w:eastAsia="SimSun" w:hAnsi="Times New Roman" w:cs="Times New Roman"/>
          <w:color w:val="000000" w:themeColor="text1"/>
          <w:lang w:val="en-US"/>
        </w:rPr>
        <w:fldChar w:fldCharType="end"/>
      </w:r>
      <w:r w:rsidRPr="00FE51CA">
        <w:rPr>
          <w:rFonts w:ascii="Times New Roman" w:eastAsia="SimSun" w:hAnsi="Times New Roman" w:cs="Times New Roman"/>
          <w:color w:val="000000" w:themeColor="text1"/>
          <w:lang w:val="en-US"/>
        </w:rPr>
        <w:t xml:space="preserve">; </w:t>
      </w:r>
      <w:r w:rsidRPr="00FE51CA">
        <w:rPr>
          <w:rFonts w:ascii="Times New Roman" w:eastAsia="SimSun" w:hAnsi="Times New Roman" w:cs="Times New Roman"/>
          <w:color w:val="000000" w:themeColor="text1"/>
          <w:lang w:val="en-US"/>
        </w:rPr>
        <w:fldChar w:fldCharType="begin"/>
      </w:r>
      <w:r w:rsidRPr="00FE51CA">
        <w:rPr>
          <w:rFonts w:ascii="Times New Roman" w:eastAsia="SimSun" w:hAnsi="Times New Roman" w:cs="Times New Roman"/>
          <w:color w:val="000000" w:themeColor="text1"/>
          <w:lang w:val="en-US"/>
        </w:rPr>
        <w:instrText xml:space="preserve"> ADDIN ZOTERO_ITEM CSL_CITATION {"citationID":"m308W1GY","properties":{"formattedCitation":"(Zhao, 2014)","plainCitation":"(Zhao, 2014)","dontUpdate":true,"noteIndex":0},"citationItems":[{"id":177,"uris":["http://zotero.org/users/local/x6SmP7TL/items/T4VXRNJQ"],"itemData":{"id":177,"type":"article-journal","abstract":"The current study tests the Interface Hypothesis through forward and backward anaphora in complex sentences with temporal subordinate clauses in highly proficient English-speaking learners’ second-language (L2) Chinese. Forward anaphora is involved when the overt pronoun ta ‘he/she’ or a null element appears in the subject position of the main clause, whereas backward anaphora is involved when it is in the subject position of the temporal clause, because the main clause always follows the temporal clause in Chinese. Specifically, the article tests the syntactic and discourse constraints in the interpretation and representation of ta and the null element in complex sentences. Ta is constrained by the syntactic cyclic-c-command condition. Thus it is possible for ta to refer to the other sentential subject in forward anaphora, but not in backward anaphora in Chinese. Unlike English, Chinese allows a null element in subject positions of finite subordinate and main clauses. It is proposed in the article that the null element in these positions is a Øtopic, a syntax–discourse interface category. Results from an acceptability judgement task and a picture judgment task indicate that Øtopic at the external interface has been acquired, whereas the cyclic-c-command condition within narrow syntax is fossilized in L2 Chinese.","container-title":"Second Language Research","DOI":"10.1177/0267658314521107","ISSN":"0267-6583","issue":"3","language":"en","note":"publisher: SAGE Publications Ltd","page":"381-407","source":"SAGE Journals","title":"Ultimate attainment of anaphora resolution in L2 Chinese","volume":"30","author":[{"family":"Zhao","given":"Lucy Xia"}],"issued":{"date-parts":[["2014",7,1]]}}}],"schema":"https://github.com/citation-style-language/schema/raw/master/csl-citation.json"} </w:instrText>
      </w:r>
      <w:r w:rsidRPr="00FE51CA">
        <w:rPr>
          <w:rFonts w:ascii="Times New Roman" w:eastAsia="SimSun" w:hAnsi="Times New Roman" w:cs="Times New Roman"/>
          <w:color w:val="000000" w:themeColor="text1"/>
          <w:lang w:val="en-US"/>
        </w:rPr>
        <w:fldChar w:fldCharType="separate"/>
      </w:r>
      <w:r w:rsidRPr="00FE51CA">
        <w:rPr>
          <w:rFonts w:ascii="Times New Roman" w:eastAsia="SimSun" w:hAnsi="Times New Roman" w:cs="Times New Roman"/>
          <w:noProof/>
          <w:color w:val="000000" w:themeColor="text1"/>
          <w:lang w:val="en-US"/>
        </w:rPr>
        <w:t>Zhao, 2014</w:t>
      </w:r>
      <w:r w:rsidRPr="00FE51CA">
        <w:rPr>
          <w:rFonts w:ascii="Times New Roman" w:eastAsia="SimSun" w:hAnsi="Times New Roman" w:cs="Times New Roman"/>
          <w:color w:val="000000" w:themeColor="text1"/>
          <w:lang w:val="en-US"/>
        </w:rPr>
        <w:fldChar w:fldCharType="end"/>
      </w:r>
      <w:r w:rsidRPr="00FE51CA">
        <w:rPr>
          <w:rFonts w:ascii="Times New Roman" w:eastAsia="SimSun" w:hAnsi="Times New Roman" w:cs="Times New Roman"/>
          <w:color w:val="000000" w:themeColor="text1"/>
          <w:lang w:val="en-US"/>
        </w:rPr>
        <w:t xml:space="preserve">), child bilinguals </w:t>
      </w:r>
      <w:r w:rsidRPr="00FE51CA">
        <w:rPr>
          <w:rFonts w:ascii="Times New Roman" w:eastAsia="SimSun" w:hAnsi="Times New Roman" w:cs="Times New Roman"/>
          <w:color w:val="000000" w:themeColor="text1"/>
          <w:lang w:val="en-US"/>
        </w:rPr>
        <w:fldChar w:fldCharType="begin"/>
      </w:r>
      <w:r w:rsidRPr="00FE51CA">
        <w:rPr>
          <w:rFonts w:ascii="Times New Roman" w:eastAsia="SimSun" w:hAnsi="Times New Roman" w:cs="Times New Roman"/>
          <w:color w:val="000000" w:themeColor="text1"/>
          <w:lang w:val="en-US"/>
        </w:rPr>
        <w:instrText xml:space="preserve"> ADDIN ZOTERO_TEMP </w:instrText>
      </w:r>
      <w:r w:rsidRPr="00FE51CA">
        <w:rPr>
          <w:rFonts w:ascii="Times New Roman" w:eastAsia="SimSun" w:hAnsi="Times New Roman" w:cs="Times New Roman"/>
          <w:color w:val="000000" w:themeColor="text1"/>
          <w:lang w:val="en-US"/>
        </w:rPr>
        <w:fldChar w:fldCharType="separate"/>
      </w:r>
      <w:r w:rsidRPr="00FE51CA">
        <w:rPr>
          <w:rFonts w:ascii="Times New Roman" w:eastAsia="SimSun" w:hAnsi="Times New Roman" w:cs="Times New Roman"/>
          <w:noProof/>
          <w:color w:val="000000" w:themeColor="text1"/>
          <w:lang w:val="en-US"/>
        </w:rPr>
        <w:t>(Zhou et al., 2022)</w:t>
      </w:r>
      <w:r w:rsidRPr="00FE51CA">
        <w:rPr>
          <w:rFonts w:ascii="Times New Roman" w:eastAsia="SimSun" w:hAnsi="Times New Roman" w:cs="Times New Roman"/>
          <w:color w:val="000000" w:themeColor="text1"/>
          <w:lang w:val="en-US"/>
        </w:rPr>
        <w:fldChar w:fldCharType="end"/>
      </w:r>
      <w:r w:rsidRPr="00FE51CA">
        <w:rPr>
          <w:rFonts w:ascii="Times New Roman" w:eastAsia="SimSun" w:hAnsi="Times New Roman" w:cs="Times New Roman"/>
          <w:color w:val="000000" w:themeColor="text1"/>
          <w:lang w:val="en-US"/>
        </w:rPr>
        <w:t>, and heritage speakers (</w:t>
      </w:r>
      <w:r w:rsidRPr="00FE51CA">
        <w:rPr>
          <w:rFonts w:ascii="Times New Roman" w:eastAsia="SimSun" w:hAnsi="Times New Roman" w:cs="Times New Roman"/>
          <w:color w:val="000000" w:themeColor="text1"/>
          <w:lang w:val="en-US"/>
        </w:rPr>
        <w:fldChar w:fldCharType="begin"/>
      </w:r>
      <w:r w:rsidRPr="00FE51CA">
        <w:rPr>
          <w:rFonts w:ascii="Times New Roman" w:eastAsia="SimSun" w:hAnsi="Times New Roman" w:cs="Times New Roman"/>
          <w:color w:val="000000" w:themeColor="text1"/>
        </w:rPr>
        <w:instrText xml:space="preserve"> ADDIN ZOTERO_ITEM CSL_CITATION {"citationID":"o0KsK0cj","properties":{"formattedCitation":"(Jia &amp; Paradis, 2015)","plainCitation":"(Jia &amp; Paradis, 2015)","dontUpdate":true,"noteIndex":0},"citationItems":[{"id":92,"uris":["http://zotero.org/users/local/x6SmP7TL/items/HTSP9FFG"],"itemData":{"id":92,"type":"article-journal","abstract":"This study investigated the referring expressions used for </w:instrText>
      </w:r>
      <w:r w:rsidRPr="00FE51CA">
        <w:rPr>
          <w:rFonts w:ascii="Times New Roman" w:eastAsia="SimSun" w:hAnsi="Times New Roman" w:cs="Times New Roman"/>
          <w:color w:val="000000" w:themeColor="text1"/>
          <w:lang w:val="de-DE"/>
        </w:rPr>
        <w:instrText>ﬁ</w:instrText>
      </w:r>
      <w:r w:rsidRPr="00FE51CA">
        <w:rPr>
          <w:rFonts w:ascii="Times New Roman" w:eastAsia="SimSun" w:hAnsi="Times New Roman" w:cs="Times New Roman"/>
          <w:color w:val="000000" w:themeColor="text1"/>
        </w:rPr>
        <w:instrText xml:space="preserve">rst mentions of participants and entities in narratives by Mandarin heritage language (HL) and monolingual children. Referring expressions for </w:instrText>
      </w:r>
      <w:r w:rsidRPr="00FE51CA">
        <w:rPr>
          <w:rFonts w:ascii="Times New Roman" w:eastAsia="SimSun" w:hAnsi="Times New Roman" w:cs="Times New Roman"/>
          <w:color w:val="000000" w:themeColor="text1"/>
          <w:lang w:val="de-DE"/>
        </w:rPr>
        <w:instrText>ﬁ</w:instrText>
      </w:r>
      <w:r w:rsidRPr="00FE51CA">
        <w:rPr>
          <w:rFonts w:ascii="Times New Roman" w:eastAsia="SimSun" w:hAnsi="Times New Roman" w:cs="Times New Roman"/>
          <w:color w:val="000000" w:themeColor="text1"/>
        </w:rPr>
        <w:instrText xml:space="preserve">rst mentions in Mandarin comprise lexical, morphological and syntactic devices. Results showed that HL children used less adequate referring expressions for </w:instrText>
      </w:r>
      <w:r w:rsidRPr="00FE51CA">
        <w:rPr>
          <w:rFonts w:ascii="Times New Roman" w:eastAsia="SimSun" w:hAnsi="Times New Roman" w:cs="Times New Roman"/>
          <w:color w:val="000000" w:themeColor="text1"/>
          <w:lang w:val="de-DE"/>
        </w:rPr>
        <w:instrText>ﬁ</w:instrText>
      </w:r>
      <w:r w:rsidRPr="00FE51CA">
        <w:rPr>
          <w:rFonts w:ascii="Times New Roman" w:eastAsia="SimSun" w:hAnsi="Times New Roman" w:cs="Times New Roman"/>
          <w:color w:val="000000" w:themeColor="text1"/>
        </w:rPr>
        <w:instrText>rst mentions than the monolinguals, mainly due to overgeneralization of classi</w:instrText>
      </w:r>
      <w:r w:rsidRPr="00FE51CA">
        <w:rPr>
          <w:rFonts w:ascii="Times New Roman" w:eastAsia="SimSun" w:hAnsi="Times New Roman" w:cs="Times New Roman"/>
          <w:color w:val="000000" w:themeColor="text1"/>
          <w:lang w:val="de-DE"/>
        </w:rPr>
        <w:instrText>ﬁ</w:instrText>
      </w:r>
      <w:r w:rsidRPr="00FE51CA">
        <w:rPr>
          <w:rFonts w:ascii="Times New Roman" w:eastAsia="SimSun" w:hAnsi="Times New Roman" w:cs="Times New Roman"/>
          <w:color w:val="000000" w:themeColor="text1"/>
        </w:rPr>
        <w:instrText xml:space="preserve">ers and lack of vocabulary knowledge. However, HL children did not differ from monolinguals in their use of relative clauses and post-verbal NP placement to mark </w:instrText>
      </w:r>
      <w:r w:rsidRPr="00FE51CA">
        <w:rPr>
          <w:rFonts w:ascii="Times New Roman" w:eastAsia="SimSun" w:hAnsi="Times New Roman" w:cs="Times New Roman"/>
          <w:color w:val="000000" w:themeColor="text1"/>
          <w:lang w:val="de-DE"/>
        </w:rPr>
        <w:instrText>ﬁ</w:instrText>
      </w:r>
      <w:r w:rsidRPr="00FE51CA">
        <w:rPr>
          <w:rFonts w:ascii="Times New Roman" w:eastAsia="SimSun" w:hAnsi="Times New Roman" w:cs="Times New Roman"/>
          <w:color w:val="000000" w:themeColor="text1"/>
        </w:rPr>
        <w:instrText>rst mentions. These results suggest that incomplete acquisition of the HL may vary across different linguistic subdomains (Montrul, 2008); speci</w:instrText>
      </w:r>
      <w:r w:rsidRPr="00FE51CA">
        <w:rPr>
          <w:rFonts w:ascii="Times New Roman" w:eastAsia="SimSun" w:hAnsi="Times New Roman" w:cs="Times New Roman"/>
          <w:color w:val="000000" w:themeColor="text1"/>
          <w:lang w:val="de-DE"/>
        </w:rPr>
        <w:instrText>ﬁ</w:instrText>
      </w:r>
      <w:r w:rsidRPr="00FE51CA">
        <w:rPr>
          <w:rFonts w:ascii="Times New Roman" w:eastAsia="SimSun" w:hAnsi="Times New Roman" w:cs="Times New Roman"/>
          <w:color w:val="000000" w:themeColor="text1"/>
        </w:rPr>
        <w:instrText>cally, domains requiring a great deal of input to acquire, such as vocabulary and the large repertoire of classi</w:instrText>
      </w:r>
      <w:r w:rsidRPr="00FE51CA">
        <w:rPr>
          <w:rFonts w:ascii="Times New Roman" w:eastAsia="SimSun" w:hAnsi="Times New Roman" w:cs="Times New Roman"/>
          <w:color w:val="000000" w:themeColor="text1"/>
          <w:lang w:val="de-DE"/>
        </w:rPr>
        <w:instrText>ﬁ</w:instrText>
      </w:r>
      <w:r w:rsidRPr="00FE51CA">
        <w:rPr>
          <w:rFonts w:ascii="Times New Roman" w:eastAsia="SimSun" w:hAnsi="Times New Roman" w:cs="Times New Roman"/>
          <w:color w:val="000000" w:themeColor="text1"/>
        </w:rPr>
        <w:instrText xml:space="preserve">er morphemes, might be more vulnerable in HL speakers than syntax. Mixed modeling analyses revealed that older age of arrival, higher maternal education levels and a rich and diverse Mandarin environment at home predicted stronger narrative outcomes, also pointing to an important role for input in HL acquisition.","container-title":"Bilingualism: Language and Cognition","DOI":"10.1017/S1366728914000728","ISSN":"1366-7289, 1469-1841","issue":"4","journalAbbreviation":"Bilingualism","language":"en","page":"737-752","source":"DOI.org (Crossref)","title":"The use of referring expressions in narratives by Mandarin heritage language children and the role of language environment factors in predicting individual differences","volume":"18","author":[{"family":"Jia","given":"Ruiting"},{"family":"Paradis","given":"Johanne"}],"issued":{"date-parts":[["2015",10]]}}}],"schema":"https://github.com/citation-style-language/schema/raw/master/csl-citation.json"} </w:instrText>
      </w:r>
      <w:r w:rsidRPr="00FE51CA">
        <w:rPr>
          <w:rFonts w:ascii="Times New Roman" w:eastAsia="SimSun" w:hAnsi="Times New Roman" w:cs="Times New Roman"/>
          <w:color w:val="000000" w:themeColor="text1"/>
          <w:lang w:val="en-US"/>
        </w:rPr>
        <w:fldChar w:fldCharType="separate"/>
      </w:r>
      <w:r w:rsidRPr="00FE51CA">
        <w:rPr>
          <w:rFonts w:ascii="Times New Roman" w:eastAsia="SimSun" w:hAnsi="Times New Roman" w:cs="Times New Roman"/>
          <w:noProof/>
          <w:color w:val="000000" w:themeColor="text1"/>
        </w:rPr>
        <w:t xml:space="preserve">Jia </w:t>
      </w:r>
      <w:r w:rsidR="00675B77">
        <w:rPr>
          <w:rFonts w:ascii="Times New Roman" w:eastAsia="SimSun" w:hAnsi="Times New Roman" w:cs="Times New Roman"/>
          <w:noProof/>
          <w:color w:val="000000" w:themeColor="text1"/>
        </w:rPr>
        <w:t>&amp;</w:t>
      </w:r>
      <w:r w:rsidRPr="00FE51CA">
        <w:rPr>
          <w:rFonts w:ascii="Times New Roman" w:eastAsia="SimSun" w:hAnsi="Times New Roman" w:cs="Times New Roman"/>
          <w:noProof/>
          <w:color w:val="000000" w:themeColor="text1"/>
        </w:rPr>
        <w:t xml:space="preserve"> Paradis, 2015</w:t>
      </w:r>
      <w:r w:rsidRPr="00FE51CA">
        <w:rPr>
          <w:rFonts w:ascii="Times New Roman" w:eastAsia="SimSun" w:hAnsi="Times New Roman" w:cs="Times New Roman"/>
          <w:color w:val="000000" w:themeColor="text1"/>
          <w:lang w:val="en-US"/>
        </w:rPr>
        <w:fldChar w:fldCharType="end"/>
      </w:r>
      <w:r w:rsidRPr="00FE51CA">
        <w:rPr>
          <w:rFonts w:ascii="Times New Roman" w:eastAsia="SimSun" w:hAnsi="Times New Roman" w:cs="Times New Roman"/>
          <w:color w:val="000000" w:themeColor="text1"/>
          <w:lang w:val="en-US"/>
        </w:rPr>
        <w:t xml:space="preserve">; </w:t>
      </w:r>
      <w:r w:rsidRPr="00FE51CA">
        <w:rPr>
          <w:rFonts w:ascii="Times New Roman" w:eastAsia="SimSun" w:hAnsi="Times New Roman" w:cs="Times New Roman"/>
          <w:color w:val="000000" w:themeColor="text1"/>
          <w:lang w:val="en-US"/>
        </w:rPr>
        <w:fldChar w:fldCharType="begin"/>
      </w:r>
      <w:r w:rsidRPr="00FE51CA">
        <w:rPr>
          <w:rFonts w:ascii="Times New Roman" w:eastAsia="SimSun" w:hAnsi="Times New Roman" w:cs="Times New Roman"/>
          <w:color w:val="000000" w:themeColor="text1"/>
          <w:lang w:val="en-US"/>
        </w:rPr>
        <w:instrText xml:space="preserve"> ADDIN ZOTERO_ITEM CSL_CITATION {"citationID":"PXROZ0bi","properties":{"formattedCitation":"(Wu, 2020)","plainCitation":"(Wu, 2020)","dontUpdate":true,"noteIndex":0},"citationItems":[{"id":161,"uris":["http://zotero.org/users/local/x6SmP7TL/items/EPILNY27"],"itemData":{"id":161,"type":"article-journal","abstract":"Recent developments in the study of crosslinguistic influence have started to account for how the dynamic interaction between language and cognition influences transfer phenomena. This study examined the acquisition and use of referring expressions in narratives produced by 80 English-dominant learners of Chinese representing two proficiency levels (Low vs. High) and two linguistic backgrounds (Foreign Language vs. Heritage Language), as compared to two baseline groups of 40 Chinese native speakers (NSs) and 40 English NSs. Results showed that, while heritage language learners (HLLs) demonstrated a more idiomatic use of referential forms to introduce new characters and maintain reference to them than did foreign language learners (FLLs) at the same low-proficiency level, the advantage of early language exposure diminished at the high-proficiency level when HLLs were compared to High FLLs who had prolonged in-country experience. Meanwhile, three types of production errors persisted, including (i) failing to use definite reference when obligatory for simple bare nouns, (ii) struggling to </w:instrText>
      </w:r>
      <w:r w:rsidRPr="00FE51CA">
        <w:rPr>
          <w:rFonts w:ascii="Times New Roman" w:eastAsia="SimSun" w:hAnsi="Times New Roman" w:cs="Times New Roman"/>
          <w:color w:val="000000" w:themeColor="text1"/>
        </w:rPr>
        <w:instrText xml:space="preserve">supply item-specific classifiers, and (iii) avoidance of zero anaphora, when discourse coherence would prefer such a strategy. All three of these features involve the restructuring of L1 preferences to accommodate L2-specific patterns due to L1-L2 typological differences. </w:instrText>
      </w:r>
      <w:r w:rsidRPr="00FE51CA">
        <w:rPr>
          <w:rFonts w:ascii="Times New Roman" w:eastAsia="SimSun" w:hAnsi="Times New Roman" w:cs="Times New Roman" w:hint="eastAsia"/>
          <w:color w:val="000000" w:themeColor="text1"/>
          <w:lang w:val="en-US"/>
        </w:rPr>
        <w:instrText>摘要</w:instrText>
      </w:r>
      <w:r w:rsidRPr="00FE51CA">
        <w:rPr>
          <w:rFonts w:ascii="Times New Roman" w:eastAsia="SimSun" w:hAnsi="Times New Roman" w:cs="Times New Roman"/>
          <w:color w:val="000000" w:themeColor="text1"/>
        </w:rPr>
        <w:instrText xml:space="preserve"> </w:instrText>
      </w:r>
      <w:r w:rsidRPr="00FE51CA">
        <w:rPr>
          <w:rFonts w:ascii="Times New Roman" w:eastAsia="SimSun" w:hAnsi="Times New Roman" w:cs="Times New Roman" w:hint="eastAsia"/>
          <w:color w:val="000000" w:themeColor="text1"/>
          <w:lang w:val="en-US"/>
        </w:rPr>
        <w:instrText>跨语际影响研究近年来已经开始关注语言和认知之间的交互作用如何影响语际迁移本研究透过与</w:instrText>
      </w:r>
      <w:r w:rsidRPr="00FE51CA">
        <w:rPr>
          <w:rFonts w:ascii="Times New Roman" w:eastAsia="SimSun" w:hAnsi="Times New Roman" w:cs="Times New Roman"/>
          <w:color w:val="000000" w:themeColor="text1"/>
        </w:rPr>
        <w:instrText xml:space="preserve"> 40</w:instrText>
      </w:r>
      <w:r w:rsidRPr="00FE51CA">
        <w:rPr>
          <w:rFonts w:ascii="Times New Roman" w:eastAsia="SimSun" w:hAnsi="Times New Roman" w:cs="Times New Roman" w:hint="eastAsia"/>
          <w:color w:val="000000" w:themeColor="text1"/>
          <w:lang w:val="en-US"/>
        </w:rPr>
        <w:instrText>位母语为中文和</w:instrText>
      </w:r>
      <w:r w:rsidRPr="00FE51CA">
        <w:rPr>
          <w:rFonts w:ascii="Times New Roman" w:eastAsia="SimSun" w:hAnsi="Times New Roman" w:cs="Times New Roman"/>
          <w:color w:val="000000" w:themeColor="text1"/>
        </w:rPr>
        <w:instrText xml:space="preserve"> 40</w:instrText>
      </w:r>
      <w:r w:rsidRPr="00FE51CA">
        <w:rPr>
          <w:rFonts w:ascii="Times New Roman" w:eastAsia="SimSun" w:hAnsi="Times New Roman" w:cs="Times New Roman" w:hint="eastAsia"/>
          <w:color w:val="000000" w:themeColor="text1"/>
          <w:lang w:val="en-US"/>
        </w:rPr>
        <w:instrText>位母语为英语的对照组相比</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考察</w:instrText>
      </w:r>
      <w:r w:rsidRPr="00FE51CA">
        <w:rPr>
          <w:rFonts w:ascii="Times New Roman" w:eastAsia="SimSun" w:hAnsi="Times New Roman" w:cs="Times New Roman"/>
          <w:color w:val="000000" w:themeColor="text1"/>
        </w:rPr>
        <w:instrText xml:space="preserve"> 80</w:instrText>
      </w:r>
      <w:r w:rsidRPr="00FE51CA">
        <w:rPr>
          <w:rFonts w:ascii="Times New Roman" w:eastAsia="SimSun" w:hAnsi="Times New Roman" w:cs="Times New Roman" w:hint="eastAsia"/>
          <w:color w:val="000000" w:themeColor="text1"/>
          <w:lang w:val="en-US"/>
        </w:rPr>
        <w:instrText>位英语为强势语言的中文学生在看图说故事任务中习得和使用指称词的情况</w:instrText>
      </w:r>
      <w:r w:rsidRPr="00FE51CA">
        <w:rPr>
          <w:rFonts w:ascii="Times New Roman" w:eastAsia="SimSun" w:hAnsi="Times New Roman" w:cs="Times New Roman"/>
          <w:color w:val="000000" w:themeColor="text1"/>
        </w:rPr>
        <w:instrText>, 80</w:instrText>
      </w:r>
      <w:r w:rsidRPr="00FE51CA">
        <w:rPr>
          <w:rFonts w:ascii="Times New Roman" w:eastAsia="SimSun" w:hAnsi="Times New Roman" w:cs="Times New Roman" w:hint="eastAsia"/>
          <w:color w:val="000000" w:themeColor="text1"/>
          <w:lang w:val="en-US"/>
        </w:rPr>
        <w:instrText>位学习者包括低级和高级水平以及华裔和非华裔四组学生。研究结果发现在同样低级水平阶段</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华裔学生较非华裔学生更能够自然恰当地使用指称词介绍新人物</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并维持对人物的指称。然而到了高级水平阶段</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华裔学生跟具长期居住中文地区经验的非华裔学生相比</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华裔学生较早接触中文的语言优势逐渐消退。此外</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研究发现三种类型的指称词误用情况特别显著</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包括</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一</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在定指情况误用简单名词作指称</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二</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未能根据指称对象使用正确的量词</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三</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未能正确使用零指称方式维持中文语句连贯。上述三种误用现象都涉及学习者惯用语和目标语在指称词使用上的语言类型差异</w:instrText>
      </w:r>
      <w:r w:rsidRPr="00FE51CA">
        <w:rPr>
          <w:rFonts w:ascii="Times New Roman" w:eastAsia="SimSun" w:hAnsi="Times New Roman" w:cs="Times New Roman"/>
          <w:color w:val="000000" w:themeColor="text1"/>
        </w:rPr>
        <w:instrText>,</w:instrText>
      </w:r>
      <w:r w:rsidRPr="00FE51CA">
        <w:rPr>
          <w:rFonts w:ascii="Times New Roman" w:eastAsia="SimSun" w:hAnsi="Times New Roman" w:cs="Times New Roman" w:hint="eastAsia"/>
          <w:color w:val="000000" w:themeColor="text1"/>
          <w:lang w:val="en-US"/>
        </w:rPr>
        <w:instrText>学习者必须调整自己熟悉的惯用语语用思维以适应目标语中特殊的指称方式。</w:instrText>
      </w:r>
      <w:r w:rsidRPr="00FE51CA">
        <w:rPr>
          <w:rFonts w:ascii="Times New Roman" w:eastAsia="SimSun" w:hAnsi="Times New Roman" w:cs="Times New Roman"/>
          <w:color w:val="000000" w:themeColor="text1"/>
        </w:rPr>
        <w:instrText xml:space="preserve">","container-title":"Chinese as a Second Language Research","DOI":"10.1515/caslar-2020-2009","ISSN":"2193-2271","issue":"2","language":"en","license":"De Gruyter expressly reserves the right to use all content for commercial text and data mining within the meaning of Section 44b of the German Copyright Act.","note":"publisher: De Gruyter Mouton","page":"227-257","source":"www.degruyter.com","title":"Crosslinguistic influence in development of reference realization: A comparison of foreign language learners and heritage language learners","title-short":"Crosslinguistic influence in development of reference realization","volume":"9","author":[{"family":"Wu","given":"Shu-Ling"}],"issued":{"date-parts":[["2020",10,1]]}}}],"schema":"https://github.com/citation-style-language/schema/raw/master/csl-citation.json"} </w:instrText>
      </w:r>
      <w:r w:rsidRPr="00FE51CA">
        <w:rPr>
          <w:rFonts w:ascii="Times New Roman" w:eastAsia="SimSun" w:hAnsi="Times New Roman" w:cs="Times New Roman"/>
          <w:color w:val="000000" w:themeColor="text1"/>
          <w:lang w:val="en-US"/>
        </w:rPr>
        <w:fldChar w:fldCharType="separate"/>
      </w:r>
      <w:r w:rsidRPr="00FE51CA">
        <w:rPr>
          <w:rFonts w:ascii="Times New Roman" w:eastAsia="SimSun" w:hAnsi="Times New Roman" w:cs="Times New Roman"/>
          <w:noProof/>
          <w:color w:val="000000" w:themeColor="text1"/>
        </w:rPr>
        <w:t>Wu, 2020</w:t>
      </w:r>
      <w:r w:rsidRPr="00FE51CA">
        <w:rPr>
          <w:rFonts w:ascii="Times New Roman" w:eastAsia="SimSun" w:hAnsi="Times New Roman" w:cs="Times New Roman"/>
          <w:color w:val="000000" w:themeColor="text1"/>
          <w:lang w:val="en-US"/>
        </w:rPr>
        <w:fldChar w:fldCharType="end"/>
      </w:r>
      <w:r w:rsidRPr="00FE51CA">
        <w:rPr>
          <w:rFonts w:ascii="Times New Roman" w:eastAsia="SimSun" w:hAnsi="Times New Roman" w:cs="Times New Roman"/>
          <w:color w:val="000000" w:themeColor="text1"/>
        </w:rPr>
        <w:t xml:space="preserve">) of Mandarin Chinese. </w:t>
      </w:r>
      <w:r w:rsidR="00B6139A">
        <w:rPr>
          <w:rFonts w:ascii="Times New Roman" w:eastAsia="SimSun" w:hAnsi="Times New Roman" w:cs="Times New Roman"/>
          <w:color w:val="000000" w:themeColor="text1"/>
        </w:rPr>
        <w:t xml:space="preserve">As reviewed below, these studies suggest that </w:t>
      </w:r>
      <w:r w:rsidR="004B415F">
        <w:rPr>
          <w:rFonts w:ascii="Times New Roman" w:eastAsia="SimSun" w:hAnsi="Times New Roman" w:cs="Times New Roman"/>
          <w:color w:val="000000" w:themeColor="text1"/>
        </w:rPr>
        <w:t xml:space="preserve">referential over-explicitness is not consistently observed in all bilingual populations or linguistic contexts, </w:t>
      </w:r>
      <w:r w:rsidR="00B051C9">
        <w:rPr>
          <w:rFonts w:ascii="Times New Roman" w:eastAsia="SimSun" w:hAnsi="Times New Roman" w:cs="Times New Roman"/>
          <w:color w:val="000000" w:themeColor="text1"/>
        </w:rPr>
        <w:t>likely</w:t>
      </w:r>
      <w:r w:rsidR="004011CE">
        <w:rPr>
          <w:rFonts w:ascii="Times New Roman" w:eastAsia="SimSun" w:hAnsi="Times New Roman" w:cs="Times New Roman"/>
          <w:color w:val="000000" w:themeColor="text1"/>
        </w:rPr>
        <w:t xml:space="preserve"> because </w:t>
      </w:r>
      <w:r w:rsidR="00A1193F">
        <w:rPr>
          <w:rFonts w:ascii="Times New Roman" w:eastAsia="SimSun" w:hAnsi="Times New Roman" w:cs="Times New Roman"/>
          <w:color w:val="000000" w:themeColor="text1"/>
        </w:rPr>
        <w:t xml:space="preserve">the use of reference is highly influenced by contextual factors. </w:t>
      </w:r>
    </w:p>
    <w:p w14:paraId="08763DD2" w14:textId="77777777" w:rsidR="00854068" w:rsidRDefault="00854068" w:rsidP="00BD18C7">
      <w:pPr>
        <w:spacing w:line="480" w:lineRule="auto"/>
        <w:contextualSpacing/>
        <w:rPr>
          <w:rFonts w:ascii="Times New Roman" w:eastAsia="SimSun" w:hAnsi="Times New Roman" w:cs="Times New Roman"/>
          <w:i/>
          <w:iCs/>
          <w:color w:val="000000" w:themeColor="text1"/>
        </w:rPr>
      </w:pPr>
    </w:p>
    <w:p w14:paraId="332E2442" w14:textId="35B003BF" w:rsidR="00B30EEF" w:rsidRPr="00B30EEF" w:rsidRDefault="00B30EEF" w:rsidP="00BD18C7">
      <w:pPr>
        <w:spacing w:line="480" w:lineRule="auto"/>
        <w:contextualSpacing/>
        <w:rPr>
          <w:rFonts w:ascii="Times New Roman" w:eastAsia="SimSun" w:hAnsi="Times New Roman" w:cs="Times New Roman"/>
          <w:i/>
          <w:iCs/>
          <w:color w:val="000000" w:themeColor="text1"/>
        </w:rPr>
      </w:pPr>
      <w:r w:rsidRPr="00B30EEF">
        <w:rPr>
          <w:rFonts w:ascii="Times New Roman" w:eastAsia="SimSun" w:hAnsi="Times New Roman" w:cs="Times New Roman"/>
          <w:i/>
          <w:iCs/>
          <w:color w:val="000000" w:themeColor="text1"/>
        </w:rPr>
        <w:t>Comprehension</w:t>
      </w:r>
    </w:p>
    <w:p w14:paraId="3F9FDD2F" w14:textId="182022DD" w:rsidR="0048786A" w:rsidRDefault="00947E9B" w:rsidP="00536BA0">
      <w:pPr>
        <w:spacing w:line="480" w:lineRule="auto"/>
        <w:contextualSpacing/>
        <w:rPr>
          <w:rFonts w:ascii="Times New Roman" w:hAnsi="Times New Roman" w:cs="Times New Roman"/>
          <w:color w:val="000000" w:themeColor="text1"/>
        </w:rPr>
      </w:pPr>
      <w:r>
        <w:rPr>
          <w:rFonts w:ascii="Times New Roman" w:eastAsia="SimSun" w:hAnsi="Times New Roman" w:cs="Times New Roman"/>
          <w:color w:val="000000" w:themeColor="text1"/>
        </w:rPr>
        <w:t>To our knowledge</w:t>
      </w:r>
      <w:r w:rsidR="00A237D4">
        <w:rPr>
          <w:rFonts w:ascii="Times New Roman" w:eastAsia="SimSun" w:hAnsi="Times New Roman" w:cs="Times New Roman"/>
          <w:color w:val="000000" w:themeColor="text1"/>
        </w:rPr>
        <w:t xml:space="preserve">, studies on comprehension of Mandarin anaphoric expressions in </w:t>
      </w:r>
      <w:r w:rsidR="0023188C">
        <w:rPr>
          <w:rFonts w:ascii="Times New Roman" w:eastAsia="SimSun" w:hAnsi="Times New Roman" w:cs="Times New Roman"/>
          <w:color w:val="000000" w:themeColor="text1"/>
        </w:rPr>
        <w:t>L2 Mandarin speakers</w:t>
      </w:r>
      <w:r w:rsidR="00A237D4">
        <w:rPr>
          <w:rFonts w:ascii="Times New Roman" w:eastAsia="SimSun" w:hAnsi="Times New Roman" w:cs="Times New Roman"/>
          <w:color w:val="000000" w:themeColor="text1"/>
        </w:rPr>
        <w:t xml:space="preserve"> do not </w:t>
      </w:r>
      <w:r>
        <w:rPr>
          <w:rFonts w:ascii="Times New Roman" w:eastAsia="SimSun" w:hAnsi="Times New Roman" w:cs="Times New Roman"/>
          <w:color w:val="000000" w:themeColor="text1"/>
        </w:rPr>
        <w:t xml:space="preserve">use sentence </w:t>
      </w:r>
      <w:r w:rsidR="00216D7A">
        <w:rPr>
          <w:rFonts w:ascii="Times New Roman" w:eastAsia="SimSun" w:hAnsi="Times New Roman" w:cs="Times New Roman" w:hint="eastAsia"/>
          <w:color w:val="000000" w:themeColor="text1"/>
        </w:rPr>
        <w:t>s</w:t>
      </w:r>
      <w:r w:rsidR="00216D7A">
        <w:rPr>
          <w:rFonts w:ascii="Times New Roman" w:eastAsia="SimSun" w:hAnsi="Times New Roman" w:cs="Times New Roman"/>
          <w:color w:val="000000" w:themeColor="text1"/>
        </w:rPr>
        <w:t>timuli comparable to those</w:t>
      </w:r>
      <w:r>
        <w:rPr>
          <w:rFonts w:ascii="Times New Roman" w:eastAsia="SimSun" w:hAnsi="Times New Roman" w:cs="Times New Roman"/>
          <w:color w:val="000000" w:themeColor="text1"/>
        </w:rPr>
        <w:t xml:space="preserve"> </w:t>
      </w:r>
      <w:r w:rsidR="00A237D4">
        <w:rPr>
          <w:rFonts w:ascii="Times New Roman" w:eastAsia="SimSun" w:hAnsi="Times New Roman" w:cs="Times New Roman"/>
          <w:color w:val="000000" w:themeColor="text1"/>
        </w:rPr>
        <w:t>in typical attrition studies (e.g., Tsimpli et al., 20</w:t>
      </w:r>
      <w:r w:rsidR="007E1152">
        <w:rPr>
          <w:rFonts w:ascii="Times New Roman" w:eastAsia="SimSun" w:hAnsi="Times New Roman" w:cs="Times New Roman"/>
          <w:color w:val="000000" w:themeColor="text1"/>
        </w:rPr>
        <w:t>0</w:t>
      </w:r>
      <w:r w:rsidR="00A237D4">
        <w:rPr>
          <w:rFonts w:ascii="Times New Roman" w:eastAsia="SimSun" w:hAnsi="Times New Roman" w:cs="Times New Roman"/>
          <w:color w:val="000000" w:themeColor="text1"/>
        </w:rPr>
        <w:t>4</w:t>
      </w:r>
      <w:r w:rsidR="00216D7A">
        <w:rPr>
          <w:rFonts w:ascii="Times New Roman" w:eastAsia="SimSun" w:hAnsi="Times New Roman" w:cs="Times New Roman" w:hint="eastAsia"/>
          <w:color w:val="000000" w:themeColor="text1"/>
        </w:rPr>
        <w:t>:</w:t>
      </w:r>
      <w:r w:rsidR="00216D7A">
        <w:rPr>
          <w:rFonts w:ascii="Times New Roman" w:eastAsia="SimSun" w:hAnsi="Times New Roman" w:cs="Times New Roman"/>
          <w:color w:val="000000" w:themeColor="text1"/>
        </w:rPr>
        <w:t xml:space="preserve"> two </w:t>
      </w:r>
      <w:r w:rsidR="0048786A">
        <w:rPr>
          <w:rFonts w:ascii="Times New Roman" w:eastAsia="SimSun" w:hAnsi="Times New Roman" w:cs="Times New Roman" w:hint="eastAsia"/>
          <w:color w:val="000000" w:themeColor="text1"/>
        </w:rPr>
        <w:t>possi</w:t>
      </w:r>
      <w:r w:rsidR="0048786A">
        <w:rPr>
          <w:rFonts w:ascii="Times New Roman" w:eastAsia="SimSun" w:hAnsi="Times New Roman" w:cs="Times New Roman"/>
          <w:color w:val="000000" w:themeColor="text1"/>
        </w:rPr>
        <w:t>ble</w:t>
      </w:r>
      <w:r w:rsidR="00216D7A">
        <w:rPr>
          <w:rFonts w:ascii="Times New Roman" w:eastAsia="SimSun" w:hAnsi="Times New Roman" w:cs="Times New Roman"/>
          <w:color w:val="000000" w:themeColor="text1"/>
        </w:rPr>
        <w:t xml:space="preserve"> referents were mentioned in the preceding context</w:t>
      </w:r>
      <w:r w:rsidR="0048786A">
        <w:rPr>
          <w:rFonts w:ascii="Times New Roman" w:eastAsia="SimSun" w:hAnsi="Times New Roman" w:cs="Times New Roman"/>
          <w:color w:val="000000" w:themeColor="text1"/>
        </w:rPr>
        <w:t xml:space="preserve">, </w:t>
      </w:r>
      <w:r w:rsidR="0048786A">
        <w:rPr>
          <w:rFonts w:ascii="Times New Roman" w:eastAsia="SimSun" w:hAnsi="Times New Roman" w:cs="Times New Roman"/>
          <w:color w:val="000000" w:themeColor="text1"/>
        </w:rPr>
        <w:lastRenderedPageBreak/>
        <w:t>causing ambiguity or competition for attention</w:t>
      </w:r>
      <w:r w:rsidR="00A237D4">
        <w:rPr>
          <w:rFonts w:ascii="Times New Roman" w:eastAsia="SimSun" w:hAnsi="Times New Roman" w:cs="Times New Roman"/>
          <w:color w:val="000000" w:themeColor="text1"/>
        </w:rPr>
        <w:t xml:space="preserve">). </w:t>
      </w:r>
      <w:r w:rsidR="00216D7A">
        <w:rPr>
          <w:rFonts w:ascii="Times New Roman" w:eastAsia="SimSun" w:hAnsi="Times New Roman" w:cs="Times New Roman"/>
          <w:color w:val="000000" w:themeColor="text1"/>
        </w:rPr>
        <w:t xml:space="preserve">For instance, </w:t>
      </w:r>
      <w:r>
        <w:rPr>
          <w:rFonts w:ascii="Times New Roman" w:eastAsia="SimSun" w:hAnsi="Times New Roman" w:cs="Times New Roman"/>
          <w:color w:val="000000" w:themeColor="text1"/>
        </w:rPr>
        <w:t xml:space="preserve">Zhao (2014) </w:t>
      </w:r>
      <w:r w:rsidR="00216D7A">
        <w:rPr>
          <w:rFonts w:ascii="Times New Roman" w:eastAsia="SimSun" w:hAnsi="Times New Roman" w:cs="Times New Roman"/>
          <w:color w:val="000000" w:themeColor="text1"/>
        </w:rPr>
        <w:t>used forward anaphora sentences, as shown in (</w:t>
      </w:r>
      <w:r w:rsidR="003A124C">
        <w:rPr>
          <w:rFonts w:ascii="Times New Roman" w:eastAsia="SimSun" w:hAnsi="Times New Roman" w:cs="Times New Roman"/>
          <w:color w:val="000000" w:themeColor="text1"/>
        </w:rPr>
        <w:t>6</w:t>
      </w:r>
      <w:r w:rsidR="00216D7A">
        <w:rPr>
          <w:rFonts w:ascii="Times New Roman" w:eastAsia="SimSun" w:hAnsi="Times New Roman" w:cs="Times New Roman"/>
          <w:color w:val="000000" w:themeColor="text1"/>
        </w:rPr>
        <w:t xml:space="preserve">), where </w:t>
      </w:r>
      <w:r w:rsidR="00216D7A">
        <w:rPr>
          <w:rFonts w:ascii="Times New Roman" w:hAnsi="Times New Roman" w:cs="Times New Roman"/>
          <w:color w:val="000000" w:themeColor="text1"/>
        </w:rPr>
        <w:t xml:space="preserve">only one referent was mentioned in the preceding clause, reducing </w:t>
      </w:r>
      <w:r w:rsidR="0023188C">
        <w:rPr>
          <w:rFonts w:ascii="Times New Roman" w:hAnsi="Times New Roman" w:cs="Times New Roman"/>
          <w:color w:val="000000" w:themeColor="text1"/>
        </w:rPr>
        <w:t xml:space="preserve">potential </w:t>
      </w:r>
      <w:r w:rsidR="00216D7A">
        <w:rPr>
          <w:rFonts w:ascii="Times New Roman" w:hAnsi="Times New Roman" w:cs="Times New Roman"/>
          <w:color w:val="000000" w:themeColor="text1"/>
        </w:rPr>
        <w:t>ambiguity in reference</w:t>
      </w:r>
      <w:r w:rsidR="0048786A">
        <w:rPr>
          <w:rFonts w:ascii="Times New Roman" w:hAnsi="Times New Roman" w:cs="Times New Roman"/>
          <w:color w:val="000000" w:themeColor="text1"/>
        </w:rPr>
        <w:t>. Their L1 English</w:t>
      </w:r>
      <w:r w:rsidR="00216D7A">
        <w:rPr>
          <w:rFonts w:ascii="Times New Roman" w:eastAsia="SimSun" w:hAnsi="Times New Roman" w:cs="Times New Roman"/>
          <w:color w:val="000000" w:themeColor="text1"/>
          <w:lang w:val="en-US"/>
        </w:rPr>
        <w:t xml:space="preserve"> </w:t>
      </w:r>
      <w:r w:rsidR="00F437F0" w:rsidRPr="00FE51CA">
        <w:rPr>
          <w:rFonts w:ascii="Times New Roman" w:eastAsia="SimSun" w:hAnsi="Times New Roman" w:cs="Times New Roman"/>
          <w:color w:val="000000" w:themeColor="text1"/>
          <w:lang w:val="en-US"/>
        </w:rPr>
        <w:t xml:space="preserve">L2 </w:t>
      </w:r>
      <w:r w:rsidR="0048786A">
        <w:rPr>
          <w:rFonts w:ascii="Times New Roman" w:eastAsia="SimSun" w:hAnsi="Times New Roman" w:cs="Times New Roman"/>
          <w:color w:val="000000" w:themeColor="text1"/>
          <w:lang w:val="en-US"/>
        </w:rPr>
        <w:t>Mandarin</w:t>
      </w:r>
      <w:r w:rsidR="00F437F0" w:rsidRPr="00FE51CA">
        <w:rPr>
          <w:rFonts w:ascii="Times New Roman" w:eastAsia="SimSun" w:hAnsi="Times New Roman" w:cs="Times New Roman"/>
          <w:color w:val="000000" w:themeColor="text1"/>
          <w:lang w:val="en-US"/>
        </w:rPr>
        <w:t xml:space="preserve"> </w:t>
      </w:r>
      <w:r w:rsidR="0023188C">
        <w:rPr>
          <w:rFonts w:ascii="Times New Roman" w:eastAsia="SimSun" w:hAnsi="Times New Roman" w:cs="Times New Roman"/>
          <w:color w:val="000000" w:themeColor="text1"/>
          <w:lang w:val="en-US"/>
        </w:rPr>
        <w:t xml:space="preserve">learners </w:t>
      </w:r>
      <w:r w:rsidR="00F437F0" w:rsidRPr="00FE51CA">
        <w:rPr>
          <w:rFonts w:ascii="Times New Roman" w:eastAsia="SimSun" w:hAnsi="Times New Roman" w:cs="Times New Roman"/>
          <w:color w:val="000000" w:themeColor="text1"/>
          <w:lang w:val="en-US"/>
        </w:rPr>
        <w:t xml:space="preserve">did not differ from native </w:t>
      </w:r>
      <w:r w:rsidR="0048786A">
        <w:rPr>
          <w:rFonts w:ascii="Times New Roman" w:eastAsia="SimSun" w:hAnsi="Times New Roman" w:cs="Times New Roman"/>
          <w:color w:val="000000" w:themeColor="text1"/>
          <w:lang w:val="en-US"/>
        </w:rPr>
        <w:t xml:space="preserve">Mandarin </w:t>
      </w:r>
      <w:r w:rsidR="00F437F0" w:rsidRPr="00FE51CA">
        <w:rPr>
          <w:rFonts w:ascii="Times New Roman" w:eastAsia="SimSun" w:hAnsi="Times New Roman" w:cs="Times New Roman"/>
          <w:color w:val="000000" w:themeColor="text1"/>
          <w:lang w:val="en-US"/>
        </w:rPr>
        <w:t>speakers</w:t>
      </w:r>
      <w:r w:rsidR="00F437F0">
        <w:rPr>
          <w:rFonts w:ascii="Times New Roman" w:eastAsia="SimSun" w:hAnsi="Times New Roman" w:cs="Times New Roman"/>
          <w:color w:val="000000" w:themeColor="text1"/>
          <w:lang w:val="en-US"/>
        </w:rPr>
        <w:t xml:space="preserve">, </w:t>
      </w:r>
      <w:r w:rsidR="00F437F0" w:rsidRPr="00FE51CA">
        <w:rPr>
          <w:rFonts w:ascii="Times New Roman" w:eastAsia="SimSun" w:hAnsi="Times New Roman" w:cs="Times New Roman"/>
          <w:color w:val="000000" w:themeColor="text1"/>
          <w:lang w:val="en-US"/>
        </w:rPr>
        <w:t>consistently interpret</w:t>
      </w:r>
      <w:r w:rsidR="00290E50">
        <w:rPr>
          <w:rFonts w:ascii="Times New Roman" w:eastAsia="SimSun" w:hAnsi="Times New Roman" w:cs="Times New Roman"/>
          <w:color w:val="000000" w:themeColor="text1"/>
          <w:lang w:val="en-US"/>
        </w:rPr>
        <w:t>ing</w:t>
      </w:r>
      <w:r w:rsidR="00F437F0" w:rsidRPr="00FE51CA">
        <w:rPr>
          <w:rFonts w:ascii="Times New Roman" w:eastAsia="SimSun" w:hAnsi="Times New Roman" w:cs="Times New Roman"/>
          <w:color w:val="000000" w:themeColor="text1"/>
          <w:lang w:val="en-US"/>
        </w:rPr>
        <w:t xml:space="preserve"> null pronouns as referring to subject referents</w:t>
      </w:r>
      <w:r w:rsidR="00F437F0">
        <w:rPr>
          <w:rFonts w:ascii="Times New Roman" w:eastAsia="SimSun" w:hAnsi="Times New Roman" w:cs="Times New Roman"/>
          <w:color w:val="000000" w:themeColor="text1"/>
          <w:lang w:val="en-US"/>
        </w:rPr>
        <w:t xml:space="preserve"> </w:t>
      </w:r>
      <w:proofErr w:type="gramStart"/>
      <w:r w:rsidR="00F437F0">
        <w:rPr>
          <w:rFonts w:ascii="Times New Roman" w:eastAsia="SimSun" w:hAnsi="Times New Roman" w:cs="Times New Roman"/>
          <w:color w:val="000000" w:themeColor="text1"/>
          <w:lang w:val="en-US"/>
        </w:rPr>
        <w:t xml:space="preserve">and </w:t>
      </w:r>
      <w:r w:rsidR="00F437F0" w:rsidRPr="00FE51CA">
        <w:rPr>
          <w:rFonts w:ascii="Times New Roman" w:eastAsia="SimSun" w:hAnsi="Times New Roman" w:cs="Times New Roman"/>
          <w:color w:val="000000" w:themeColor="text1"/>
          <w:lang w:val="en-US"/>
        </w:rPr>
        <w:t>also</w:t>
      </w:r>
      <w:proofErr w:type="gramEnd"/>
      <w:r w:rsidR="00F437F0" w:rsidRPr="00FE51CA">
        <w:rPr>
          <w:rFonts w:ascii="Times New Roman" w:eastAsia="SimSun" w:hAnsi="Times New Roman" w:cs="Times New Roman"/>
          <w:color w:val="000000" w:themeColor="text1"/>
          <w:lang w:val="en-US"/>
        </w:rPr>
        <w:t xml:space="preserve"> allow</w:t>
      </w:r>
      <w:r w:rsidR="00F437F0">
        <w:rPr>
          <w:rFonts w:ascii="Times New Roman" w:eastAsia="SimSun" w:hAnsi="Times New Roman" w:cs="Times New Roman"/>
          <w:color w:val="000000" w:themeColor="text1"/>
          <w:lang w:val="en-US"/>
        </w:rPr>
        <w:t>ing</w:t>
      </w:r>
      <w:r w:rsidR="00F437F0" w:rsidRPr="00FE51CA">
        <w:rPr>
          <w:rFonts w:ascii="Times New Roman" w:eastAsia="SimSun" w:hAnsi="Times New Roman" w:cs="Times New Roman"/>
          <w:color w:val="000000" w:themeColor="text1"/>
          <w:lang w:val="en-US"/>
        </w:rPr>
        <w:t xml:space="preserve"> overt pronouns to be coreferential with subject referents (albeit with indeterminacy)</w:t>
      </w:r>
      <w:r w:rsidR="00F437F0">
        <w:rPr>
          <w:rFonts w:ascii="Times New Roman" w:eastAsia="SimSun" w:hAnsi="Times New Roman" w:cs="Times New Roman"/>
          <w:color w:val="000000" w:themeColor="text1"/>
          <w:lang w:val="en-US"/>
        </w:rPr>
        <w:t xml:space="preserve">. </w:t>
      </w:r>
      <w:r>
        <w:rPr>
          <w:rFonts w:ascii="Times New Roman" w:eastAsia="SimSun" w:hAnsi="Times New Roman" w:cs="Times New Roman"/>
          <w:color w:val="000000" w:themeColor="text1"/>
          <w:lang w:val="en-US"/>
        </w:rPr>
        <w:t>T</w:t>
      </w:r>
      <w:r>
        <w:rPr>
          <w:rFonts w:ascii="Times New Roman" w:eastAsia="SimSun" w:hAnsi="Times New Roman" w:cs="Times New Roman" w:hint="eastAsia"/>
          <w:color w:val="000000" w:themeColor="text1"/>
          <w:lang w:val="en-US"/>
        </w:rPr>
        <w:t>his</w:t>
      </w:r>
      <w:r>
        <w:rPr>
          <w:rFonts w:ascii="Times New Roman" w:eastAsia="SimSun" w:hAnsi="Times New Roman" w:cs="Times New Roman"/>
          <w:color w:val="000000" w:themeColor="text1"/>
          <w:lang w:val="en-US"/>
        </w:rPr>
        <w:t xml:space="preserve"> is </w:t>
      </w:r>
      <w:r w:rsidR="003F35AD">
        <w:rPr>
          <w:rFonts w:ascii="Times New Roman" w:eastAsia="SimSun" w:hAnsi="Times New Roman" w:cs="Times New Roman"/>
          <w:color w:val="000000" w:themeColor="text1"/>
          <w:lang w:val="en-US"/>
        </w:rPr>
        <w:t xml:space="preserve">perhaps </w:t>
      </w:r>
      <w:r>
        <w:rPr>
          <w:rFonts w:ascii="Times New Roman" w:eastAsia="SimSun" w:hAnsi="Times New Roman" w:cs="Times New Roman"/>
          <w:color w:val="000000" w:themeColor="text1"/>
          <w:lang w:val="en-US"/>
        </w:rPr>
        <w:t>not surprising given that both</w:t>
      </w:r>
      <w:r w:rsidRPr="00947E9B">
        <w:rPr>
          <w:rFonts w:ascii="Times New Roman" w:hAnsi="Times New Roman" w:cs="Times New Roman"/>
          <w:color w:val="000000" w:themeColor="text1"/>
        </w:rPr>
        <w:t xml:space="preserve"> </w:t>
      </w:r>
      <w:r>
        <w:rPr>
          <w:rFonts w:ascii="Times New Roman" w:hAnsi="Times New Roman" w:cs="Times New Roman"/>
          <w:color w:val="000000" w:themeColor="text1"/>
        </w:rPr>
        <w:t>null and overt pronouns in Mandarin are strongly subject-biased (</w:t>
      </w:r>
      <w:proofErr w:type="gramStart"/>
      <w:r>
        <w:rPr>
          <w:rFonts w:ascii="Times New Roman" w:hAnsi="Times New Roman" w:cs="Times New Roman"/>
          <w:color w:val="000000" w:themeColor="text1"/>
        </w:rPr>
        <w:t>similar to</w:t>
      </w:r>
      <w:proofErr w:type="gramEnd"/>
      <w:r>
        <w:rPr>
          <w:rFonts w:ascii="Times New Roman" w:hAnsi="Times New Roman" w:cs="Times New Roman"/>
          <w:color w:val="000000" w:themeColor="text1"/>
        </w:rPr>
        <w:t xml:space="preserve"> English pronouns) (also </w:t>
      </w:r>
      <w:r w:rsidRPr="00970684">
        <w:rPr>
          <w:rFonts w:ascii="Times New Roman" w:hAnsi="Times New Roman" w:cs="Times New Roman"/>
          <w:color w:val="000000" w:themeColor="text1"/>
        </w:rPr>
        <w:t xml:space="preserve">see footnote </w:t>
      </w:r>
      <w:r w:rsidR="00D22211">
        <w:rPr>
          <w:rFonts w:ascii="Times New Roman" w:hAnsi="Times New Roman" w:cs="Times New Roman"/>
          <w:color w:val="000000" w:themeColor="text1"/>
        </w:rPr>
        <w:t>five</w:t>
      </w:r>
      <w:r w:rsidRPr="00970684">
        <w:rPr>
          <w:rFonts w:ascii="Times New Roman" w:hAnsi="Times New Roman" w:cs="Times New Roman"/>
          <w:color w:val="000000" w:themeColor="text1"/>
        </w:rPr>
        <w:t xml:space="preserve"> for a discussion on when-clauses in Mandarin Chinese</w:t>
      </w:r>
      <w:r>
        <w:rPr>
          <w:rFonts w:ascii="Times New Roman" w:hAnsi="Times New Roman" w:cs="Times New Roman"/>
          <w:color w:val="000000" w:themeColor="text1"/>
        </w:rPr>
        <w:t xml:space="preserve">). </w:t>
      </w:r>
    </w:p>
    <w:p w14:paraId="5F98B094" w14:textId="77777777" w:rsidR="00970684" w:rsidRPr="00970684" w:rsidRDefault="00970684" w:rsidP="00917D53">
      <w:pPr>
        <w:spacing w:line="480" w:lineRule="auto"/>
        <w:contextualSpacing/>
        <w:rPr>
          <w:rFonts w:ascii="Times New Roman" w:hAnsi="Times New Roman" w:cs="Times New Roman"/>
          <w:color w:val="000000" w:themeColor="text1"/>
        </w:rPr>
      </w:pPr>
    </w:p>
    <w:p w14:paraId="2531A27F" w14:textId="568F94E0" w:rsidR="00B30EEF" w:rsidRPr="00FE51CA" w:rsidRDefault="00B30EEF" w:rsidP="00B30EEF">
      <w:pPr>
        <w:spacing w:line="480" w:lineRule="auto"/>
        <w:ind w:left="720"/>
        <w:rPr>
          <w:rFonts w:ascii="Times New Roman" w:eastAsia="Times New Roman" w:hAnsi="Times New Roman" w:cs="Times New Roman"/>
          <w:color w:val="000000" w:themeColor="text1"/>
        </w:rPr>
      </w:pPr>
      <w:r>
        <w:rPr>
          <w:rFonts w:ascii="Times New Roman" w:hAnsi="Times New Roman" w:cs="Times New Roman"/>
          <w:color w:val="000000" w:themeColor="text1"/>
        </w:rPr>
        <w:t xml:space="preserve"> (</w:t>
      </w:r>
      <w:r w:rsidR="0048786A">
        <w:rPr>
          <w:rFonts w:ascii="Times New Roman" w:hAnsi="Times New Roman" w:cs="Times New Roman"/>
          <w:color w:val="000000" w:themeColor="text1"/>
        </w:rPr>
        <w:t>6</w:t>
      </w:r>
      <w:r>
        <w:rPr>
          <w:rFonts w:ascii="Times New Roman" w:hAnsi="Times New Roman" w:cs="Times New Roman"/>
          <w:color w:val="000000" w:themeColor="text1"/>
        </w:rPr>
        <w:t xml:space="preserve">) </w:t>
      </w:r>
      <w:r w:rsidRPr="00FE51CA">
        <w:rPr>
          <w:rFonts w:ascii="Times New Roman" w:eastAsia="Times New Roman" w:hAnsi="Times New Roman" w:cs="Times New Roman"/>
          <w:color w:val="000000" w:themeColor="text1"/>
        </w:rPr>
        <w:t xml:space="preserve">Xiao </w:t>
      </w:r>
      <w:proofErr w:type="spellStart"/>
      <w:r w:rsidRPr="00FE51CA">
        <w:rPr>
          <w:rFonts w:ascii="Times New Roman" w:eastAsia="Times New Roman" w:hAnsi="Times New Roman" w:cs="Times New Roman"/>
          <w:color w:val="000000" w:themeColor="text1"/>
        </w:rPr>
        <w:t>Zhang</w:t>
      </w:r>
      <w:r w:rsidRPr="00FE51CA">
        <w:rPr>
          <w:rFonts w:ascii="Times New Roman" w:eastAsia="Times New Roman" w:hAnsi="Times New Roman" w:cs="Times New Roman"/>
          <w:color w:val="000000" w:themeColor="text1"/>
          <w:vertAlign w:val="subscript"/>
        </w:rPr>
        <w:t>i</w:t>
      </w:r>
      <w:proofErr w:type="spellEnd"/>
      <w:r w:rsidRPr="00FE51CA">
        <w:rPr>
          <w:rFonts w:ascii="Times New Roman" w:eastAsia="Times New Roman" w:hAnsi="Times New Roman" w:cs="Times New Roman"/>
          <w:color w:val="000000" w:themeColor="text1"/>
        </w:rPr>
        <w:t xml:space="preserve"> chi fan de </w:t>
      </w:r>
      <w:proofErr w:type="spellStart"/>
      <w:r w:rsidRPr="00FE51CA">
        <w:rPr>
          <w:rFonts w:ascii="Times New Roman" w:eastAsia="Times New Roman" w:hAnsi="Times New Roman" w:cs="Times New Roman"/>
          <w:color w:val="000000" w:themeColor="text1"/>
        </w:rPr>
        <w:t>shihou</w:t>
      </w:r>
      <w:proofErr w:type="spellEnd"/>
      <w:r w:rsidRPr="00FE51CA">
        <w:rPr>
          <w:rFonts w:ascii="Times New Roman" w:eastAsia="Times New Roman" w:hAnsi="Times New Roman" w:cs="Times New Roman"/>
          <w:color w:val="000000" w:themeColor="text1"/>
        </w:rPr>
        <w:t xml:space="preserve">, </w:t>
      </w:r>
      <w:proofErr w:type="spellStart"/>
      <w:r w:rsidRPr="00FE51CA">
        <w:rPr>
          <w:rFonts w:ascii="Times New Roman" w:eastAsia="Times New Roman" w:hAnsi="Times New Roman" w:cs="Times New Roman"/>
          <w:color w:val="000000" w:themeColor="text1"/>
        </w:rPr>
        <w:t>e</w:t>
      </w:r>
      <w:r w:rsidRPr="00FE51CA">
        <w:rPr>
          <w:rFonts w:ascii="Times New Roman" w:eastAsia="Times New Roman" w:hAnsi="Times New Roman" w:cs="Times New Roman"/>
          <w:color w:val="000000" w:themeColor="text1"/>
          <w:vertAlign w:val="subscript"/>
        </w:rPr>
        <w:t>i</w:t>
      </w:r>
      <w:proofErr w:type="spellEnd"/>
      <w:r w:rsidRPr="00FE51CA">
        <w:rPr>
          <w:rFonts w:ascii="Times New Roman" w:eastAsia="Times New Roman" w:hAnsi="Times New Roman" w:cs="Times New Roman"/>
          <w:color w:val="000000" w:themeColor="text1"/>
        </w:rPr>
        <w:t>/ta</w:t>
      </w:r>
      <w:r w:rsidRPr="00FE51CA">
        <w:rPr>
          <w:rFonts w:ascii="Times New Roman" w:eastAsia="Times New Roman" w:hAnsi="Times New Roman" w:cs="Times New Roman"/>
          <w:color w:val="000000" w:themeColor="text1"/>
          <w:vertAlign w:val="subscript"/>
        </w:rPr>
        <w:t>i/j</w:t>
      </w:r>
      <w:r w:rsidRPr="00FE51CA">
        <w:rPr>
          <w:rFonts w:ascii="Times New Roman" w:eastAsia="Times New Roman" w:hAnsi="Times New Roman" w:cs="Times New Roman"/>
          <w:color w:val="000000" w:themeColor="text1"/>
        </w:rPr>
        <w:t xml:space="preserve"> </w:t>
      </w:r>
      <w:proofErr w:type="spellStart"/>
      <w:r w:rsidRPr="00FE51CA">
        <w:rPr>
          <w:rFonts w:ascii="Times New Roman" w:eastAsia="Times New Roman" w:hAnsi="Times New Roman" w:cs="Times New Roman"/>
          <w:color w:val="000000" w:themeColor="text1"/>
        </w:rPr>
        <w:t>dai</w:t>
      </w:r>
      <w:proofErr w:type="spellEnd"/>
      <w:r w:rsidRPr="00FE51CA">
        <w:rPr>
          <w:rFonts w:ascii="Times New Roman" w:eastAsia="Times New Roman" w:hAnsi="Times New Roman" w:cs="Times New Roman"/>
          <w:color w:val="000000" w:themeColor="text1"/>
        </w:rPr>
        <w:t xml:space="preserve"> </w:t>
      </w:r>
      <w:proofErr w:type="spellStart"/>
      <w:r w:rsidRPr="00FE51CA">
        <w:rPr>
          <w:rFonts w:ascii="Times New Roman" w:eastAsia="Times New Roman" w:hAnsi="Times New Roman" w:cs="Times New Roman"/>
          <w:color w:val="000000" w:themeColor="text1"/>
        </w:rPr>
        <w:t>zhe</w:t>
      </w:r>
      <w:proofErr w:type="spellEnd"/>
      <w:r w:rsidRPr="00FE51CA">
        <w:rPr>
          <w:rFonts w:ascii="Times New Roman" w:eastAsia="Times New Roman" w:hAnsi="Times New Roman" w:cs="Times New Roman"/>
          <w:color w:val="000000" w:themeColor="text1"/>
        </w:rPr>
        <w:t xml:space="preserve"> </w:t>
      </w:r>
      <w:proofErr w:type="spellStart"/>
      <w:r w:rsidRPr="00FE51CA">
        <w:rPr>
          <w:rFonts w:ascii="Times New Roman" w:eastAsia="Times New Roman" w:hAnsi="Times New Roman" w:cs="Times New Roman"/>
          <w:color w:val="000000" w:themeColor="text1"/>
        </w:rPr>
        <w:t>yi</w:t>
      </w:r>
      <w:proofErr w:type="spellEnd"/>
      <w:r w:rsidRPr="00FE51CA">
        <w:rPr>
          <w:rFonts w:ascii="Times New Roman" w:eastAsia="Times New Roman" w:hAnsi="Times New Roman" w:cs="Times New Roman"/>
          <w:color w:val="000000" w:themeColor="text1"/>
        </w:rPr>
        <w:t xml:space="preserve"> tiao </w:t>
      </w:r>
      <w:proofErr w:type="spellStart"/>
      <w:r w:rsidRPr="00FE51CA">
        <w:rPr>
          <w:rFonts w:ascii="Times New Roman" w:eastAsia="Times New Roman" w:hAnsi="Times New Roman" w:cs="Times New Roman"/>
          <w:color w:val="000000" w:themeColor="text1"/>
        </w:rPr>
        <w:t>haokan</w:t>
      </w:r>
      <w:proofErr w:type="spellEnd"/>
      <w:r w:rsidRPr="00FE51CA">
        <w:rPr>
          <w:rFonts w:ascii="Times New Roman" w:eastAsia="Times New Roman" w:hAnsi="Times New Roman" w:cs="Times New Roman"/>
          <w:color w:val="000000" w:themeColor="text1"/>
        </w:rPr>
        <w:t xml:space="preserve"> de </w:t>
      </w:r>
      <w:proofErr w:type="spellStart"/>
      <w:r w:rsidRPr="00FE51CA">
        <w:rPr>
          <w:rFonts w:ascii="Times New Roman" w:eastAsia="Times New Roman" w:hAnsi="Times New Roman" w:cs="Times New Roman"/>
          <w:color w:val="000000" w:themeColor="text1"/>
        </w:rPr>
        <w:t>xianglian</w:t>
      </w:r>
      <w:proofErr w:type="spellEnd"/>
      <w:r w:rsidRPr="00FE51CA">
        <w:rPr>
          <w:rFonts w:ascii="Times New Roman" w:eastAsia="Times New Roman" w:hAnsi="Times New Roman" w:cs="Times New Roman"/>
          <w:color w:val="000000" w:themeColor="text1"/>
        </w:rPr>
        <w:t xml:space="preserve">. </w:t>
      </w:r>
    </w:p>
    <w:p w14:paraId="7C33AE30" w14:textId="5E8E085B" w:rsidR="00B30EEF" w:rsidRDefault="00B30EEF" w:rsidP="00B30EEF">
      <w:pPr>
        <w:spacing w:line="480" w:lineRule="auto"/>
        <w:ind w:firstLine="720"/>
        <w:contextualSpacing/>
        <w:rPr>
          <w:rFonts w:ascii="Times New Roman" w:eastAsia="Times New Roman" w:hAnsi="Times New Roman" w:cs="Times New Roman"/>
          <w:color w:val="000000" w:themeColor="text1"/>
        </w:rPr>
      </w:pPr>
      <w:r w:rsidRPr="00FE51CA">
        <w:rPr>
          <w:rFonts w:ascii="Times New Roman" w:eastAsia="Times New Roman" w:hAnsi="Times New Roman" w:cs="Times New Roman"/>
          <w:color w:val="000000" w:themeColor="text1"/>
        </w:rPr>
        <w:t xml:space="preserve">        ‘When Xiao Zhang is eating, he is wearing a pretty necklace.’    </w:t>
      </w:r>
    </w:p>
    <w:p w14:paraId="09E38485" w14:textId="24145ADF" w:rsidR="0048786A" w:rsidRDefault="0048786A" w:rsidP="00EC55D6">
      <w:pPr>
        <w:spacing w:line="480" w:lineRule="auto"/>
        <w:contextualSpacing/>
        <w:rPr>
          <w:rFonts w:ascii="Times New Roman" w:eastAsia="Times New Roman" w:hAnsi="Times New Roman" w:cs="Times New Roman"/>
          <w:color w:val="000000" w:themeColor="text1"/>
        </w:rPr>
      </w:pPr>
    </w:p>
    <w:p w14:paraId="281A3901" w14:textId="76CBF994" w:rsidR="00947E9B" w:rsidRPr="00FE51CA" w:rsidRDefault="00EC55D6" w:rsidP="00EC55D6">
      <w:pPr>
        <w:spacing w:line="480" w:lineRule="auto"/>
        <w:contextualSpacing/>
        <w:rPr>
          <w:rFonts w:ascii="Times New Roman" w:eastAsia="SimSun" w:hAnsi="Times New Roman" w:cs="Times New Roman"/>
          <w:color w:val="000000" w:themeColor="text1"/>
          <w:lang w:val="en-US"/>
        </w:rPr>
      </w:pPr>
      <w:r w:rsidRPr="00FE51CA">
        <w:rPr>
          <w:rFonts w:ascii="Times New Roman" w:eastAsia="SimSun" w:hAnsi="Times New Roman" w:cs="Times New Roman"/>
          <w:color w:val="000000" w:themeColor="text1"/>
          <w:lang w:val="en-US"/>
        </w:rPr>
        <w:fldChar w:fldCharType="begin"/>
      </w:r>
      <w:r w:rsidRPr="00FE51CA">
        <w:rPr>
          <w:rFonts w:ascii="Times New Roman" w:eastAsia="SimSun" w:hAnsi="Times New Roman" w:cs="Times New Roman"/>
          <w:color w:val="000000" w:themeColor="text1"/>
        </w:rPr>
        <w:instrText xml:space="preserve"> ADDIN ZOTERO_ITEM CSL_CITATION {"citationID":"JkqhMJDr","properties":{"formattedCitation":"(Slabakova et al., 2024)","plainCitation":"(Slabakova et al., 2024)","dontUpdate":true,"noteIndex":0},"citationItems":[{"id":140,"uris":["http://zotero.org/users/local/x6SmP7TL/items/W6ASIRSU"],"itemData":{"id":140,"type":"article-journal","abstract":"Abstract\n            This experimental study examines the acquisition of null and overt pronoun interpretations in Chinese as a second\n\t\t\t\t\tlanguage by native speakers of English. A linguistic phenomenon not present in the native language of the learners is identified:\n\t\t\t\t\tthe null element in the embedded subject position of Mandarin resultative constructions can only refer to the main-clause subject,\n\t\t\t\t\twhile an overt pronoun in the same position can refer both to the main-clause subject and to another entity in the discourse. Thus\n\t\t\t\t\tthe acquisition task includes learning a new functional morpheme, a null element, as well as constraining its interpretation in\n\t\t\t\t\tthe resultative construction. We tested 59 L2 learners of Chinese at different proficiency levels and 51 native Mandarin speakers\n\t\t\t\t\ton a Truth Value Judgment Task. The learners showed a pattern of interpretation that was statistically indistinguishable from the\n\t\t\t\t\tnative speakers’ in all but one context. We argue that our findings point to largely successful acquisition of the requisite\n\t\t\t\t\tproform interpretations, even though the restrictions on the interpretation of null elements cannot be transferred from the native\n\t\t\t\t\tlanguage.","container-title":"Linguistic Approaches to Bilingualism","DOI":"10.1075/lab.20120.sla","ISSN":"1879-9264, 1879-9272","issue":"2","journalAbbreviation":"LAB","language":"en","page":"178-217","source":"DOI.org (Crossref)","title":"Null and overt pronoun interpretation in L2 Mandarin resultative constructions","volume":"14","author":[{"family":"Slabakova","given":"Roumyana"},{"family":"Zhao","given":"Lucy"},{"family":"Baker","given":"Lewis"},{"family":"Turner","given":"James"},{"family":"Tuniyan","given":"Elina"}],"issued":{"date-parts":[["2024",3,11]]}}}],"schema":"https://github.com/citation-style-language/schema/raw/master/csl-citation.json"} </w:instrText>
      </w:r>
      <w:r w:rsidRPr="00FE51CA">
        <w:rPr>
          <w:rFonts w:ascii="Times New Roman" w:eastAsia="SimSun" w:hAnsi="Times New Roman" w:cs="Times New Roman"/>
          <w:color w:val="000000" w:themeColor="text1"/>
          <w:lang w:val="en-US"/>
        </w:rPr>
        <w:fldChar w:fldCharType="separate"/>
      </w:r>
      <w:r w:rsidRPr="00FE51CA">
        <w:rPr>
          <w:rFonts w:ascii="Times New Roman" w:eastAsia="SimSun" w:hAnsi="Times New Roman" w:cs="Times New Roman"/>
          <w:noProof/>
          <w:color w:val="000000" w:themeColor="text1"/>
          <w:lang w:val="en-US"/>
        </w:rPr>
        <w:t>Slabakova et al. (2024)</w:t>
      </w:r>
      <w:r w:rsidRPr="00FE51CA">
        <w:rPr>
          <w:rFonts w:ascii="Times New Roman" w:eastAsia="SimSun" w:hAnsi="Times New Roman" w:cs="Times New Roman"/>
          <w:color w:val="000000" w:themeColor="text1"/>
          <w:lang w:val="en-US"/>
        </w:rPr>
        <w:fldChar w:fldCharType="end"/>
      </w:r>
      <w:r w:rsidR="008E2D7D">
        <w:rPr>
          <w:rFonts w:ascii="Times New Roman" w:eastAsia="SimSun" w:hAnsi="Times New Roman" w:cs="Times New Roman"/>
          <w:color w:val="000000" w:themeColor="text1"/>
          <w:lang w:val="en-US"/>
        </w:rPr>
        <w:t xml:space="preserve"> </w:t>
      </w:r>
      <w:r w:rsidR="007A7C8D">
        <w:rPr>
          <w:rFonts w:ascii="Times New Roman" w:eastAsia="SimSun" w:hAnsi="Times New Roman" w:cs="Times New Roman"/>
          <w:color w:val="000000" w:themeColor="text1"/>
          <w:lang w:val="en-US"/>
        </w:rPr>
        <w:t>investigated the interpretation of null and overt pronouns in Mandarin</w:t>
      </w:r>
      <w:r w:rsidR="008E2D7D">
        <w:rPr>
          <w:rFonts w:ascii="Times New Roman" w:eastAsia="Times New Roman" w:hAnsi="Times New Roman" w:cs="Times New Roman"/>
          <w:color w:val="000000" w:themeColor="text1"/>
        </w:rPr>
        <w:t xml:space="preserve"> using</w:t>
      </w:r>
      <w:r>
        <w:rPr>
          <w:rFonts w:ascii="Times New Roman" w:eastAsia="SimSun" w:hAnsi="Times New Roman" w:cs="Times New Roman"/>
          <w:color w:val="000000" w:themeColor="text1"/>
          <w:lang w:val="en-US"/>
        </w:rPr>
        <w:t xml:space="preserve"> </w:t>
      </w:r>
      <w:r w:rsidR="00216D7A">
        <w:rPr>
          <w:rFonts w:ascii="Times New Roman" w:eastAsia="SimSun" w:hAnsi="Times New Roman" w:cs="Times New Roman"/>
          <w:color w:val="000000" w:themeColor="text1"/>
          <w:lang w:val="en-US"/>
        </w:rPr>
        <w:t>resultative construction</w:t>
      </w:r>
      <w:r w:rsidR="008E2D7D">
        <w:rPr>
          <w:rFonts w:ascii="Times New Roman" w:eastAsia="SimSun" w:hAnsi="Times New Roman" w:cs="Times New Roman"/>
          <w:color w:val="000000" w:themeColor="text1"/>
          <w:lang w:val="en-US"/>
        </w:rPr>
        <w:t>s</w:t>
      </w:r>
      <w:r w:rsidR="00216D7A">
        <w:rPr>
          <w:rFonts w:ascii="Times New Roman" w:eastAsia="SimSun" w:hAnsi="Times New Roman" w:cs="Times New Roman"/>
          <w:color w:val="000000" w:themeColor="text1"/>
          <w:lang w:val="en-US"/>
        </w:rPr>
        <w:t>, as illustrated in (7)</w:t>
      </w:r>
      <w:r w:rsidR="0048786A">
        <w:rPr>
          <w:rFonts w:ascii="Times New Roman" w:eastAsia="SimSun" w:hAnsi="Times New Roman" w:cs="Times New Roman"/>
          <w:color w:val="000000" w:themeColor="text1"/>
          <w:lang w:val="en-US"/>
        </w:rPr>
        <w:t xml:space="preserve">. </w:t>
      </w:r>
      <w:r w:rsidR="00947E9B">
        <w:rPr>
          <w:rFonts w:ascii="Times New Roman" w:eastAsia="SimSun" w:hAnsi="Times New Roman" w:cs="Times New Roman"/>
          <w:color w:val="000000" w:themeColor="text1"/>
          <w:lang w:val="en-US"/>
        </w:rPr>
        <w:t xml:space="preserve">In this structure, </w:t>
      </w:r>
      <w:r w:rsidR="007A7C8D">
        <w:rPr>
          <w:rFonts w:ascii="Times New Roman" w:eastAsia="SimSun" w:hAnsi="Times New Roman" w:cs="Times New Roman"/>
          <w:color w:val="000000" w:themeColor="text1"/>
          <w:lang w:val="en-US"/>
        </w:rPr>
        <w:t xml:space="preserve">the null and overt pronouns have a clear division of </w:t>
      </w:r>
      <w:proofErr w:type="spellStart"/>
      <w:r w:rsidR="007A7C8D">
        <w:rPr>
          <w:rFonts w:ascii="Times New Roman" w:eastAsia="SimSun" w:hAnsi="Times New Roman" w:cs="Times New Roman"/>
          <w:color w:val="000000" w:themeColor="text1"/>
          <w:lang w:val="en-US"/>
        </w:rPr>
        <w:t>labour</w:t>
      </w:r>
      <w:proofErr w:type="spellEnd"/>
      <w:r w:rsidR="007A7C8D">
        <w:rPr>
          <w:rFonts w:ascii="Times New Roman" w:eastAsia="SimSun" w:hAnsi="Times New Roman" w:cs="Times New Roman"/>
          <w:color w:val="000000" w:themeColor="text1"/>
          <w:lang w:val="en-US"/>
        </w:rPr>
        <w:t xml:space="preserve">: </w:t>
      </w:r>
      <w:r w:rsidR="00947E9B">
        <w:rPr>
          <w:rFonts w:ascii="Times New Roman" w:eastAsia="SimSun" w:hAnsi="Times New Roman" w:cs="Times New Roman"/>
          <w:color w:val="000000" w:themeColor="text1"/>
          <w:lang w:val="en-US"/>
        </w:rPr>
        <w:t>the null element refers to the matrix subject</w:t>
      </w:r>
      <w:r w:rsidR="007A7C8D">
        <w:rPr>
          <w:rFonts w:ascii="Times New Roman" w:eastAsia="SimSun" w:hAnsi="Times New Roman" w:cs="Times New Roman"/>
          <w:color w:val="000000" w:themeColor="text1"/>
          <w:lang w:val="en-US"/>
        </w:rPr>
        <w:t>, whereas</w:t>
      </w:r>
      <w:r w:rsidR="00947E9B">
        <w:rPr>
          <w:rFonts w:ascii="Times New Roman" w:eastAsia="SimSun" w:hAnsi="Times New Roman" w:cs="Times New Roman"/>
          <w:color w:val="000000" w:themeColor="text1"/>
          <w:lang w:val="en-US"/>
        </w:rPr>
        <w:t xml:space="preserve"> the overt pronoun</w:t>
      </w:r>
      <w:r w:rsidR="007A7C8D">
        <w:rPr>
          <w:rFonts w:ascii="Times New Roman" w:eastAsia="SimSun" w:hAnsi="Times New Roman" w:cs="Times New Roman"/>
          <w:color w:val="000000" w:themeColor="text1"/>
          <w:lang w:val="en-US"/>
        </w:rPr>
        <w:t xml:space="preserve"> </w:t>
      </w:r>
      <w:proofErr w:type="gramStart"/>
      <w:r w:rsidR="007A7C8D">
        <w:rPr>
          <w:rFonts w:ascii="Times New Roman" w:eastAsia="SimSun" w:hAnsi="Times New Roman" w:cs="Times New Roman"/>
          <w:color w:val="000000" w:themeColor="text1"/>
          <w:lang w:val="en-US"/>
        </w:rPr>
        <w:t>has to</w:t>
      </w:r>
      <w:proofErr w:type="gramEnd"/>
      <w:r w:rsidR="00947E9B">
        <w:rPr>
          <w:rFonts w:ascii="Times New Roman" w:eastAsia="SimSun" w:hAnsi="Times New Roman" w:cs="Times New Roman"/>
          <w:color w:val="000000" w:themeColor="text1"/>
          <w:lang w:val="en-US"/>
        </w:rPr>
        <w:t xml:space="preserve"> refer to someone else in the discourse. This </w:t>
      </w:r>
      <w:r w:rsidR="00281CFA">
        <w:rPr>
          <w:rFonts w:ascii="Times New Roman" w:eastAsia="SimSun" w:hAnsi="Times New Roman" w:cs="Times New Roman"/>
          <w:color w:val="000000" w:themeColor="text1"/>
          <w:lang w:val="en-US"/>
        </w:rPr>
        <w:t>constraint arises</w:t>
      </w:r>
      <w:r w:rsidR="00947E9B">
        <w:rPr>
          <w:rFonts w:ascii="Times New Roman" w:eastAsia="SimSun" w:hAnsi="Times New Roman" w:cs="Times New Roman"/>
          <w:color w:val="000000" w:themeColor="text1"/>
          <w:lang w:val="en-US"/>
        </w:rPr>
        <w:t xml:space="preserve"> because the</w:t>
      </w:r>
      <w:r w:rsidR="00947E9B" w:rsidRPr="00E244D2">
        <w:rPr>
          <w:rFonts w:ascii="Times New Roman" w:eastAsia="SimSun" w:hAnsi="Times New Roman" w:cs="Times New Roman"/>
          <w:color w:val="000000" w:themeColor="text1"/>
          <w:lang w:val="en-US"/>
        </w:rPr>
        <w:t xml:space="preserve"> coreferential reading of </w:t>
      </w:r>
      <w:r w:rsidR="00947E9B" w:rsidRPr="00E244D2">
        <w:rPr>
          <w:rFonts w:ascii="Times New Roman" w:eastAsia="SimSun" w:hAnsi="Times New Roman" w:cs="Times New Roman"/>
          <w:i/>
          <w:iCs/>
          <w:color w:val="000000" w:themeColor="text1"/>
          <w:lang w:val="en-US"/>
        </w:rPr>
        <w:t>ta</w:t>
      </w:r>
      <w:r w:rsidR="00947E9B" w:rsidRPr="00E244D2">
        <w:rPr>
          <w:rFonts w:ascii="Times New Roman" w:eastAsia="SimSun" w:hAnsi="Times New Roman" w:cs="Times New Roman"/>
          <w:color w:val="000000" w:themeColor="text1"/>
          <w:lang w:val="en-US"/>
        </w:rPr>
        <w:t xml:space="preserve"> in (</w:t>
      </w:r>
      <w:r w:rsidR="003D1FF4">
        <w:rPr>
          <w:rFonts w:ascii="Times New Roman" w:eastAsia="SimSun" w:hAnsi="Times New Roman" w:cs="Times New Roman"/>
          <w:color w:val="000000" w:themeColor="text1"/>
          <w:lang w:val="en-US"/>
        </w:rPr>
        <w:t>7</w:t>
      </w:r>
      <w:r w:rsidR="00947E9B" w:rsidRPr="00E244D2">
        <w:rPr>
          <w:rFonts w:ascii="Times New Roman" w:eastAsia="SimSun" w:hAnsi="Times New Roman" w:cs="Times New Roman"/>
          <w:color w:val="000000" w:themeColor="text1"/>
          <w:lang w:val="en-US"/>
        </w:rPr>
        <w:t xml:space="preserve">) is </w:t>
      </w:r>
      <w:r w:rsidR="00947E9B">
        <w:rPr>
          <w:rFonts w:ascii="Times New Roman" w:eastAsia="SimSun" w:hAnsi="Times New Roman" w:cs="Times New Roman"/>
          <w:color w:val="000000" w:themeColor="text1"/>
          <w:lang w:val="en-US"/>
        </w:rPr>
        <w:t xml:space="preserve">argued to be </w:t>
      </w:r>
      <w:r w:rsidR="00947E9B" w:rsidRPr="00E244D2">
        <w:rPr>
          <w:rFonts w:ascii="Times New Roman" w:eastAsia="SimSun" w:hAnsi="Times New Roman" w:cs="Times New Roman"/>
          <w:color w:val="000000" w:themeColor="text1"/>
          <w:lang w:val="en-US"/>
        </w:rPr>
        <w:t>ruled out by Binding</w:t>
      </w:r>
      <w:r w:rsidR="00947E9B">
        <w:rPr>
          <w:rFonts w:ascii="Times New Roman" w:eastAsia="SimSun" w:hAnsi="Times New Roman" w:cs="Times New Roman"/>
          <w:color w:val="000000" w:themeColor="text1"/>
          <w:lang w:val="en-US"/>
        </w:rPr>
        <w:t xml:space="preserve"> </w:t>
      </w:r>
      <w:proofErr w:type="gramStart"/>
      <w:r w:rsidR="00947E9B" w:rsidRPr="00E244D2">
        <w:rPr>
          <w:rFonts w:ascii="Times New Roman" w:eastAsia="SimSun" w:hAnsi="Times New Roman" w:cs="Times New Roman"/>
          <w:color w:val="000000" w:themeColor="text1"/>
          <w:lang w:val="en-US"/>
        </w:rPr>
        <w:t>Princip</w:t>
      </w:r>
      <w:r w:rsidR="00947E9B">
        <w:rPr>
          <w:rFonts w:ascii="Times New Roman" w:eastAsia="SimSun" w:hAnsi="Times New Roman" w:cs="Times New Roman"/>
          <w:color w:val="000000" w:themeColor="text1"/>
          <w:lang w:val="en-US"/>
        </w:rPr>
        <w:t>le</w:t>
      </w:r>
      <w:proofErr w:type="gramEnd"/>
      <w:r w:rsidR="00947E9B" w:rsidRPr="00E244D2">
        <w:rPr>
          <w:rFonts w:ascii="Times New Roman" w:eastAsia="SimSun" w:hAnsi="Times New Roman" w:cs="Times New Roman"/>
          <w:color w:val="000000" w:themeColor="text1"/>
          <w:lang w:val="en-US"/>
        </w:rPr>
        <w:t xml:space="preserve"> B</w:t>
      </w:r>
      <w:r w:rsidR="00947E9B">
        <w:rPr>
          <w:rFonts w:ascii="Times New Roman" w:eastAsia="SimSun" w:hAnsi="Times New Roman" w:cs="Times New Roman"/>
          <w:color w:val="000000" w:themeColor="text1"/>
          <w:lang w:val="en-US"/>
        </w:rPr>
        <w:t>, which states that a pronoun cannot refer to an antecedent within the same local domain (Huang J</w:t>
      </w:r>
      <w:r w:rsidR="00947E9B">
        <w:rPr>
          <w:rFonts w:ascii="Times New Roman" w:eastAsia="SimSun" w:hAnsi="Times New Roman" w:cs="Times New Roman" w:hint="eastAsia"/>
          <w:color w:val="000000" w:themeColor="text1"/>
          <w:lang w:val="en-US"/>
        </w:rPr>
        <w:t>.</w:t>
      </w:r>
      <w:r w:rsidR="00947E9B">
        <w:rPr>
          <w:rFonts w:ascii="Times New Roman" w:eastAsia="SimSun" w:hAnsi="Times New Roman" w:cs="Times New Roman"/>
          <w:color w:val="000000" w:themeColor="text1"/>
          <w:lang w:val="en-US"/>
        </w:rPr>
        <w:t xml:space="preserve">, 1992; Huang Y., 1994) </w:t>
      </w:r>
      <w:r w:rsidR="0048786A">
        <w:rPr>
          <w:rFonts w:ascii="Times New Roman" w:eastAsia="SimSun" w:hAnsi="Times New Roman" w:cs="Times New Roman"/>
          <w:color w:val="000000" w:themeColor="text1"/>
          <w:lang w:val="en-US"/>
        </w:rPr>
        <w:t>They</w:t>
      </w:r>
      <w:r w:rsidR="007A7C8D">
        <w:rPr>
          <w:rFonts w:ascii="Times New Roman" w:eastAsia="SimSun" w:hAnsi="Times New Roman" w:cs="Times New Roman"/>
          <w:color w:val="000000" w:themeColor="text1"/>
          <w:lang w:val="en-US"/>
        </w:rPr>
        <w:t xml:space="preserve"> </w:t>
      </w:r>
      <w:r w:rsidR="007A7C8D">
        <w:rPr>
          <w:rFonts w:ascii="Times New Roman" w:eastAsia="Times New Roman" w:hAnsi="Times New Roman" w:cs="Times New Roman"/>
          <w:color w:val="000000" w:themeColor="text1"/>
        </w:rPr>
        <w:t>found that</w:t>
      </w:r>
      <w:r w:rsidR="007A7C8D">
        <w:rPr>
          <w:rFonts w:ascii="Times New Roman" w:eastAsia="SimSun" w:hAnsi="Times New Roman" w:cs="Times New Roman"/>
          <w:color w:val="000000" w:themeColor="text1"/>
          <w:lang w:val="en-US"/>
        </w:rPr>
        <w:t xml:space="preserve"> </w:t>
      </w:r>
      <w:r w:rsidR="00947E9B" w:rsidRPr="00FE51CA">
        <w:rPr>
          <w:rFonts w:ascii="Times New Roman" w:eastAsia="SimSun" w:hAnsi="Times New Roman" w:cs="Times New Roman"/>
          <w:color w:val="000000" w:themeColor="text1"/>
          <w:lang w:val="en-US"/>
        </w:rPr>
        <w:t xml:space="preserve">L2 learners more frequently </w:t>
      </w:r>
      <w:proofErr w:type="spellStart"/>
      <w:r w:rsidR="00947E9B" w:rsidRPr="00FE51CA">
        <w:rPr>
          <w:rFonts w:ascii="Times New Roman" w:eastAsia="SimSun" w:hAnsi="Times New Roman" w:cs="Times New Roman"/>
          <w:color w:val="000000" w:themeColor="text1"/>
          <w:lang w:val="en-US"/>
        </w:rPr>
        <w:t>corefer</w:t>
      </w:r>
      <w:proofErr w:type="spellEnd"/>
      <w:r w:rsidR="0048786A">
        <w:rPr>
          <w:rFonts w:ascii="Times New Roman" w:eastAsia="SimSun" w:hAnsi="Times New Roman" w:cs="Times New Roman"/>
          <w:color w:val="000000" w:themeColor="text1"/>
          <w:lang w:val="en-US"/>
        </w:rPr>
        <w:t xml:space="preserve"> </w:t>
      </w:r>
      <w:r w:rsidR="00947E9B" w:rsidRPr="00FE51CA">
        <w:rPr>
          <w:rFonts w:ascii="Times New Roman" w:eastAsia="SimSun" w:hAnsi="Times New Roman" w:cs="Times New Roman"/>
          <w:color w:val="000000" w:themeColor="text1"/>
          <w:lang w:val="en-US"/>
        </w:rPr>
        <w:t xml:space="preserve">overt pronouns with subject referents </w:t>
      </w:r>
      <w:r w:rsidR="00947E9B">
        <w:rPr>
          <w:rFonts w:ascii="Times New Roman" w:eastAsia="SimSun" w:hAnsi="Times New Roman" w:cs="Times New Roman"/>
          <w:color w:val="000000" w:themeColor="text1"/>
          <w:lang w:val="en-US"/>
        </w:rPr>
        <w:t>than</w:t>
      </w:r>
      <w:r w:rsidR="00947E9B" w:rsidRPr="00FE51CA">
        <w:rPr>
          <w:rFonts w:ascii="Times New Roman" w:eastAsia="SimSun" w:hAnsi="Times New Roman" w:cs="Times New Roman"/>
          <w:color w:val="000000" w:themeColor="text1"/>
          <w:lang w:val="en-US"/>
        </w:rPr>
        <w:t xml:space="preserve"> native speakers.</w:t>
      </w:r>
      <w:r w:rsidR="00947E9B">
        <w:rPr>
          <w:rFonts w:ascii="Times New Roman" w:eastAsia="SimSun" w:hAnsi="Times New Roman" w:cs="Times New Roman"/>
          <w:color w:val="000000" w:themeColor="text1"/>
          <w:lang w:val="en-US"/>
        </w:rPr>
        <w:t xml:space="preserve"> </w:t>
      </w:r>
    </w:p>
    <w:p w14:paraId="1109A4A5" w14:textId="77777777" w:rsidR="00947E9B" w:rsidRPr="00FE51CA" w:rsidRDefault="00947E9B" w:rsidP="00947E9B">
      <w:pPr>
        <w:spacing w:line="480" w:lineRule="auto"/>
        <w:contextualSpacing/>
        <w:jc w:val="both"/>
        <w:rPr>
          <w:rFonts w:ascii="Times New Roman" w:eastAsia="SimSun" w:hAnsi="Times New Roman" w:cs="Times New Roman"/>
          <w:color w:val="000000" w:themeColor="text1"/>
          <w:lang w:val="en-US"/>
        </w:rPr>
      </w:pPr>
    </w:p>
    <w:p w14:paraId="39FE1A25" w14:textId="62C28DD8" w:rsidR="00947E9B" w:rsidRPr="00FE51CA" w:rsidRDefault="00947E9B" w:rsidP="00947E9B">
      <w:pPr>
        <w:spacing w:line="480" w:lineRule="auto"/>
        <w:ind w:firstLine="720"/>
        <w:contextualSpacing/>
        <w:jc w:val="both"/>
        <w:rPr>
          <w:rFonts w:ascii="Times New Roman" w:eastAsia="SimSun" w:hAnsi="Times New Roman" w:cs="Times New Roman"/>
          <w:color w:val="000000" w:themeColor="text1"/>
          <w:lang w:val="en-US"/>
        </w:rPr>
      </w:pPr>
      <w:r w:rsidRPr="00FE51CA">
        <w:rPr>
          <w:rFonts w:ascii="Times New Roman" w:eastAsia="SimSun" w:hAnsi="Times New Roman" w:cs="Times New Roman"/>
          <w:color w:val="000000" w:themeColor="text1"/>
          <w:lang w:val="en-US"/>
        </w:rPr>
        <w:t>(</w:t>
      </w:r>
      <w:r w:rsidR="0048786A">
        <w:rPr>
          <w:rFonts w:ascii="Times New Roman" w:eastAsia="SimSun" w:hAnsi="Times New Roman" w:cs="Times New Roman"/>
          <w:color w:val="000000" w:themeColor="text1"/>
          <w:lang w:val="en-US"/>
        </w:rPr>
        <w:t>7</w:t>
      </w:r>
      <w:r w:rsidRPr="00FE51CA">
        <w:rPr>
          <w:rFonts w:ascii="Times New Roman" w:eastAsia="SimSun" w:hAnsi="Times New Roman" w:cs="Times New Roman"/>
          <w:color w:val="000000" w:themeColor="text1"/>
          <w:lang w:val="en-US"/>
        </w:rPr>
        <w:t xml:space="preserve">) </w:t>
      </w:r>
      <w:proofErr w:type="spellStart"/>
      <w:r w:rsidRPr="00FE51CA">
        <w:rPr>
          <w:rFonts w:ascii="Times New Roman" w:eastAsia="SimSun" w:hAnsi="Times New Roman" w:cs="Times New Roman"/>
          <w:color w:val="000000" w:themeColor="text1"/>
          <w:lang w:val="en-US"/>
        </w:rPr>
        <w:t>Daxiang</w:t>
      </w:r>
      <w:r w:rsidRPr="00FE51CA">
        <w:rPr>
          <w:rFonts w:ascii="Times New Roman" w:eastAsia="SimSun" w:hAnsi="Times New Roman" w:cs="Times New Roman"/>
          <w:color w:val="000000" w:themeColor="text1"/>
          <w:vertAlign w:val="subscript"/>
          <w:lang w:val="en-US"/>
        </w:rPr>
        <w:t>i</w:t>
      </w:r>
      <w:proofErr w:type="spellEnd"/>
      <w:r w:rsidRPr="00FE51CA">
        <w:rPr>
          <w:rFonts w:ascii="Times New Roman" w:eastAsia="SimSun" w:hAnsi="Times New Roman" w:cs="Times New Roman"/>
          <w:color w:val="000000" w:themeColor="text1"/>
          <w:lang w:val="en-US"/>
        </w:rPr>
        <w:t xml:space="preserve"> change-de </w:t>
      </w:r>
      <w:proofErr w:type="spellStart"/>
      <w:r w:rsidRPr="00FE51CA">
        <w:rPr>
          <w:rFonts w:ascii="Times New Roman" w:eastAsia="SimSun" w:hAnsi="Times New Roman" w:cs="Times New Roman"/>
          <w:color w:val="000000" w:themeColor="text1"/>
          <w:lang w:val="en-US"/>
        </w:rPr>
        <w:t>Ø</w:t>
      </w:r>
      <w:r w:rsidRPr="00FE51CA">
        <w:rPr>
          <w:rFonts w:ascii="Times New Roman" w:eastAsia="SimSun" w:hAnsi="Times New Roman" w:cs="Times New Roman"/>
          <w:color w:val="000000" w:themeColor="text1"/>
          <w:vertAlign w:val="subscript"/>
          <w:lang w:val="en-US"/>
        </w:rPr>
        <w:t>i</w:t>
      </w:r>
      <w:proofErr w:type="spellEnd"/>
      <w:r w:rsidRPr="00FE51CA">
        <w:rPr>
          <w:rFonts w:ascii="Times New Roman" w:eastAsia="SimSun" w:hAnsi="Times New Roman" w:cs="Times New Roman"/>
          <w:color w:val="000000" w:themeColor="text1"/>
          <w:vertAlign w:val="subscript"/>
          <w:lang w:val="en-US"/>
        </w:rPr>
        <w:t>/*j</w:t>
      </w:r>
      <w:r w:rsidRPr="00FE51CA">
        <w:rPr>
          <w:rFonts w:ascii="Times New Roman" w:eastAsia="SimSun" w:hAnsi="Times New Roman" w:cs="Times New Roman"/>
          <w:color w:val="000000" w:themeColor="text1"/>
          <w:lang w:val="en-US"/>
        </w:rPr>
        <w:t>/ta</w:t>
      </w:r>
      <w:r w:rsidRPr="00FE51CA">
        <w:rPr>
          <w:rFonts w:ascii="Times New Roman" w:eastAsia="SimSun" w:hAnsi="Times New Roman" w:cs="Times New Roman"/>
          <w:color w:val="000000" w:themeColor="text1"/>
          <w:vertAlign w:val="subscript"/>
          <w:lang w:val="en-US"/>
        </w:rPr>
        <w:t>i/j</w:t>
      </w:r>
      <w:r w:rsidRPr="00FE51CA">
        <w:rPr>
          <w:rFonts w:ascii="Times New Roman" w:eastAsia="SimSun" w:hAnsi="Times New Roman" w:cs="Times New Roman"/>
          <w:color w:val="000000" w:themeColor="text1"/>
          <w:lang w:val="en-US"/>
        </w:rPr>
        <w:t xml:space="preserve">/Little </w:t>
      </w:r>
      <w:proofErr w:type="spellStart"/>
      <w:r w:rsidRPr="00FE51CA">
        <w:rPr>
          <w:rFonts w:ascii="Times New Roman" w:eastAsia="SimSun" w:hAnsi="Times New Roman" w:cs="Times New Roman"/>
          <w:color w:val="000000" w:themeColor="text1"/>
          <w:lang w:val="en-US"/>
        </w:rPr>
        <w:t>Monday</w:t>
      </w:r>
      <w:r w:rsidRPr="00FE51CA">
        <w:rPr>
          <w:rFonts w:ascii="Times New Roman" w:eastAsia="SimSun" w:hAnsi="Times New Roman" w:cs="Times New Roman"/>
          <w:color w:val="000000" w:themeColor="text1"/>
          <w:vertAlign w:val="subscript"/>
          <w:lang w:val="en-US"/>
        </w:rPr>
        <w:t>j</w:t>
      </w:r>
      <w:proofErr w:type="spellEnd"/>
      <w:r w:rsidRPr="00FE51CA">
        <w:rPr>
          <w:rFonts w:ascii="Times New Roman" w:eastAsia="SimSun" w:hAnsi="Times New Roman" w:cs="Times New Roman"/>
          <w:color w:val="000000" w:themeColor="text1"/>
          <w:vertAlign w:val="subscript"/>
          <w:lang w:val="en-US"/>
        </w:rPr>
        <w:t xml:space="preserve"> </w:t>
      </w:r>
      <w:proofErr w:type="spellStart"/>
      <w:r w:rsidRPr="00FE51CA">
        <w:rPr>
          <w:rFonts w:ascii="Times New Roman" w:eastAsia="SimSun" w:hAnsi="Times New Roman" w:cs="Times New Roman"/>
          <w:color w:val="000000" w:themeColor="text1"/>
          <w:lang w:val="en-US"/>
        </w:rPr>
        <w:t>ku</w:t>
      </w:r>
      <w:proofErr w:type="spellEnd"/>
      <w:r w:rsidRPr="00FE51CA">
        <w:rPr>
          <w:rFonts w:ascii="Times New Roman" w:eastAsia="SimSun" w:hAnsi="Times New Roman" w:cs="Times New Roman"/>
          <w:color w:val="000000" w:themeColor="text1"/>
          <w:lang w:val="en-US"/>
        </w:rPr>
        <w:t xml:space="preserve"> </w:t>
      </w:r>
      <w:proofErr w:type="spellStart"/>
      <w:r w:rsidRPr="00FE51CA">
        <w:rPr>
          <w:rFonts w:ascii="Times New Roman" w:eastAsia="SimSun" w:hAnsi="Times New Roman" w:cs="Times New Roman"/>
          <w:color w:val="000000" w:themeColor="text1"/>
          <w:lang w:val="en-US"/>
        </w:rPr>
        <w:t>qilai</w:t>
      </w:r>
      <w:proofErr w:type="spellEnd"/>
      <w:r w:rsidRPr="00FE51CA">
        <w:rPr>
          <w:rFonts w:ascii="Times New Roman" w:eastAsia="SimSun" w:hAnsi="Times New Roman" w:cs="Times New Roman"/>
          <w:color w:val="000000" w:themeColor="text1"/>
          <w:lang w:val="en-US"/>
        </w:rPr>
        <w:t xml:space="preserve"> le.</w:t>
      </w:r>
    </w:p>
    <w:p w14:paraId="643DCCDD" w14:textId="77777777" w:rsidR="00947E9B" w:rsidRPr="00FE51CA" w:rsidRDefault="00947E9B" w:rsidP="00947E9B">
      <w:pPr>
        <w:spacing w:line="480" w:lineRule="auto"/>
        <w:contextualSpacing/>
        <w:jc w:val="both"/>
        <w:rPr>
          <w:rFonts w:ascii="Times New Roman" w:eastAsia="SimSun" w:hAnsi="Times New Roman" w:cs="Times New Roman"/>
          <w:color w:val="000000" w:themeColor="text1"/>
          <w:lang w:val="en-US"/>
        </w:rPr>
      </w:pPr>
      <w:r w:rsidRPr="00FE51CA">
        <w:rPr>
          <w:rFonts w:ascii="Times New Roman" w:eastAsia="SimSun" w:hAnsi="Times New Roman" w:cs="Times New Roman"/>
          <w:color w:val="000000" w:themeColor="text1"/>
          <w:lang w:val="en-US"/>
        </w:rPr>
        <w:tab/>
        <w:t xml:space="preserve">      ‘Big Elephant sang, and as a result he began to cry.’ </w:t>
      </w:r>
    </w:p>
    <w:p w14:paraId="12496E2E" w14:textId="77777777" w:rsidR="006D5D7D" w:rsidRPr="006D5D7D" w:rsidRDefault="006D5D7D" w:rsidP="00181B5D">
      <w:pPr>
        <w:spacing w:line="480" w:lineRule="auto"/>
        <w:contextualSpacing/>
        <w:rPr>
          <w:rFonts w:ascii="Times New Roman" w:hAnsi="Times New Roman" w:cs="Times New Roman"/>
          <w:color w:val="000000" w:themeColor="text1"/>
        </w:rPr>
      </w:pPr>
    </w:p>
    <w:p w14:paraId="5873C56A" w14:textId="3C8C7866" w:rsidR="00BE3A44" w:rsidRPr="000F268A" w:rsidRDefault="00102C9E" w:rsidP="00181B5D">
      <w:pPr>
        <w:spacing w:line="480" w:lineRule="auto"/>
        <w:contextualSpacing/>
        <w:rPr>
          <w:rFonts w:ascii="Times New Roman" w:hAnsi="Times New Roman" w:cs="Times New Roman"/>
          <w:i/>
          <w:iCs/>
          <w:color w:val="000000" w:themeColor="text1"/>
        </w:rPr>
      </w:pPr>
      <w:r w:rsidRPr="00102C9E">
        <w:rPr>
          <w:rFonts w:ascii="Times New Roman" w:hAnsi="Times New Roman" w:cs="Times New Roman"/>
          <w:i/>
          <w:iCs/>
          <w:color w:val="000000" w:themeColor="text1"/>
        </w:rPr>
        <w:t>Production</w:t>
      </w:r>
    </w:p>
    <w:p w14:paraId="7F91CD67" w14:textId="0F05A62A" w:rsidR="00A26B81" w:rsidRPr="00255BED" w:rsidRDefault="00255BED" w:rsidP="00F13B21">
      <w:pPr>
        <w:spacing w:line="480" w:lineRule="auto"/>
        <w:contextualSpacing/>
        <w:rPr>
          <w:rFonts w:ascii="Times New Roman" w:hAnsi="Times New Roman" w:cs="Times New Roman"/>
          <w:color w:val="000000" w:themeColor="text1"/>
        </w:rPr>
      </w:pPr>
      <w:r>
        <w:rPr>
          <w:rFonts w:ascii="Times New Roman" w:eastAsia="SimSun" w:hAnsi="Times New Roman" w:cs="Times New Roman"/>
          <w:color w:val="000000" w:themeColor="text1"/>
        </w:rPr>
        <w:lastRenderedPageBreak/>
        <w:t>Studies comparing</w:t>
      </w:r>
      <w:r w:rsidR="00F13B21" w:rsidRPr="00FE51CA">
        <w:rPr>
          <w:rFonts w:ascii="Times New Roman" w:eastAsia="SimSun" w:hAnsi="Times New Roman" w:cs="Times New Roman"/>
          <w:color w:val="000000" w:themeColor="text1"/>
        </w:rPr>
        <w:t xml:space="preserve"> </w:t>
      </w:r>
      <w:r>
        <w:rPr>
          <w:rFonts w:ascii="Times New Roman" w:eastAsia="SimSun" w:hAnsi="Times New Roman" w:cs="Times New Roman"/>
          <w:color w:val="000000" w:themeColor="text1"/>
        </w:rPr>
        <w:t xml:space="preserve">reference production </w:t>
      </w:r>
      <w:r>
        <w:rPr>
          <w:rFonts w:ascii="Times New Roman" w:eastAsia="Times New Roman" w:hAnsi="Times New Roman" w:cs="Times New Roman"/>
          <w:color w:val="000000" w:themeColor="text1"/>
        </w:rPr>
        <w:t xml:space="preserve">in Mandarin between </w:t>
      </w:r>
      <w:r w:rsidR="008E2D7D">
        <w:rPr>
          <w:rFonts w:ascii="Times New Roman" w:eastAsia="Times New Roman" w:hAnsi="Times New Roman" w:cs="Times New Roman"/>
          <w:color w:val="000000" w:themeColor="text1"/>
        </w:rPr>
        <w:t>L1 Mandarin</w:t>
      </w:r>
      <w:r>
        <w:rPr>
          <w:rFonts w:ascii="Times New Roman" w:eastAsia="Times New Roman" w:hAnsi="Times New Roman" w:cs="Times New Roman"/>
          <w:color w:val="000000" w:themeColor="text1"/>
        </w:rPr>
        <w:t xml:space="preserve"> and </w:t>
      </w:r>
      <w:r w:rsidR="008E2D7D">
        <w:rPr>
          <w:rFonts w:ascii="Times New Roman" w:eastAsia="Times New Roman" w:hAnsi="Times New Roman" w:cs="Times New Roman"/>
          <w:color w:val="000000" w:themeColor="text1"/>
        </w:rPr>
        <w:t>L2 Mandarin speakers</w:t>
      </w:r>
      <w:r w:rsidR="008E2D7D" w:rsidRPr="00FE51CA">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have presented</w:t>
      </w:r>
      <w:r w:rsidR="00F13B21">
        <w:rPr>
          <w:rFonts w:ascii="Times New Roman" w:eastAsia="Times New Roman" w:hAnsi="Times New Roman" w:cs="Times New Roman"/>
          <w:color w:val="000000" w:themeColor="text1"/>
        </w:rPr>
        <w:t xml:space="preserve"> mixed</w:t>
      </w:r>
      <w:r>
        <w:rPr>
          <w:rFonts w:ascii="Times New Roman" w:eastAsia="Times New Roman" w:hAnsi="Times New Roman" w:cs="Times New Roman"/>
          <w:color w:val="000000" w:themeColor="text1"/>
        </w:rPr>
        <w:t xml:space="preserve"> findings</w:t>
      </w:r>
      <w:r w:rsidR="00F13B21">
        <w:rPr>
          <w:rFonts w:ascii="Times New Roman" w:eastAsia="Times New Roman" w:hAnsi="Times New Roman" w:cs="Times New Roman"/>
          <w:color w:val="000000" w:themeColor="text1"/>
        </w:rPr>
        <w:t xml:space="preserve">. For instance, </w:t>
      </w:r>
      <w:r w:rsidR="00F13B21" w:rsidRPr="00FE51CA">
        <w:rPr>
          <w:rFonts w:ascii="Times New Roman" w:eastAsia="Times New Roman" w:hAnsi="Times New Roman" w:cs="Times New Roman"/>
          <w:color w:val="000000" w:themeColor="text1"/>
        </w:rPr>
        <w:fldChar w:fldCharType="begin"/>
      </w:r>
      <w:r w:rsidR="00F13B21" w:rsidRPr="00FE51CA">
        <w:rPr>
          <w:rFonts w:ascii="Times New Roman" w:eastAsia="Times New Roman" w:hAnsi="Times New Roman" w:cs="Times New Roman"/>
          <w:color w:val="000000" w:themeColor="text1"/>
        </w:rPr>
        <w:instrText xml:space="preserve"> ADDIN ZOTERO_ITEM CSL_CITATION {"citationID":"gLjJmXIi","properties":{"formattedCitation":"(Wu, 2020)","plainCitation":"(Wu, 2020)","dontUpdate":true,"noteIndex":0},"citationItems":[{"id":161,"uris":["http://zotero.org/users/local/x6SmP7TL/items/EPILNY27"],"itemData":{"id":161,"type":"article-journal","abstract":"Recent developments in the study of crosslinguistic influence have started to account for how the dynamic interaction between language and cognition influences transfer phenomena. This study examined the acquisition and use of referring expressions in narratives produced by 80 English-dominant learners of Chinese representing two proficiency levels (Low vs. High) and two linguistic backgrounds (Foreign Language vs. Heritage Language), as compared to two baseline groups of 40 Chinese native speakers (NSs) and 40 English NSs. Results showed that, while heritage language learners (HLLs) demonstrated a more idiomatic use of referential forms to introduce new characters and maintain reference to them than did foreign language learners (FLLs) at the same low-proficiency level, the advantage of early language exposure diminished at the high-proficiency level when HLLs were compared to High FLLs who had prolonged in-country experience. Meanwhile, three types of production errors persisted, including (i) failing to use definite reference when obligatory for simple bare nouns, (ii) struggling to supply item-specific classifiers, and (iii) avoidance of zero anaphora, when discourse coherence would prefer such a strategy. All three of these features involve the restructuring of L1 preferences to accommodate L2-specific patterns due to L1-L2 typological differences. </w:instrText>
      </w:r>
      <w:r w:rsidR="00F13B21" w:rsidRPr="00FE51CA">
        <w:rPr>
          <w:rFonts w:ascii="SimSun" w:eastAsia="SimSun" w:hAnsi="SimSun" w:cs="SimSun" w:hint="eastAsia"/>
          <w:color w:val="000000" w:themeColor="text1"/>
        </w:rPr>
        <w:instrText>摘要</w:instrText>
      </w:r>
      <w:r w:rsidR="00F13B21" w:rsidRPr="00FE51CA">
        <w:rPr>
          <w:rFonts w:ascii="Times New Roman" w:eastAsia="Times New Roman" w:hAnsi="Times New Roman" w:cs="Times New Roman"/>
          <w:color w:val="000000" w:themeColor="text1"/>
        </w:rPr>
        <w:instrText xml:space="preserve"> </w:instrText>
      </w:r>
      <w:r w:rsidR="00F13B21" w:rsidRPr="00FE51CA">
        <w:rPr>
          <w:rFonts w:ascii="SimSun" w:eastAsia="SimSun" w:hAnsi="SimSun" w:cs="SimSun" w:hint="eastAsia"/>
          <w:color w:val="000000" w:themeColor="text1"/>
        </w:rPr>
        <w:instrText>跨语际影响研究近年来已经开始关注语言和认知之间的交互作用如何影响语际迁移本研究透过与</w:instrText>
      </w:r>
      <w:r w:rsidR="00F13B21" w:rsidRPr="00FE51CA">
        <w:rPr>
          <w:rFonts w:ascii="Times New Roman" w:eastAsia="Times New Roman" w:hAnsi="Times New Roman" w:cs="Times New Roman"/>
          <w:color w:val="000000" w:themeColor="text1"/>
        </w:rPr>
        <w:instrText xml:space="preserve"> 40</w:instrText>
      </w:r>
      <w:r w:rsidR="00F13B21" w:rsidRPr="00FE51CA">
        <w:rPr>
          <w:rFonts w:ascii="SimSun" w:eastAsia="SimSun" w:hAnsi="SimSun" w:cs="SimSun" w:hint="eastAsia"/>
          <w:color w:val="000000" w:themeColor="text1"/>
        </w:rPr>
        <w:instrText>位母语为中文和</w:instrText>
      </w:r>
      <w:r w:rsidR="00F13B21" w:rsidRPr="00FE51CA">
        <w:rPr>
          <w:rFonts w:ascii="Times New Roman" w:eastAsia="Times New Roman" w:hAnsi="Times New Roman" w:cs="Times New Roman"/>
          <w:color w:val="000000" w:themeColor="text1"/>
        </w:rPr>
        <w:instrText xml:space="preserve"> 40</w:instrText>
      </w:r>
      <w:r w:rsidR="00F13B21" w:rsidRPr="00FE51CA">
        <w:rPr>
          <w:rFonts w:ascii="SimSun" w:eastAsia="SimSun" w:hAnsi="SimSun" w:cs="SimSun" w:hint="eastAsia"/>
          <w:color w:val="000000" w:themeColor="text1"/>
        </w:rPr>
        <w:instrText>位母语为英语的对照组相比</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考察</w:instrText>
      </w:r>
      <w:r w:rsidR="00F13B21" w:rsidRPr="00FE51CA">
        <w:rPr>
          <w:rFonts w:ascii="Times New Roman" w:eastAsia="Times New Roman" w:hAnsi="Times New Roman" w:cs="Times New Roman"/>
          <w:color w:val="000000" w:themeColor="text1"/>
        </w:rPr>
        <w:instrText xml:space="preserve"> 80</w:instrText>
      </w:r>
      <w:r w:rsidR="00F13B21" w:rsidRPr="00FE51CA">
        <w:rPr>
          <w:rFonts w:ascii="SimSun" w:eastAsia="SimSun" w:hAnsi="SimSun" w:cs="SimSun" w:hint="eastAsia"/>
          <w:color w:val="000000" w:themeColor="text1"/>
        </w:rPr>
        <w:instrText>位英语为强势语言的中文学生在看图说故事任务中习得和使用指称词的情况</w:instrText>
      </w:r>
      <w:r w:rsidR="00F13B21" w:rsidRPr="00FE51CA">
        <w:rPr>
          <w:rFonts w:ascii="Times New Roman" w:eastAsia="Times New Roman" w:hAnsi="Times New Roman" w:cs="Times New Roman"/>
          <w:color w:val="000000" w:themeColor="text1"/>
        </w:rPr>
        <w:instrText>, 80</w:instrText>
      </w:r>
      <w:r w:rsidR="00F13B21" w:rsidRPr="00FE51CA">
        <w:rPr>
          <w:rFonts w:ascii="SimSun" w:eastAsia="SimSun" w:hAnsi="SimSun" w:cs="SimSun" w:hint="eastAsia"/>
          <w:color w:val="000000" w:themeColor="text1"/>
        </w:rPr>
        <w:instrText>位学习者包括低级和高级水平以及华裔和非华裔四组学生。研究结果发现在同样低级水平阶段</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华裔学生较非华裔学生更能够自然恰当地使用指称词介绍新人物</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并维持对人物的指称。然而到了高级水平阶段</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华裔学生跟具长期居住中文地区经验的非华裔学生相比</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华裔学生较早接触中文的语言优势逐渐消退。此外</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研究发现三种类型的指称词误用情况特别显著</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包括</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一</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在定指情况误用简单名词作指称</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二</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未能根据指称对象使用正确的量词</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三</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未能正确使用零指称方式维持中文语句连贯。上述三种误用现象都涉及学习者惯用语和目标语在指称词使用上的语言类型差异</w:instrText>
      </w:r>
      <w:r w:rsidR="00F13B21" w:rsidRPr="00FE51CA">
        <w:rPr>
          <w:rFonts w:ascii="Times New Roman" w:eastAsia="Times New Roman" w:hAnsi="Times New Roman" w:cs="Times New Roman"/>
          <w:color w:val="000000" w:themeColor="text1"/>
        </w:rPr>
        <w:instrText>,</w:instrText>
      </w:r>
      <w:r w:rsidR="00F13B21" w:rsidRPr="00FE51CA">
        <w:rPr>
          <w:rFonts w:ascii="SimSun" w:eastAsia="SimSun" w:hAnsi="SimSun" w:cs="SimSun" w:hint="eastAsia"/>
          <w:color w:val="000000" w:themeColor="text1"/>
        </w:rPr>
        <w:instrText>学习者必须调整自己熟悉的惯用语语用思维以适应目标语中特殊的指称方式。</w:instrText>
      </w:r>
      <w:r w:rsidR="00F13B21" w:rsidRPr="00FE51CA">
        <w:rPr>
          <w:rFonts w:ascii="Times New Roman" w:eastAsia="Times New Roman" w:hAnsi="Times New Roman" w:cs="Times New Roman"/>
          <w:color w:val="000000" w:themeColor="text1"/>
        </w:rPr>
        <w:instrText xml:space="preserve">","container-title":"Chinese as a Second Language Research","DOI":"10.1515/caslar-2020-2009","ISSN":"2193-2271","issue":"2","language":"en","license":"De Gruyter expressly reserves the right to use all content for commercial text and data mining within the meaning of Section 44b of the German Copyright Act.","note":"publisher: De Gruyter Mouton","page":"227-257","source":"www.degruyter.com","title":"Crosslinguistic influence in development of reference realization: A comparison of foreign language learners and heritage language learners","title-short":"Crosslinguistic influence in development of reference realization","volume":"9","author":[{"family":"Wu","given":"Shu-Ling"}],"issued":{"date-parts":[["2020",10,1]]}}}],"schema":"https://github.com/citation-style-language/schema/raw/master/csl-citation.json"} </w:instrText>
      </w:r>
      <w:r w:rsidR="00F13B21" w:rsidRPr="00FE51CA">
        <w:rPr>
          <w:rFonts w:ascii="Times New Roman" w:eastAsia="Times New Roman" w:hAnsi="Times New Roman" w:cs="Times New Roman"/>
          <w:color w:val="000000" w:themeColor="text1"/>
        </w:rPr>
        <w:fldChar w:fldCharType="separate"/>
      </w:r>
      <w:r w:rsidR="00F13B21" w:rsidRPr="00FE51CA">
        <w:rPr>
          <w:rFonts w:ascii="Times New Roman" w:eastAsia="Times New Roman" w:hAnsi="Times New Roman" w:cs="Times New Roman"/>
          <w:noProof/>
          <w:color w:val="000000" w:themeColor="text1"/>
        </w:rPr>
        <w:t>Wu (2020)</w:t>
      </w:r>
      <w:r w:rsidR="00F13B21" w:rsidRPr="00FE51CA">
        <w:rPr>
          <w:rFonts w:ascii="Times New Roman" w:eastAsia="Times New Roman" w:hAnsi="Times New Roman" w:cs="Times New Roman"/>
          <w:color w:val="000000" w:themeColor="text1"/>
        </w:rPr>
        <w:fldChar w:fldCharType="end"/>
      </w:r>
      <w:r w:rsidR="00F13B21" w:rsidRPr="00FE51CA">
        <w:rPr>
          <w:rFonts w:ascii="Times New Roman" w:eastAsia="Times New Roman" w:hAnsi="Times New Roman" w:cs="Times New Roman"/>
          <w:color w:val="000000" w:themeColor="text1"/>
        </w:rPr>
        <w:t xml:space="preserve"> investigated the acquisition of Mandarin pronouns among two groups of L1 English L2 Mandarin </w:t>
      </w:r>
      <w:r w:rsidR="00AB59E1">
        <w:rPr>
          <w:rFonts w:ascii="Times New Roman" w:eastAsia="Times New Roman" w:hAnsi="Times New Roman" w:cs="Times New Roman"/>
          <w:color w:val="000000" w:themeColor="text1"/>
        </w:rPr>
        <w:t xml:space="preserve">learners </w:t>
      </w:r>
      <w:r w:rsidR="00F13B21" w:rsidRPr="00FE51CA">
        <w:rPr>
          <w:rFonts w:ascii="Times New Roman" w:eastAsia="Times New Roman" w:hAnsi="Times New Roman" w:cs="Times New Roman"/>
          <w:color w:val="000000" w:themeColor="text1"/>
        </w:rPr>
        <w:t>with low and high Mandarin proficiency and two corresponding groups of heritage speakers in an oral narration task</w:t>
      </w:r>
      <w:r w:rsidR="00DC77EB">
        <w:rPr>
          <w:rFonts w:ascii="Times New Roman" w:eastAsia="Times New Roman" w:hAnsi="Times New Roman" w:cs="Times New Roman"/>
          <w:color w:val="000000" w:themeColor="text1"/>
        </w:rPr>
        <w:t xml:space="preserve"> of picture sequences</w:t>
      </w:r>
      <w:r w:rsidR="00F13B21" w:rsidRPr="00FE51CA">
        <w:rPr>
          <w:rFonts w:ascii="Times New Roman" w:eastAsia="Times New Roman" w:hAnsi="Times New Roman" w:cs="Times New Roman"/>
          <w:color w:val="000000" w:themeColor="text1"/>
        </w:rPr>
        <w:t>. Production patterns of highly proficient L2 learners and heritage speakers were in line with native speakers, having comparable use of NPs and both overt and null pronouns</w:t>
      </w:r>
      <w:r w:rsidR="009050CD">
        <w:rPr>
          <w:rFonts w:ascii="Times New Roman" w:eastAsia="Times New Roman" w:hAnsi="Times New Roman" w:cs="Times New Roman"/>
          <w:color w:val="000000" w:themeColor="text1"/>
        </w:rPr>
        <w:t xml:space="preserve"> when maintaining previously mentioned referents</w:t>
      </w:r>
      <w:r w:rsidR="00F13B21" w:rsidRPr="00FE51CA">
        <w:rPr>
          <w:rFonts w:ascii="Times New Roman" w:eastAsia="Times New Roman" w:hAnsi="Times New Roman" w:cs="Times New Roman"/>
          <w:color w:val="000000" w:themeColor="text1"/>
        </w:rPr>
        <w:t>. Conversely, L2 learners and heritage speakers of low Mandarin proficiency diverged from native speakers in two ways. L2 learners used a higher percentage of overt pronouns compared to native speakers, while heritage speakers used more NPs than native speaker</w:t>
      </w:r>
      <w:r>
        <w:rPr>
          <w:rFonts w:ascii="Times New Roman" w:eastAsia="Times New Roman" w:hAnsi="Times New Roman" w:cs="Times New Roman"/>
          <w:color w:val="000000" w:themeColor="text1"/>
        </w:rPr>
        <w:t>s.</w:t>
      </w:r>
      <w:r w:rsidR="00F13B21" w:rsidRPr="00FE51CA">
        <w:rPr>
          <w:rFonts w:ascii="Times New Roman" w:eastAsia="Times New Roman" w:hAnsi="Times New Roman" w:cs="Times New Roman"/>
          <w:color w:val="000000" w:themeColor="text1"/>
        </w:rPr>
        <w:t xml:space="preserve"> This study did not</w:t>
      </w:r>
      <w:r w:rsidR="00DC77EB">
        <w:rPr>
          <w:rFonts w:ascii="Times New Roman" w:eastAsia="Times New Roman" w:hAnsi="Times New Roman" w:cs="Times New Roman"/>
          <w:color w:val="000000" w:themeColor="text1"/>
        </w:rPr>
        <w:t xml:space="preserve"> </w:t>
      </w:r>
      <w:r w:rsidR="00F04479">
        <w:rPr>
          <w:rFonts w:ascii="Times New Roman" w:eastAsia="Times New Roman" w:hAnsi="Times New Roman" w:cs="Times New Roman" w:hint="eastAsia"/>
          <w:color w:val="000000" w:themeColor="text1"/>
        </w:rPr>
        <w:t>expl</w:t>
      </w:r>
      <w:r w:rsidR="00F04479">
        <w:rPr>
          <w:rFonts w:ascii="Times New Roman" w:eastAsia="Times New Roman" w:hAnsi="Times New Roman" w:cs="Times New Roman"/>
          <w:color w:val="000000" w:themeColor="text1"/>
        </w:rPr>
        <w:t>icitly</w:t>
      </w:r>
      <w:r w:rsidR="00F13B21" w:rsidRPr="00FE51CA">
        <w:rPr>
          <w:rFonts w:ascii="Times New Roman" w:eastAsia="Times New Roman" w:hAnsi="Times New Roman" w:cs="Times New Roman"/>
          <w:color w:val="000000" w:themeColor="text1"/>
        </w:rPr>
        <w:t xml:space="preserve"> differentiate the referring expressions used for subject referents and those for non-subject referents; further in-depth analysis may therefore reveal variations in the distribution of the three types of reference.</w:t>
      </w:r>
      <w:r>
        <w:rPr>
          <w:rFonts w:ascii="Times New Roman" w:eastAsia="Times New Roman" w:hAnsi="Times New Roman" w:cs="Times New Roman"/>
          <w:color w:val="000000" w:themeColor="text1"/>
        </w:rPr>
        <w:t xml:space="preserve"> </w:t>
      </w:r>
    </w:p>
    <w:p w14:paraId="0E7871E2" w14:textId="77777777" w:rsidR="00F13B21" w:rsidRDefault="00F13B21" w:rsidP="00181B5D">
      <w:pPr>
        <w:spacing w:line="480" w:lineRule="auto"/>
        <w:contextualSpacing/>
        <w:rPr>
          <w:rFonts w:ascii="Times New Roman" w:hAnsi="Times New Roman" w:cs="Times New Roman"/>
          <w:color w:val="000000" w:themeColor="text1"/>
        </w:rPr>
      </w:pPr>
    </w:p>
    <w:p w14:paraId="7594BC94" w14:textId="77DF75F2" w:rsidR="000F268A" w:rsidRDefault="006D5D7D" w:rsidP="004F7AB8">
      <w:pPr>
        <w:spacing w:line="480" w:lineRule="auto"/>
        <w:rPr>
          <w:rFonts w:ascii="Times New Roman" w:hAnsi="Times New Roman" w:cs="Times New Roman"/>
          <w:i/>
          <w:iCs/>
          <w:color w:val="000000" w:themeColor="text1"/>
        </w:rPr>
      </w:pPr>
      <w:r>
        <w:rPr>
          <w:rFonts w:ascii="Times New Roman" w:eastAsia="Times New Roman" w:hAnsi="Times New Roman" w:cs="Times New Roman"/>
          <w:b/>
          <w:bCs/>
          <w:i/>
          <w:iCs/>
          <w:color w:val="000000" w:themeColor="text1"/>
          <w:lang w:val="en-US"/>
        </w:rPr>
        <w:t xml:space="preserve">1.4 </w:t>
      </w:r>
      <w:r w:rsidR="004F7AB8" w:rsidRPr="002C28C1">
        <w:rPr>
          <w:rFonts w:ascii="Times New Roman" w:eastAsia="Times New Roman" w:hAnsi="Times New Roman" w:cs="Times New Roman"/>
          <w:b/>
          <w:bCs/>
          <w:i/>
          <w:iCs/>
          <w:color w:val="000000" w:themeColor="text1"/>
          <w:lang w:val="en-US"/>
        </w:rPr>
        <w:t>The causes of bilingual over-explicitness in reference</w:t>
      </w:r>
    </w:p>
    <w:p w14:paraId="21BE57D8" w14:textId="77777777" w:rsidR="00BB6452" w:rsidRDefault="00BB6452" w:rsidP="004F7AB8">
      <w:pPr>
        <w:spacing w:line="480" w:lineRule="auto"/>
        <w:contextualSpacing/>
        <w:rPr>
          <w:rFonts w:ascii="Times New Roman" w:hAnsi="Times New Roman" w:cs="Times New Roman"/>
          <w:i/>
          <w:iCs/>
          <w:color w:val="000000" w:themeColor="text1"/>
        </w:rPr>
      </w:pPr>
    </w:p>
    <w:p w14:paraId="6D24F4C0" w14:textId="1B3B1B23" w:rsidR="00A26B81" w:rsidRPr="00FE51CA" w:rsidRDefault="004F7AB8" w:rsidP="004F7AB8">
      <w:pPr>
        <w:spacing w:line="480" w:lineRule="auto"/>
        <w:rPr>
          <w:rFonts w:ascii="Times New Roman" w:hAnsi="Times New Roman" w:cs="Times New Roman"/>
          <w:i/>
          <w:iCs/>
          <w:color w:val="000000" w:themeColor="text1"/>
        </w:rPr>
      </w:pPr>
      <w:r w:rsidRPr="00FE51CA">
        <w:rPr>
          <w:rFonts w:ascii="Times New Roman" w:hAnsi="Times New Roman" w:cs="Times New Roman"/>
          <w:i/>
          <w:iCs/>
          <w:color w:val="000000" w:themeColor="text1"/>
        </w:rPr>
        <w:t xml:space="preserve">The role of </w:t>
      </w:r>
      <w:r w:rsidR="009C0F0A">
        <w:rPr>
          <w:rFonts w:ascii="Times New Roman" w:hAnsi="Times New Roman" w:cs="Times New Roman"/>
          <w:i/>
          <w:iCs/>
          <w:color w:val="000000" w:themeColor="text1"/>
        </w:rPr>
        <w:t>l</w:t>
      </w:r>
      <w:r w:rsidR="00803EC1">
        <w:rPr>
          <w:rFonts w:ascii="Times New Roman" w:hAnsi="Times New Roman" w:cs="Times New Roman"/>
          <w:i/>
          <w:iCs/>
          <w:color w:val="000000" w:themeColor="text1"/>
        </w:rPr>
        <w:t>anguage</w:t>
      </w:r>
      <w:r w:rsidRPr="00FE51CA">
        <w:rPr>
          <w:rFonts w:ascii="Times New Roman" w:hAnsi="Times New Roman" w:cs="Times New Roman"/>
          <w:i/>
          <w:iCs/>
          <w:color w:val="000000" w:themeColor="text1"/>
        </w:rPr>
        <w:t xml:space="preserve"> exposure </w:t>
      </w:r>
      <w:r w:rsidR="00803EC1">
        <w:rPr>
          <w:rFonts w:ascii="Times New Roman" w:hAnsi="Times New Roman" w:cs="Times New Roman"/>
          <w:i/>
          <w:iCs/>
          <w:color w:val="000000" w:themeColor="text1"/>
        </w:rPr>
        <w:t>and proficiency</w:t>
      </w:r>
    </w:p>
    <w:p w14:paraId="5ED779C1" w14:textId="30024E39" w:rsidR="00AA332F" w:rsidRDefault="00485B6A" w:rsidP="0024071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What are the causes of L1 attrition? Researchers often consider factors such as exposure to and use of L1 </w:t>
      </w:r>
      <w:r w:rsidR="00AA332F">
        <w:rPr>
          <w:rFonts w:ascii="Times New Roman" w:hAnsi="Times New Roman" w:cs="Times New Roman"/>
          <w:color w:val="000000" w:themeColor="text1"/>
        </w:rPr>
        <w:t>as key predictor</w:t>
      </w:r>
      <w:r w:rsidR="00EC51BE">
        <w:rPr>
          <w:rFonts w:ascii="Times New Roman" w:hAnsi="Times New Roman" w:cs="Times New Roman"/>
          <w:color w:val="000000" w:themeColor="text1"/>
        </w:rPr>
        <w:t>s</w:t>
      </w:r>
      <w:r>
        <w:rPr>
          <w:rFonts w:ascii="Times New Roman" w:hAnsi="Times New Roman" w:cs="Times New Roman"/>
          <w:color w:val="000000" w:themeColor="text1"/>
        </w:rPr>
        <w:t xml:space="preserve"> of attrition effects. </w:t>
      </w:r>
      <w:r w:rsidR="00190BF4">
        <w:rPr>
          <w:rFonts w:ascii="Times New Roman" w:hAnsi="Times New Roman" w:cs="Times New Roman"/>
          <w:color w:val="000000" w:themeColor="text1"/>
        </w:rPr>
        <w:t xml:space="preserve"> </w:t>
      </w:r>
      <w:r w:rsidR="004F7AB8" w:rsidRPr="00FE51CA">
        <w:rPr>
          <w:rFonts w:ascii="Times New Roman" w:hAnsi="Times New Roman" w:cs="Times New Roman"/>
          <w:color w:val="000000" w:themeColor="text1"/>
        </w:rPr>
        <w:t xml:space="preserve">The Activation Threshold Hypothesis </w:t>
      </w:r>
      <w:r w:rsidR="004F7AB8" w:rsidRPr="00FE51CA">
        <w:rPr>
          <w:rFonts w:ascii="Times New Roman" w:hAnsi="Times New Roman" w:cs="Times New Roman"/>
          <w:color w:val="000000" w:themeColor="text1"/>
        </w:rPr>
        <w:fldChar w:fldCharType="begin"/>
      </w:r>
      <w:r w:rsidR="004F7AB8" w:rsidRPr="00FE51CA">
        <w:rPr>
          <w:rFonts w:ascii="Times New Roman" w:hAnsi="Times New Roman" w:cs="Times New Roman"/>
          <w:color w:val="000000" w:themeColor="text1"/>
        </w:rPr>
        <w:instrText xml:space="preserve"> ADDIN ZOTERO_ITEM CSL_CITATION {"citationID":"JzYeev2U","properties":{"formattedCitation":"(Paradis, 1993)","plainCitation":"(Paradis, 1993)","noteIndex":0},"citationItems":[{"id":114,"uris":["http://zotero.org/users/local/x6SmP7TL/items/NSVI6XWD"],"itemData":{"id":114,"type":"article-journal","abstract":"Bilingual Ss have internalized 2 linguistic systems, each of which is used to encode messages automatically. Bilinguals can produce on-line fluent mixed sentences by accessing both grammatical systems simultaneously. They can also speak 1 language exclusively, without interference from the other, by choosing to use only 1 system at a time. At times, one system must be selectively activated while the other is inhibited; at other times, both must be activated simultaneously. How speaker-hearers are able to control the activation of 1 system while ensuring simultaneous inhibition of the other, and at other times are able to activate both systems concurrently is examined. An explanation in terms of thresholds of activation is proposed to account for dissociations between language systems and between comprehension and production within each system in healthy and brain-damaged individuals. (PsycINFO Database Record (c) 2016 APA, all rights reserved)","container-title":"International Journal of Psycholinguistics","ISSN":"0165-4055","issue":"2","note":"publisher-place: Japan\npublisher: Ctr for Academic Societies Japan","page":"133-145","source":"APA PsycNet","title":"Linguistic, psycholinguistic, and neurolinguistic aspects of \"interference\" in bilingual speakers: The activation threshold hypothesis","title-short":"Linguistic, psycholinguistic, and neurolinguistic aspects of \"interference\" in bilingual speakers","volume":"9","author":[{"family":"Paradis","given":"Michel"}],"issued":{"date-parts":[["1993"]]}}}],"schema":"https://github.com/citation-style-language/schema/raw/master/csl-citation.json"} </w:instrText>
      </w:r>
      <w:r w:rsidR="004F7AB8" w:rsidRPr="00FE51CA">
        <w:rPr>
          <w:rFonts w:ascii="Times New Roman" w:hAnsi="Times New Roman" w:cs="Times New Roman"/>
          <w:color w:val="000000" w:themeColor="text1"/>
        </w:rPr>
        <w:fldChar w:fldCharType="separate"/>
      </w:r>
      <w:r w:rsidR="004F7AB8" w:rsidRPr="00FE51CA">
        <w:rPr>
          <w:rFonts w:ascii="Times New Roman" w:hAnsi="Times New Roman" w:cs="Times New Roman"/>
          <w:noProof/>
          <w:color w:val="000000" w:themeColor="text1"/>
        </w:rPr>
        <w:t>(Paradis, 1993)</w:t>
      </w:r>
      <w:r w:rsidR="004F7AB8" w:rsidRPr="00FE51CA">
        <w:rPr>
          <w:rFonts w:ascii="Times New Roman" w:hAnsi="Times New Roman" w:cs="Times New Roman"/>
          <w:color w:val="000000" w:themeColor="text1"/>
        </w:rPr>
        <w:fldChar w:fldCharType="end"/>
      </w:r>
      <w:r w:rsidR="004F7AB8" w:rsidRPr="00FE51CA">
        <w:rPr>
          <w:rFonts w:ascii="Times New Roman" w:hAnsi="Times New Roman" w:cs="Times New Roman"/>
          <w:color w:val="000000" w:themeColor="text1"/>
        </w:rPr>
        <w:t xml:space="preserve"> proposes that each language has an activation threshold and a linguistic element in one language may fall below this threshold if it is not frequently used</w:t>
      </w:r>
      <w:r w:rsidR="00AB59E1">
        <w:rPr>
          <w:rFonts w:ascii="Times New Roman" w:hAnsi="Times New Roman" w:cs="Times New Roman"/>
          <w:color w:val="000000" w:themeColor="text1"/>
        </w:rPr>
        <w:t xml:space="preserve">; </w:t>
      </w:r>
      <w:r w:rsidR="004F7AB8" w:rsidRPr="00FE51CA">
        <w:rPr>
          <w:rFonts w:ascii="Times New Roman" w:hAnsi="Times New Roman" w:cs="Times New Roman"/>
          <w:color w:val="000000" w:themeColor="text1"/>
        </w:rPr>
        <w:t xml:space="preserve">attrition occurs when an element in the L1 is not used frequently enough and competes with a corresponding element in the L2 that is used more often. This hypothesis is supported by </w:t>
      </w:r>
      <w:r w:rsidR="004F7AB8" w:rsidRPr="00FE51CA">
        <w:rPr>
          <w:rFonts w:ascii="Times New Roman" w:hAnsi="Times New Roman" w:cs="Times New Roman"/>
          <w:color w:val="000000" w:themeColor="text1"/>
        </w:rPr>
        <w:fldChar w:fldCharType="begin"/>
      </w:r>
      <w:r w:rsidR="004F7AB8" w:rsidRPr="00FE51CA">
        <w:rPr>
          <w:rFonts w:ascii="Times New Roman" w:hAnsi="Times New Roman" w:cs="Times New Roman"/>
          <w:color w:val="000000" w:themeColor="text1"/>
        </w:rPr>
        <w:instrText xml:space="preserve"> ADDIN ZOTERO_ITEM CSL_CITATION {"citationID":"YxuasGcT","properties":{"formattedCitation":"(Chamorro et al., 2016)","plainCitation":"(Chamorro et al., 2016)","dontUpdate":true,"noteIndex":0},"citationItems":[{"id":168,"uris":["http://zotero.org/users/local/x6SmP7TL/items/J7YX9VWF"],"itemData":{"id":168,"type":"article-journal","abstract":"The recent hypothesis that L1 attrition affects the ability to process interface structures but not knowledge representations (Sorace, 2011) is tested by investigating the effects of recent L1 re-exposure on antecedent preferences for Spanish pronominal subjects, using offline judgements and online eye-tracking measures. Participants included a group of native Spanish speakers experiencing L1 attrition (‘attriters’), a second group of attriters exposed exclusively to Spanish before they were tested (‘re-exposed’), and a control group of Spanish monolinguals. The judgement data shows no significant differences between the groups. Moreover, the monolingual and re-exposed groups are not significantly different from each other in the eye-tracking data. The results of this novel manipulation indicate that attrition effects decrease due to L1 re-exposure, and that bilinguals are sensitive to input changes. Taken together, the findings suggest that attrition affects online sensitivity with interface structures rather than causing a permanent change in speakers’ L1 knowledge representations.","container-title":"Bilingualism: Language and Cognition","DOI":"10.1017/S1366728915000152","ISSN":"1366-7289, 1469-1841","issue":"3","journalAbbreviation":"Bilingualism","language":"en","page":"520-532","source":"DOI.org (Crossref)","title":"What is the source of L1 attrition? The effect of recent L1 re-exposure on Spanish speakers under L1 attrition","title-short":"What is the source of L1 attrition?","volume":"19","author":[{"family":"Chamorro","given":"Gloria"},{"family":"Sorace","given":"Antonella"},{"family":"Sturt","given":"Patrick"}],"issued":{"date-parts":[["2016",5]]}}}],"schema":"https://github.com/citation-style-language/schema/raw/master/csl-citation.json"} </w:instrText>
      </w:r>
      <w:r w:rsidR="004F7AB8" w:rsidRPr="00FE51CA">
        <w:rPr>
          <w:rFonts w:ascii="Times New Roman" w:hAnsi="Times New Roman" w:cs="Times New Roman"/>
          <w:color w:val="000000" w:themeColor="text1"/>
        </w:rPr>
        <w:fldChar w:fldCharType="separate"/>
      </w:r>
      <w:r w:rsidR="004F7AB8" w:rsidRPr="00FE51CA">
        <w:rPr>
          <w:rFonts w:ascii="Times New Roman" w:hAnsi="Times New Roman" w:cs="Times New Roman"/>
          <w:noProof/>
          <w:color w:val="000000" w:themeColor="text1"/>
        </w:rPr>
        <w:t>Chamorro et al. (2016)</w:t>
      </w:r>
      <w:r w:rsidR="004F7AB8" w:rsidRPr="00FE51CA">
        <w:rPr>
          <w:rFonts w:ascii="Times New Roman" w:hAnsi="Times New Roman" w:cs="Times New Roman"/>
          <w:color w:val="000000" w:themeColor="text1"/>
        </w:rPr>
        <w:fldChar w:fldCharType="end"/>
      </w:r>
      <w:r w:rsidR="004F7AB8" w:rsidRPr="00FE51CA">
        <w:rPr>
          <w:rFonts w:ascii="Times New Roman" w:hAnsi="Times New Roman" w:cs="Times New Roman"/>
          <w:color w:val="000000" w:themeColor="text1"/>
        </w:rPr>
        <w:t xml:space="preserve"> suggesting an inverse relationship between L1 exposure and the severity of attrition. Other studies have also observed a higher attrition level in participants </w:t>
      </w:r>
      <w:r w:rsidR="004F7AB8" w:rsidRPr="00FE51CA">
        <w:rPr>
          <w:rFonts w:ascii="Times New Roman" w:hAnsi="Times New Roman" w:cs="Times New Roman"/>
          <w:color w:val="000000" w:themeColor="text1"/>
        </w:rPr>
        <w:lastRenderedPageBreak/>
        <w:t>experiencing diminishing exposure to their L1 (</w:t>
      </w:r>
      <w:r w:rsidR="004F7AB8" w:rsidRPr="00FE51CA">
        <w:rPr>
          <w:rFonts w:ascii="Times New Roman" w:hAnsi="Times New Roman" w:cs="Times New Roman"/>
          <w:color w:val="000000" w:themeColor="text1"/>
        </w:rPr>
        <w:fldChar w:fldCharType="begin"/>
      </w:r>
      <w:r w:rsidR="004F7AB8" w:rsidRPr="00FE51CA">
        <w:rPr>
          <w:rFonts w:ascii="Times New Roman" w:hAnsi="Times New Roman" w:cs="Times New Roman"/>
          <w:color w:val="000000" w:themeColor="text1"/>
        </w:rPr>
        <w:instrText xml:space="preserve"> ADDIN ZOTERO_ITEM CSL_CITATION {"citationID":"GSxMa5FO","properties":{"formattedCitation":"(Bergmann et al., 2016)","plainCitation":"(Bergmann et al., 2016)","dontUpdate":true,"noteIndex":0},"citationItems":[{"id":40,"uris":["http://zotero.org/users/local/x6SmP7TL/items/Q9DX3P4S"],"itemData":{"id":40,"type":"article-journal","container-title":"Journal of Phonetics","DOI":"10.1016/j.wocn.2016.07.001","ISSN":"00954470","journalAbbreviation":"Journal of Phonetics","language":"en","page":"71-86","source":"DOI.org (Crossref)","title":"L2 immersion causes non-native-like L1 pronunciation in German attriters","volume":"58","author":[{"family":"Bergmann","given":"Christopher"},{"family":"Nota","given":"Amber"},{"family":"Sprenger","given":"Simone A."},{"family":"Schmid","given":"Monika S."}],"issued":{"date-parts":[["2016",9]]}}}],"schema":"https://github.com/citation-style-language/schema/raw/master/csl-citation.json"} </w:instrText>
      </w:r>
      <w:r w:rsidR="004F7AB8" w:rsidRPr="00FE51CA">
        <w:rPr>
          <w:rFonts w:ascii="Times New Roman" w:hAnsi="Times New Roman" w:cs="Times New Roman"/>
          <w:color w:val="000000" w:themeColor="text1"/>
        </w:rPr>
        <w:fldChar w:fldCharType="separate"/>
      </w:r>
      <w:r w:rsidR="004F7AB8" w:rsidRPr="00FE51CA">
        <w:rPr>
          <w:rFonts w:ascii="Times New Roman" w:hAnsi="Times New Roman" w:cs="Times New Roman"/>
          <w:noProof/>
          <w:color w:val="000000" w:themeColor="text1"/>
        </w:rPr>
        <w:t>Bergmann et al., 2016</w:t>
      </w:r>
      <w:r w:rsidR="004F7AB8" w:rsidRPr="00FE51CA">
        <w:rPr>
          <w:rFonts w:ascii="Times New Roman" w:hAnsi="Times New Roman" w:cs="Times New Roman"/>
          <w:color w:val="000000" w:themeColor="text1"/>
        </w:rPr>
        <w:fldChar w:fldCharType="end"/>
      </w:r>
      <w:r w:rsidR="004F7AB8" w:rsidRPr="00FE51CA">
        <w:rPr>
          <w:rFonts w:ascii="Times New Roman" w:hAnsi="Times New Roman" w:cs="Times New Roman"/>
          <w:color w:val="000000" w:themeColor="text1"/>
        </w:rPr>
        <w:t xml:space="preserve">; Flores, 2012; </w:t>
      </w:r>
      <w:r w:rsidR="004F7AB8" w:rsidRPr="00FE51CA">
        <w:rPr>
          <w:rFonts w:ascii="Times New Roman" w:hAnsi="Times New Roman" w:cs="Times New Roman"/>
          <w:color w:val="000000" w:themeColor="text1"/>
        </w:rPr>
        <w:fldChar w:fldCharType="begin"/>
      </w:r>
      <w:r w:rsidR="004F7AB8" w:rsidRPr="00FE51CA">
        <w:rPr>
          <w:rFonts w:ascii="Times New Roman" w:hAnsi="Times New Roman" w:cs="Times New Roman"/>
          <w:color w:val="000000" w:themeColor="text1"/>
        </w:rPr>
        <w:instrText xml:space="preserve"> ADDIN ZOTERO_ITEM CSL_CITATION {"citationID":"cC1kIGH8","properties":{"formattedCitation":"(Kasparian et al., 2017)","plainCitation":"(Kasparian et al., 2017)","dontUpdate":true,"noteIndex":0},"citationItems":[{"id":95,"uris":["http://zotero.org/users/local/x6SmP7TL/items/VWRLSQHD"],"itemData":{"id":95,"type":"article-journal","abstract":"First language (L1) attrition in adulthood offers new insight on neuroplasticity and the role of language experience in shaping neurocognitive responses to language. Attriters are multilinguals for whom advancing L2 proficiency comes at the cost of the L1, as they experience a shift in exposure and dominance (e.g., due to immigration). To date, the neurocognitive mechanisms underlying L1 attrition are largely unexplored. Using event-related potentials (ERPs), we examined L1-Italian grammatical processing in 24 attriters and 30 Italian native-controls. We assessed whether (a) attriters differed from non-attriting native speakers in their online detection and re-analysis/repair of number agreement violations, and whether (b) differences in processing were modulated by L1-proficiency. To test both local and non-local agreement violations, we manipulated agreement between three inflected constituents and examined ERP responses on two of these (subject, verb, modifier). Our findings revealed group differences in amplitude, scalp distribution, and duration of LAN/N400 + P600 effects. We discuss these differences as reflecting influence of attriters’ L2-English, as well as shallower online sentence repair processes than in non-attriting native speakers. ERP responses were also predicted by L1-Italian proficiency scores, with smaller N400/P600 amplitudes in lower proficiency individuals. Proficiency only modulated P600 amplitude between 650 and 900 ms, whereas the late P600 (beyond 900 ms) depended on group membership and amount of L1 exposure within attriters. Our study is the first to show qualitative and quantitative differences in ERP responses in attriters compared to non-attriting native speakers. Our results also emphasize that proficiency predicts language processing profiles, even in native-speakers, and that the P600 should not be considered a monolithic component.","container-title":"Cognitive Science","DOI":"10.1111/cogs.12450","ISSN":"1551-6709","issue":"7","language":"en","note":"_eprint: https://onlinelibrary.wiley.com/doi/pdf/10.1111/cogs.12450","page":"1760-1803","source":"Wiley Online Library","title":"First Language Attrition Induces Changes in Online Morphosyntactic Processing and Re-Analysis: An ERP Study of Number Agreement in Complex Italian Sentences","title-short":"First Language Attrition Induces Changes in Online Morphosyntactic Processing and Re-Analysis","volume":"41","author":[{"family":"Kasparian","given":"Kristina"},{"family":"Vespignani","given":"Francesco"},{"family":"Steinhauer","given":"Karsten"}],"issued":{"date-parts":[["2017"]]}}}],"schema":"https://github.com/citation-style-language/schema/raw/master/csl-citation.json"} </w:instrText>
      </w:r>
      <w:r w:rsidR="004F7AB8" w:rsidRPr="00FE51CA">
        <w:rPr>
          <w:rFonts w:ascii="Times New Roman" w:hAnsi="Times New Roman" w:cs="Times New Roman"/>
          <w:color w:val="000000" w:themeColor="text1"/>
        </w:rPr>
        <w:fldChar w:fldCharType="separate"/>
      </w:r>
      <w:r w:rsidR="004F7AB8" w:rsidRPr="00FE51CA">
        <w:rPr>
          <w:rFonts w:ascii="Times New Roman" w:hAnsi="Times New Roman" w:cs="Times New Roman"/>
          <w:noProof/>
          <w:color w:val="000000" w:themeColor="text1"/>
        </w:rPr>
        <w:t>Kasparian et al., 2017</w:t>
      </w:r>
      <w:r w:rsidR="004F7AB8" w:rsidRPr="00FE51CA">
        <w:rPr>
          <w:rFonts w:ascii="Times New Roman" w:hAnsi="Times New Roman" w:cs="Times New Roman"/>
          <w:color w:val="000000" w:themeColor="text1"/>
        </w:rPr>
        <w:fldChar w:fldCharType="end"/>
      </w:r>
      <w:r w:rsidR="004F7AB8" w:rsidRPr="00FE51CA">
        <w:rPr>
          <w:rFonts w:ascii="Times New Roman" w:hAnsi="Times New Roman" w:cs="Times New Roman"/>
          <w:color w:val="000000" w:themeColor="text1"/>
        </w:rPr>
        <w:t xml:space="preserve">; </w:t>
      </w:r>
      <w:r w:rsidR="004F7AB8" w:rsidRPr="00FE51CA">
        <w:rPr>
          <w:rFonts w:ascii="Times New Roman" w:hAnsi="Times New Roman" w:cs="Times New Roman"/>
          <w:color w:val="000000" w:themeColor="text1"/>
        </w:rPr>
        <w:fldChar w:fldCharType="begin"/>
      </w:r>
      <w:r w:rsidR="004F7AB8" w:rsidRPr="00FE51CA">
        <w:rPr>
          <w:rFonts w:ascii="Times New Roman" w:hAnsi="Times New Roman" w:cs="Times New Roman"/>
          <w:color w:val="000000" w:themeColor="text1"/>
        </w:rPr>
        <w:instrText xml:space="preserve"> ADDIN ZOTERO_ITEM CSL_CITATION {"citationID":"FVIQGOdA","properties":{"formattedCitation":"(Opitz, 2013)","plainCitation":"(Opitz, 2013)","dontUpdate":true,"noteIndex":0},"citationItems":[{"id":110,"uris":["http://zotero.org/users/local/x6SmP7TL/items/KSLMUCFC"],"itemData":{"id":110,"type":"article-journal","abstract":"This paper provides a dynamic perspective on the linguistic development of adult bilinguals in an L2 environment, and an empirical test for the principles formulated within a dynamic systems approach to L1 attrition. It presents a qualitative analysis of the personal narratives of the post-migratory linguistic development of 27 adult German–English bilinguals residing in Ireland, with particular focus on two participants’ stories. Participants responded to a comprehensive sociolinguistic questionnaire, providing self-ratings of current and past language proficiency in all their languages, and reflecting on the processes of and factors impacting on L2 acquisition and L1 attrition in the L2 environment. These data are complemented by proficiency data elicited with a test battery in L1 German and L2 English. Analyses revealed that most participants have succeeded both in acquiring English to a high level, and in maintaining German. However, other L2s as a rule show a pattern of decline. The results are discussed with recourse to dynamic conceptions of multilingual development.","container-title":"International Journal of Bilingualism","DOI":"10.1177/1367006912454621","ISSN":"1367-0069","issue":"6","language":"en","note":"publisher: SAGE Publications Ltd","page":"701-715","source":"SAGE Journals","title":"A dynamic perspective on late bilinguals’ linguistic development in an L2 environment","volume":"17","author":[{"family":"Opitz","given":"Conny"}],"issued":{"date-parts":[["2013",12,1]]}}}],"schema":"https://github.com/citation-style-language/schema/raw/master/csl-citation.json"} </w:instrText>
      </w:r>
      <w:r w:rsidR="004F7AB8" w:rsidRPr="00FE51CA">
        <w:rPr>
          <w:rFonts w:ascii="Times New Roman" w:hAnsi="Times New Roman" w:cs="Times New Roman"/>
          <w:color w:val="000000" w:themeColor="text1"/>
        </w:rPr>
        <w:fldChar w:fldCharType="separate"/>
      </w:r>
      <w:r w:rsidR="004F7AB8" w:rsidRPr="00FE51CA">
        <w:rPr>
          <w:rFonts w:ascii="Times New Roman" w:hAnsi="Times New Roman" w:cs="Times New Roman"/>
          <w:noProof/>
          <w:color w:val="000000" w:themeColor="text1"/>
        </w:rPr>
        <w:t>Opitz, 2013</w:t>
      </w:r>
      <w:r w:rsidR="004F7AB8" w:rsidRPr="00FE51CA">
        <w:rPr>
          <w:rFonts w:ascii="Times New Roman" w:hAnsi="Times New Roman" w:cs="Times New Roman"/>
          <w:color w:val="000000" w:themeColor="text1"/>
        </w:rPr>
        <w:fldChar w:fldCharType="end"/>
      </w:r>
      <w:r w:rsidR="004F7AB8" w:rsidRPr="00FE51CA">
        <w:rPr>
          <w:rFonts w:ascii="Times New Roman" w:hAnsi="Times New Roman" w:cs="Times New Roman"/>
          <w:color w:val="000000" w:themeColor="text1"/>
        </w:rPr>
        <w:t>;</w:t>
      </w:r>
      <w:r w:rsidR="004F7AB8" w:rsidRPr="00FE51CA">
        <w:rPr>
          <w:rFonts w:ascii="Times New Roman" w:hAnsi="Times New Roman" w:cs="Times New Roman"/>
          <w:color w:val="000000" w:themeColor="text1"/>
        </w:rPr>
        <w:fldChar w:fldCharType="begin"/>
      </w:r>
      <w:r w:rsidR="004F7AB8" w:rsidRPr="00FE51CA">
        <w:rPr>
          <w:rFonts w:ascii="Times New Roman" w:hAnsi="Times New Roman" w:cs="Times New Roman"/>
          <w:color w:val="000000" w:themeColor="text1"/>
        </w:rPr>
        <w:instrText xml:space="preserve"> ADDIN ZOTERO_ITEM CSL_CITATION {"citationID":"Y3fOMqhO","properties":{"formattedCitation":"(Schmid &amp; Y\\uc0\\u305{}lmaz, 2018)","plainCitation":"(Schmid &amp; Yılmaz, 2018)","dontUpdate":true,"noteIndex":0},"citationItems":[{"id":133,"uris":["http://zotero.org/users/local/x6SmP7TL/items/J3AXHWAX"],"itemData":{"id":133,"type":"article-journal","abstract":"Late bilinguals who spend (part of) their adult lives in an environment where a language other than the one they learned in childhood is spoken typically experience a range of language development phenomena. Most obviously, they will acquire some level of receptive and/or productive knowledge of the new, or second, language (L2). How basic or advanced that level will be is determined by a range of environmental, experiential, attitudinal and individual factors. Secondly, they will most likely ﬁnd the knowledge of their native language (L1) beginning to diverge from that of monolingual speakers in their country of origin, a process known as language attrition. In the course of this developmental process, some L2 skills may eventually match or even overtake the corresponding skill in the L1. This shift in the balance between L1 and L2 is the focus of investigations of language dominance. The present study explores language dominance in four migrant populations (Germans in the Netherlands and Canada, Turks and Moroccans in the Netherlands). Investigating both the development of formal/controlled skills and more automatic aspects of lexical access and ﬂuency, we aim to attain an understanding of how extralinguistic factors contribute to the development of both languages. We argue that an integrated perspective can contribute more profound insights into the predictors of this complex process of bilingual development. In particular, our ﬁndings show that statistical models based on linear relationships fall short of capturing the full picture. We propose an alternative method of analysing data, namely discriminant function analysis, based on a categorisation of the populations, and demonstrate how this can enhance our understanding. Our ﬁndings suggest that different aspects of the bilingual experience contribute differently to language development, regardless of language combination and type of skill measured. Contrary to what previous research suggests, measures relating to the intensity of informal use of both the L1 and the L2 in daily life are important in determining whether someone is a good or a poor L1 maintainer, while high vs. low success in acquisition appears to be predominantly associated with personal factors such as educational level.","container-title":"Frontiers in Psychology","DOI":"10.3389/fpsyg.2018.01306","ISSN":"1664-1078","journalAbbreviation":"Frontiers in Psychology","language":"en","page":"1306","source":"DOI.org (Crossref)","title":"Predictors of Language Dominance: An Integrated Analysis of First Language Attrition and Second Language Acquisition in Late Bilinguals","title-short":"Predictors of Language Dominance","volume":"9","author":[{"family":"Schmid","given":"Monika S."},{"family":"Yılmaz","given":"Gülsen"}],"issued":{"date-parts":[["2018",8,20]]}}}],"schema":"https://github.com/citation-style-language/schema/raw/master/csl-citation.json"} </w:instrText>
      </w:r>
      <w:r w:rsidR="004F7AB8" w:rsidRPr="00FE51CA">
        <w:rPr>
          <w:rFonts w:ascii="Times New Roman" w:hAnsi="Times New Roman" w:cs="Times New Roman"/>
          <w:color w:val="000000" w:themeColor="text1"/>
        </w:rPr>
        <w:fldChar w:fldCharType="separate"/>
      </w:r>
      <w:r w:rsidR="004F7AB8" w:rsidRPr="00FE51CA">
        <w:rPr>
          <w:rFonts w:ascii="Times New Roman" w:hAnsi="Times New Roman" w:cs="Times New Roman"/>
          <w:color w:val="000000" w:themeColor="text1"/>
        </w:rPr>
        <w:t xml:space="preserve"> Schmid </w:t>
      </w:r>
      <w:r w:rsidR="00675B77">
        <w:rPr>
          <w:rFonts w:ascii="Times New Roman" w:hAnsi="Times New Roman" w:cs="Times New Roman"/>
          <w:color w:val="000000" w:themeColor="text1"/>
        </w:rPr>
        <w:t>&amp;</w:t>
      </w:r>
      <w:r w:rsidR="004F7AB8" w:rsidRPr="00FE51CA">
        <w:rPr>
          <w:rFonts w:ascii="Times New Roman" w:hAnsi="Times New Roman" w:cs="Times New Roman"/>
          <w:color w:val="000000" w:themeColor="text1"/>
        </w:rPr>
        <w:t xml:space="preserve"> Yılmaz, 2018</w:t>
      </w:r>
      <w:r w:rsidR="004F7AB8" w:rsidRPr="00FE51CA">
        <w:rPr>
          <w:rFonts w:ascii="Times New Roman" w:hAnsi="Times New Roman" w:cs="Times New Roman"/>
          <w:color w:val="000000" w:themeColor="text1"/>
        </w:rPr>
        <w:fldChar w:fldCharType="end"/>
      </w:r>
      <w:r w:rsidR="004F7AB8" w:rsidRPr="00FE51CA">
        <w:rPr>
          <w:rFonts w:ascii="Times New Roman" w:hAnsi="Times New Roman" w:cs="Times New Roman"/>
          <w:color w:val="000000" w:themeColor="text1"/>
        </w:rPr>
        <w:t xml:space="preserve">). However, some studies </w:t>
      </w:r>
      <w:r w:rsidR="004A48D7">
        <w:rPr>
          <w:rFonts w:ascii="Times New Roman" w:hAnsi="Times New Roman" w:cs="Times New Roman"/>
          <w:color w:val="000000" w:themeColor="text1"/>
        </w:rPr>
        <w:t xml:space="preserve">did not find a reliable relationship between </w:t>
      </w:r>
      <w:r w:rsidR="00D438F2">
        <w:rPr>
          <w:rFonts w:ascii="Times New Roman" w:hAnsi="Times New Roman" w:cs="Times New Roman"/>
          <w:color w:val="000000" w:themeColor="text1"/>
        </w:rPr>
        <w:t>L1</w:t>
      </w:r>
      <w:r w:rsidR="004A48D7">
        <w:rPr>
          <w:rFonts w:ascii="Times New Roman" w:hAnsi="Times New Roman" w:cs="Times New Roman"/>
          <w:color w:val="000000" w:themeColor="text1"/>
        </w:rPr>
        <w:t xml:space="preserve"> use and attrition effect</w:t>
      </w:r>
      <w:r w:rsidR="004F7AB8" w:rsidRPr="00FE51CA">
        <w:rPr>
          <w:rFonts w:ascii="Times New Roman" w:hAnsi="Times New Roman" w:cs="Times New Roman"/>
          <w:color w:val="000000" w:themeColor="text1"/>
        </w:rPr>
        <w:t>s (</w:t>
      </w:r>
      <w:r w:rsidR="004F7AB8" w:rsidRPr="00FE51CA">
        <w:rPr>
          <w:rFonts w:ascii="Times New Roman" w:hAnsi="Times New Roman" w:cs="Times New Roman"/>
          <w:color w:val="000000" w:themeColor="text1"/>
        </w:rPr>
        <w:fldChar w:fldCharType="begin"/>
      </w:r>
      <w:r w:rsidR="004F7AB8" w:rsidRPr="00FE51CA">
        <w:rPr>
          <w:rFonts w:ascii="Times New Roman" w:hAnsi="Times New Roman" w:cs="Times New Roman"/>
          <w:color w:val="000000" w:themeColor="text1"/>
        </w:rPr>
        <w:instrText xml:space="preserve"> ADDIN ZOTERO_ITEM CSL_CITATION {"citationID":"Ita8ontm","properties":{"formattedCitation":"(Jarvis, 2003)","plainCitation":"(Jarvis, 2003)","dontUpdate":true,"noteIndex":0},"citationItems":[{"id":89,"uris":["http://zotero.org/users/local/x6SmP7TL/items/M2RTRKNY"],"itemData":{"id":89,"type":"chapter","abstract":"Chapter 5. Probing the Effects of the L2 on the L1: A Case Study was published in Effects of the Second Language on the First on page 81.","container-title":"Effects of the Second Language on the First","ISBN":"978-1-85359-634-6","language":"en","license":"De Gruyter expressly reserves the right to use all content for commercial text and data mining within the meaning of Section 44b of the German Copyright Act.","note":"DOI: 10.21832/9781853596346-007","page":"81-102","publisher":"Multilingual Matters","source":"www.degruyter.com","title":"Probing the Effects of the L2 on the L1: A Case Study","title-short":"Probing the Effects of the L2 on the L1: A Case Study","URL":"https://www.degruyter.com/document/doi/10.21832/9781853596346-007/html","author":[{"family":"Jarvis","given":"Scott"}],"editor":[{"family":"Cook","given":"Vivian"}],"accessed":{"date-parts":[["2024",3,23]]},"issued":{"date-parts":[["2003",2,14]]}}}],"schema":"https://github.com/citation-style-language/schema/raw/master/csl-citation.json"} </w:instrText>
      </w:r>
      <w:r w:rsidR="004F7AB8" w:rsidRPr="00FE51CA">
        <w:rPr>
          <w:rFonts w:ascii="Times New Roman" w:hAnsi="Times New Roman" w:cs="Times New Roman"/>
          <w:color w:val="000000" w:themeColor="text1"/>
        </w:rPr>
        <w:fldChar w:fldCharType="separate"/>
      </w:r>
      <w:r w:rsidR="004F7AB8" w:rsidRPr="00FE51CA">
        <w:rPr>
          <w:rFonts w:ascii="Times New Roman" w:hAnsi="Times New Roman" w:cs="Times New Roman"/>
          <w:noProof/>
          <w:color w:val="000000" w:themeColor="text1"/>
        </w:rPr>
        <w:t>Jarvis, 2003</w:t>
      </w:r>
      <w:r w:rsidR="004F7AB8" w:rsidRPr="00FE51CA">
        <w:rPr>
          <w:rFonts w:ascii="Times New Roman" w:hAnsi="Times New Roman" w:cs="Times New Roman"/>
          <w:color w:val="000000" w:themeColor="text1"/>
        </w:rPr>
        <w:fldChar w:fldCharType="end"/>
      </w:r>
      <w:r w:rsidR="004F7AB8" w:rsidRPr="00FE51CA">
        <w:rPr>
          <w:rFonts w:ascii="Times New Roman" w:hAnsi="Times New Roman" w:cs="Times New Roman"/>
          <w:color w:val="000000" w:themeColor="text1"/>
        </w:rPr>
        <w:t>;</w:t>
      </w:r>
      <w:r w:rsidR="004F7AB8" w:rsidRPr="00FE51CA">
        <w:rPr>
          <w:rFonts w:ascii="Times New Roman" w:hAnsi="Times New Roman" w:cs="Times New Roman"/>
          <w:color w:val="000000" w:themeColor="text1"/>
        </w:rPr>
        <w:fldChar w:fldCharType="begin"/>
      </w:r>
      <w:r w:rsidR="004F7AB8" w:rsidRPr="00FE51CA">
        <w:rPr>
          <w:rFonts w:ascii="Times New Roman" w:hAnsi="Times New Roman" w:cs="Times New Roman"/>
          <w:color w:val="000000" w:themeColor="text1"/>
        </w:rPr>
        <w:instrText xml:space="preserve"> ADDIN ZOTERO_ITEM CSL_CITATION {"citationID":"IW9aOzwc","properties":{"formattedCitation":"(Schmid &amp; Jarvis, 2014)","plainCitation":"(Schmid &amp; Jarvis, 2014)","dontUpdate":true,"noteIndex":0},"citationItems":[{"id":129,"uris":["http://zotero.org/users/local/x6SmP7TL/items/545AJVCI"],"itemData":{"id":129,"type":"article-journal","abstract":"This paper presents an investigation of lexical ﬁrst language (L1) attrition, asking how a decrease in lexical accessibility manifests itself in long-term residents in a second language (L2) environment. We question the measures typically used in attrition studies (formal tasks and type–token ratios) and argue for an in-depth analysis of free spoken data, including factors such as lexical frequency and distributional measures. The study is based on controlled, elicited and free data from two populations of attriters of L1 German (L2 Dutch and English) and a control population (n = 53 in each group). Group comparisons and a Discriminant Analysis show that lexical diversity, sophistication and the distribution of items across the text in free speech are better predictors of group membership than formal tasks or elicited narratives. Extralinguistic factors, such as frequency of exposure and use or length of residence, have no predictive power for our results.","container-title":"Bilingualism: Language and Cognition","DOI":"10.1017/S1366728913000771","ISSN":"1366-7289, 1469-1841","issue":"4","journalAbbreviation":"Bilingualism: Language and Cognition","language":"en","page":"729-748","source":"DOI.org (Crossref)","title":"Lexical access and lexical diversity in first language attrition","volume":"17","author":[{"family":"Schmid","given":"Monika S."},{"family":"Jarvis","given":"Scott"}],"issued":{"date-parts":[["2014",10]]}}}],"schema":"https://github.com/citation-style-language/schema/raw/master/csl-citation.json"} </w:instrText>
      </w:r>
      <w:r w:rsidR="004F7AB8" w:rsidRPr="00FE51CA">
        <w:rPr>
          <w:rFonts w:ascii="Times New Roman" w:hAnsi="Times New Roman" w:cs="Times New Roman"/>
          <w:color w:val="000000" w:themeColor="text1"/>
        </w:rPr>
        <w:fldChar w:fldCharType="separate"/>
      </w:r>
      <w:r w:rsidR="004F7AB8" w:rsidRPr="00FE51CA">
        <w:rPr>
          <w:rFonts w:ascii="Times New Roman" w:hAnsi="Times New Roman" w:cs="Times New Roman"/>
          <w:noProof/>
          <w:color w:val="000000" w:themeColor="text1"/>
        </w:rPr>
        <w:t xml:space="preserve"> Schmid </w:t>
      </w:r>
      <w:r w:rsidR="00675B77">
        <w:rPr>
          <w:rFonts w:ascii="Times New Roman" w:hAnsi="Times New Roman" w:cs="Times New Roman"/>
          <w:noProof/>
          <w:color w:val="000000" w:themeColor="text1"/>
        </w:rPr>
        <w:t>&amp;</w:t>
      </w:r>
      <w:r w:rsidR="004F7AB8" w:rsidRPr="00FE51CA">
        <w:rPr>
          <w:rFonts w:ascii="Times New Roman" w:hAnsi="Times New Roman" w:cs="Times New Roman"/>
          <w:noProof/>
          <w:color w:val="000000" w:themeColor="text1"/>
        </w:rPr>
        <w:t xml:space="preserve"> Jarvis, 2014</w:t>
      </w:r>
      <w:r w:rsidR="004F7AB8" w:rsidRPr="00FE51CA">
        <w:rPr>
          <w:rFonts w:ascii="Times New Roman" w:hAnsi="Times New Roman" w:cs="Times New Roman"/>
          <w:color w:val="000000" w:themeColor="text1"/>
        </w:rPr>
        <w:fldChar w:fldCharType="end"/>
      </w:r>
      <w:r w:rsidR="004F7AB8" w:rsidRPr="00FE51CA">
        <w:rPr>
          <w:rFonts w:ascii="Times New Roman" w:hAnsi="Times New Roman" w:cs="Times New Roman"/>
          <w:color w:val="000000" w:themeColor="text1"/>
        </w:rPr>
        <w:t>).</w:t>
      </w:r>
      <w:r w:rsidR="00AA332F">
        <w:rPr>
          <w:rFonts w:ascii="Times New Roman" w:hAnsi="Times New Roman" w:cs="Times New Roman"/>
          <w:color w:val="000000" w:themeColor="text1"/>
        </w:rPr>
        <w:t xml:space="preserve"> </w:t>
      </w:r>
    </w:p>
    <w:p w14:paraId="433C336A" w14:textId="778D3A94" w:rsidR="008D0DF3" w:rsidRDefault="008D0DF3" w:rsidP="0024071E">
      <w:pPr>
        <w:spacing w:line="480" w:lineRule="auto"/>
        <w:rPr>
          <w:rFonts w:ascii="Times New Roman" w:hAnsi="Times New Roman" w:cs="Times New Roman"/>
          <w:color w:val="000000" w:themeColor="text1"/>
        </w:rPr>
      </w:pPr>
    </w:p>
    <w:p w14:paraId="14AFBD9F" w14:textId="366375FD" w:rsidR="008D0DF3" w:rsidRDefault="008D0DF3" w:rsidP="008D0DF3">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t xml:space="preserve">These divergent outcomes may arise from the inherent difficulty in quantifying the amount of </w:t>
      </w:r>
      <w:r>
        <w:rPr>
          <w:rFonts w:ascii="Times New Roman" w:hAnsi="Times New Roman" w:cs="Times New Roman"/>
          <w:color w:val="000000" w:themeColor="text1"/>
        </w:rPr>
        <w:t xml:space="preserve">language </w:t>
      </w:r>
      <w:r w:rsidRPr="00FE51CA">
        <w:rPr>
          <w:rFonts w:ascii="Times New Roman" w:hAnsi="Times New Roman" w:cs="Times New Roman"/>
          <w:color w:val="000000" w:themeColor="text1"/>
        </w:rPr>
        <w:t>use</w:t>
      </w:r>
      <w:r w:rsidR="00E36144">
        <w:rPr>
          <w:rFonts w:ascii="Times New Roman" w:hAnsi="Times New Roman" w:cs="Times New Roman"/>
          <w:color w:val="000000" w:themeColor="text1"/>
        </w:rPr>
        <w:t xml:space="preserve"> and exposure</w:t>
      </w:r>
      <w:r w:rsidRPr="00FE51CA">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{"citationID":"bnxiK7Cx","properties":{"formattedCitation":"(Schmid, 2011)","plainCitation":"(Schmid, 2011)","dontUpdate":true,"noteIndex":0},"citationItems":[{"id":126,"uris":["http://zotero.org/users/local/x6SmP7TL/items/GNEDYHPA"],"itemData":{"id":126,"type":"chapter","abstract":"This chapter will discuss the loss or attrition of a first language (L1) in an immigration setting. Based on two large-scale investigations of migrant populations with German as a first language (Schmid 2002; Schmid 2007), it will be investigated to what degree regular use of the first language in daily life and attitudes toward the culture of origin can influence L1 attrition or maintenance.","container-title":"Culture and Neural Frames of Cognition and Communication","event-place":"Berlin, Heidelberg","ISBN":"978-3-642-15423-2","language":"en","note":"DOI: 10.1007/978-3-642-15423-2_12","page":"185-198","publisher":"Springer","publisher-place":"Berlin, Heidelberg","source":"Springer Link","title":"Language Attrition and Identity","URL":"https://doi.org/10.1007/978-3-642-15423-2_12","author":[{"family":"Schmid","given":"Monika S."}],"editor":[{"family":"Han","given":"Shihui"},{"family":"Pöppel","given":"Ernst"}],"accessed":{"date-parts":[["2024",3,23]]},"issued":{"date-parts":[["2011"]]}}}],"schema":"https://github.com/citation-style-language/schema/raw/master/csl-citation.json"}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(Schmid, 2007)</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w:t>
      </w:r>
      <w:r w:rsidR="003F4259">
        <w:rPr>
          <w:rFonts w:ascii="Times New Roman" w:hAnsi="Times New Roman" w:cs="Times New Roman"/>
          <w:color w:val="000000" w:themeColor="text1"/>
        </w:rPr>
        <w:t>For instance</w:t>
      </w:r>
      <w:r w:rsidRPr="00FE51CA">
        <w:rPr>
          <w:rFonts w:ascii="Times New Roman" w:hAnsi="Times New Roman" w:cs="Times New Roman"/>
          <w:color w:val="000000" w:themeColor="text1"/>
        </w:rPr>
        <w:t xml:space="preserve">, the decrease in L1 exposure typically aligns with an increase in L2 exposure among bilinguals, thus making it difficult to disentangle these two intertwined processes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{"citationID":"POtTCNRe","properties":{"formattedCitation":"(Gallo et al., 2021)","plainCitation":"(Gallo et al., 2021)","dontUpdate":true,"noteIndex":0},"citationItems":[{"id":43,"uris":["http://zotero.org/users/local/x6SmP7TL/items/ZEPTVY2D"],"itemData":{"id":43,"type":"article-journal","abstract":"This review aims at clarifying the concept of first language attrition by tracing its limits, identifying its phenomenological and contextual constraints, discussing controversies associated with its definition, and suggesting potential directions for future research. We start by reviewing different definitions of attrition as well as associated inconsistencies. We then discuss the underlying mechanisms of first language attrition and review available evidence supporting different background hypotheses. Finally, we attempt to provide the groundwork to build a unified theoretical framework allowing for generalizable results. To this end, we suggest the deployment of a rigorous neuroscientific approach, in search of neural markers of first language attrition in different linguistic domains, putting forward hypothetical experimental ways to identify attrition’s neural traces and formulating predictions for each of the proposed experimental paradigms.","container-title":"Frontiers in Human Neuroscience","DOI":"10.3389/fnhum.2021.686388","ISSN":"1662-5161","journalAbbreviation":"Front. Hum. Neurosci.","language":"en","page":"686388","source":"DOI.org (Crossref)","title":"First Language Attrition: What It Is, What It Isn’t, and What It Can Be","title-short":"First Language Attrition","volume":"15","author":[{"family":"Gallo","given":"Federico"},{"family":"Bermudez-Margaretto","given":"Beatriz"},{"family":"Shtyrov","given":"Yury"},{"family":"Abutalebi","given":"Jubin"},{"family":"Kreiner","given":"Hamutal"},{"family":"Chitaya","given":"Tamara"},{"family":"Petrova","given":"Anna"},{"family":"Myachykov","given":"Andriy"}],"issued":{"date-parts":[["2021",9,7]]}}}],"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w:t>
      </w:r>
      <w:r w:rsidRPr="00FE51CA">
        <w:rPr>
          <w:rFonts w:ascii="Times New Roman" w:hAnsi="Times New Roman" w:cs="Times New Roman"/>
          <w:color w:val="000000" w:themeColor="text1"/>
        </w:rPr>
        <w:t>Schmid &amp; Yılmaz, 2018</w:t>
      </w:r>
      <w:r w:rsidRPr="00FE51CA">
        <w:rPr>
          <w:rFonts w:ascii="Times New Roman" w:hAnsi="Times New Roman" w:cs="Times New Roman"/>
          <w:noProof/>
          <w:color w:val="000000" w:themeColor="text1"/>
        </w:rPr>
        <w:t>)</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The intricate nature of these challenges pinpoints the importance of considering the dynamic relationship between L1 and L2 exposure in understanding the process of L1 attrition. </w:t>
      </w:r>
    </w:p>
    <w:p w14:paraId="1C0D70BB" w14:textId="77777777" w:rsidR="00AA332F" w:rsidRDefault="00AA332F" w:rsidP="0024071E">
      <w:pPr>
        <w:spacing w:line="480" w:lineRule="auto"/>
        <w:rPr>
          <w:rFonts w:ascii="Times New Roman" w:hAnsi="Times New Roman" w:cs="Times New Roman"/>
          <w:color w:val="000000" w:themeColor="text1"/>
        </w:rPr>
      </w:pPr>
    </w:p>
    <w:p w14:paraId="0C56D63E" w14:textId="05170B96" w:rsidR="00DA3F19" w:rsidRDefault="003A538F" w:rsidP="0024071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Speakers who use L1 less and L2 more tend to achieve higher L2 proficiency, thus making L2 proficiency another key predictor of L1 attrition (</w:t>
      </w:r>
      <w:proofErr w:type="spellStart"/>
      <w:r>
        <w:rPr>
          <w:rFonts w:ascii="Times New Roman" w:hAnsi="Times New Roman" w:cs="Times New Roman"/>
          <w:color w:val="000000" w:themeColor="text1"/>
        </w:rPr>
        <w:t>Yazawa</w:t>
      </w:r>
      <w:proofErr w:type="spellEnd"/>
      <w:r>
        <w:rPr>
          <w:rFonts w:ascii="Times New Roman" w:hAnsi="Times New Roman" w:cs="Times New Roman"/>
          <w:color w:val="000000" w:themeColor="text1"/>
        </w:rPr>
        <w:t xml:space="preserve"> et al., 2024). </w:t>
      </w:r>
      <w:r w:rsidR="00FB7103">
        <w:rPr>
          <w:rFonts w:ascii="Times New Roman" w:hAnsi="Times New Roman" w:cs="Times New Roman"/>
          <w:color w:val="000000" w:themeColor="text1"/>
        </w:rPr>
        <w:t>Accordingly, e</w:t>
      </w:r>
      <w:r w:rsidR="00AA332F">
        <w:rPr>
          <w:rFonts w:ascii="Times New Roman" w:hAnsi="Times New Roman" w:cs="Times New Roman"/>
          <w:color w:val="000000" w:themeColor="text1"/>
        </w:rPr>
        <w:t xml:space="preserve">arly </w:t>
      </w:r>
      <w:r w:rsidR="002E5153">
        <w:rPr>
          <w:rFonts w:ascii="Times New Roman" w:hAnsi="Times New Roman" w:cs="Times New Roman"/>
          <w:color w:val="000000" w:themeColor="text1"/>
        </w:rPr>
        <w:t xml:space="preserve">research </w:t>
      </w:r>
      <w:r w:rsidR="00FB7103">
        <w:rPr>
          <w:rFonts w:ascii="Times New Roman" w:hAnsi="Times New Roman" w:cs="Times New Roman"/>
          <w:color w:val="000000" w:themeColor="text1"/>
        </w:rPr>
        <w:t>in L1 attrition often focused on individuals with high L2 proficiency, particularly those at a near-native level, and suggested that attrition is more pronounced in this group</w:t>
      </w:r>
      <w:r w:rsidR="002E5153">
        <w:rPr>
          <w:rFonts w:ascii="Times New Roman" w:hAnsi="Times New Roman" w:cs="Times New Roman"/>
          <w:color w:val="000000" w:themeColor="text1"/>
        </w:rPr>
        <w:t xml:space="preserve"> (e.g.,</w:t>
      </w:r>
      <w:r w:rsidR="00FE12B5">
        <w:rPr>
          <w:rFonts w:ascii="Times New Roman" w:hAnsi="Times New Roman" w:cs="Times New Roman"/>
          <w:color w:val="000000" w:themeColor="text1"/>
        </w:rPr>
        <w:t xml:space="preserve"> De Leeuw et al., 2010;</w:t>
      </w:r>
      <w:r w:rsidR="002E5153">
        <w:rPr>
          <w:rFonts w:ascii="Times New Roman" w:hAnsi="Times New Roman" w:cs="Times New Roman"/>
          <w:color w:val="000000" w:themeColor="text1"/>
        </w:rPr>
        <w:t xml:space="preserve"> </w:t>
      </w:r>
      <w:proofErr w:type="spellStart"/>
      <w:r w:rsidR="00284DF0">
        <w:rPr>
          <w:rFonts w:ascii="Times New Roman" w:hAnsi="Times New Roman" w:cs="Times New Roman"/>
          <w:color w:val="000000" w:themeColor="text1"/>
        </w:rPr>
        <w:t>Flege</w:t>
      </w:r>
      <w:proofErr w:type="spellEnd"/>
      <w:r w:rsidR="00284DF0">
        <w:rPr>
          <w:rFonts w:ascii="Times New Roman" w:hAnsi="Times New Roman" w:cs="Times New Roman"/>
          <w:color w:val="000000" w:themeColor="text1"/>
        </w:rPr>
        <w:t xml:space="preserve">, 1987; Mayr et al., 2012; </w:t>
      </w:r>
      <w:r w:rsidR="002E5153">
        <w:rPr>
          <w:rFonts w:ascii="Times New Roman" w:hAnsi="Times New Roman" w:cs="Times New Roman"/>
          <w:color w:val="000000" w:themeColor="text1"/>
        </w:rPr>
        <w:t xml:space="preserve">Tsimpli et al., 2004). </w:t>
      </w:r>
    </w:p>
    <w:p w14:paraId="7DF669DA" w14:textId="77777777" w:rsidR="006D5D7D" w:rsidRDefault="006D5D7D" w:rsidP="004F7AB8">
      <w:pPr>
        <w:spacing w:line="480" w:lineRule="auto"/>
        <w:rPr>
          <w:rFonts w:ascii="Times New Roman" w:hAnsi="Times New Roman" w:cs="Times New Roman"/>
          <w:i/>
          <w:iCs/>
          <w:color w:val="000000" w:themeColor="text1"/>
        </w:rPr>
      </w:pPr>
    </w:p>
    <w:p w14:paraId="7C05AD23" w14:textId="1F77A17F" w:rsidR="004F7AB8" w:rsidRPr="005E58DB" w:rsidRDefault="004F7AB8" w:rsidP="004F7AB8">
      <w:pPr>
        <w:spacing w:line="480" w:lineRule="auto"/>
        <w:rPr>
          <w:rFonts w:ascii="Times New Roman" w:hAnsi="Times New Roman" w:cs="Times New Roman"/>
          <w:i/>
          <w:iCs/>
          <w:color w:val="000000" w:themeColor="text1"/>
        </w:rPr>
      </w:pPr>
      <w:r w:rsidRPr="00FE51CA">
        <w:rPr>
          <w:rFonts w:ascii="Times New Roman" w:hAnsi="Times New Roman" w:cs="Times New Roman"/>
          <w:i/>
          <w:iCs/>
          <w:color w:val="000000" w:themeColor="text1"/>
        </w:rPr>
        <w:t>Crosslinguistic interference</w:t>
      </w:r>
    </w:p>
    <w:p w14:paraId="2542275C" w14:textId="13AA0CCC" w:rsidR="0024071E" w:rsidRDefault="004F7AB8" w:rsidP="0024071E">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t>In studies exploring L1 attrition at the pronominal interface structure, where participants’ L2 is a no</w:t>
      </w:r>
      <w:r w:rsidR="00A076BE">
        <w:rPr>
          <w:rFonts w:ascii="Times New Roman" w:hAnsi="Times New Roman" w:cs="Times New Roman"/>
          <w:color w:val="000000" w:themeColor="text1"/>
        </w:rPr>
        <w:t>n-</w:t>
      </w:r>
      <w:r w:rsidRPr="00FE51CA">
        <w:rPr>
          <w:rFonts w:ascii="Times New Roman" w:hAnsi="Times New Roman" w:cs="Times New Roman"/>
          <w:color w:val="000000" w:themeColor="text1"/>
        </w:rPr>
        <w:t xml:space="preserve">null-subject language, such as English, the preference for a more explicit form of reference is often attributed to crosslinguistic interference – the transfer effect of L2 on L1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{"citationID":"72SgKYls","properties":{"formattedCitation":"(Tsimpli et al., 2004)","plainCitation":"(Tsimpli et al., 2004)","noteIndex":0},"citationItems":[{"id":159,"uris":["http://zotero.org/users/local/x6SmP7TL/items/WEQ38ZNM"],"itemData":{"id":159,"type":"article-journal","abstract":"In this paper we present some results from an experimental study that we have been conducting into the effects of syntactic attrition on the L1 of Greek and Italian speakers who have achieved near-native proficiency in their L2 (English) but still use their L1 on a regular basis. In particular, we test the hypothesis, developed on the basis of assumptions regarding syntactic modularity, that the changes in L1 syntax will be restricted to the interface with the conceptual /intentional cognitive systems. The area of investigation is the domain of grammatical subjects in Greek and Italian. More specifically, we tested the participants on the production and interpretation of null and overt subjects, and of preverbal and postverbal subjects. We also elicited grammaticality judgments on subject extraction and subject position in various syntactic contexts. In this paper we report on the results of one of the production tasks (of preverbal and postverbal subjects) and two interpretation tasks. Attrition effects are found in the production of preverbal subjects in the Greek group whereas Italian speakers show attrition effects in the interpretation of overt pronominal subjects. We argue that these results are in the right direction, that is, that semantic features are vulnerable in language attrition whereas syntactic options remain intact.","container-title":"International Journal of Bilingualism","DOI":"10.1177/13670069040080030601","ISSN":"1367-0069","issue":"3","language":"en","note":"publisher: SAGE Publications Ltd","page":"257-277","source":"SAGE Journals","title":"First language attrition and syntactic subjects: A study of Greek and Italian near-native speakers of English","title-short":"First language attrition and syntactic subjects","volume":"8","author":[{"family":"Tsimpli","given":"Ianthi"},{"family":"Sorace","given":"Antonella"},{"family":"Heycock","given":"Caroline"},{"family":"Filiaci","given":"Francesca"}],"issued":{"date-parts":[["2004",9,1]]}}}],"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(Tsimpli et al., 2004)</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For instance, the extension/overuse of overt pronouns is understood to be influenced by English, which has only one pronominal option in the specific discourse context examined in those studies. </w:t>
      </w:r>
    </w:p>
    <w:p w14:paraId="6FBA422C" w14:textId="131842B7" w:rsidR="000F268A" w:rsidRDefault="00B016F1" w:rsidP="00F81CD3">
      <w:pPr>
        <w:spacing w:line="480" w:lineRule="auto"/>
        <w:rPr>
          <w:rFonts w:ascii="Times New Roman" w:hAnsi="Times New Roman" w:cs="Times New Roman"/>
          <w:color w:val="000000" w:themeColor="text1"/>
        </w:rPr>
      </w:pPr>
      <w:r w:rsidRPr="00B016F1">
        <w:rPr>
          <w:rFonts w:ascii="Times New Roman" w:hAnsi="Times New Roman" w:cs="Times New Roman"/>
          <w:color w:val="000000" w:themeColor="text1"/>
        </w:rPr>
        <w:lastRenderedPageBreak/>
        <w:t xml:space="preserve">The Attrition via Acquisition model proposed by Hicks </w:t>
      </w:r>
      <w:r w:rsidR="00B261BF">
        <w:rPr>
          <w:rFonts w:ascii="Times New Roman" w:hAnsi="Times New Roman" w:cs="Times New Roman"/>
          <w:color w:val="000000" w:themeColor="text1"/>
        </w:rPr>
        <w:t>and</w:t>
      </w:r>
      <w:r w:rsidRPr="00B016F1">
        <w:rPr>
          <w:rFonts w:ascii="Times New Roman" w:hAnsi="Times New Roman" w:cs="Times New Roman"/>
          <w:color w:val="000000" w:themeColor="text1"/>
        </w:rPr>
        <w:t xml:space="preserve"> Domínguez (2020), adapted from</w:t>
      </w:r>
      <w:r w:rsidR="00AC4E76">
        <w:rPr>
          <w:rFonts w:ascii="Times New Roman" w:hAnsi="Times New Roman" w:cs="Times New Roman"/>
          <w:color w:val="000000" w:themeColor="text1"/>
        </w:rPr>
        <w:t xml:space="preserve"> the L1 acquisition model in</w:t>
      </w:r>
      <w:r w:rsidRPr="00B016F1">
        <w:rPr>
          <w:rFonts w:ascii="Times New Roman" w:hAnsi="Times New Roman" w:cs="Times New Roman"/>
          <w:color w:val="000000" w:themeColor="text1"/>
        </w:rPr>
        <w:t xml:space="preserve"> </w:t>
      </w:r>
      <w:proofErr w:type="spellStart"/>
      <w:r w:rsidRPr="00B016F1">
        <w:rPr>
          <w:rFonts w:ascii="Times New Roman" w:hAnsi="Times New Roman" w:cs="Times New Roman"/>
          <w:color w:val="000000" w:themeColor="text1"/>
        </w:rPr>
        <w:t>Lidz</w:t>
      </w:r>
      <w:proofErr w:type="spellEnd"/>
      <w:r w:rsidRPr="00B016F1">
        <w:rPr>
          <w:rFonts w:ascii="Times New Roman" w:hAnsi="Times New Roman" w:cs="Times New Roman"/>
          <w:color w:val="000000" w:themeColor="text1"/>
        </w:rPr>
        <w:t xml:space="preserve"> and Gagliardi</w:t>
      </w:r>
      <w:r w:rsidR="00AC4E76">
        <w:rPr>
          <w:rFonts w:ascii="Times New Roman" w:hAnsi="Times New Roman" w:cs="Times New Roman"/>
          <w:color w:val="000000" w:themeColor="text1"/>
        </w:rPr>
        <w:t xml:space="preserve"> </w:t>
      </w:r>
      <w:r w:rsidRPr="00B016F1">
        <w:rPr>
          <w:rFonts w:ascii="Times New Roman" w:hAnsi="Times New Roman" w:cs="Times New Roman"/>
          <w:color w:val="000000" w:themeColor="text1"/>
        </w:rPr>
        <w:t xml:space="preserve">(2015), </w:t>
      </w:r>
      <w:r w:rsidR="00175DA1">
        <w:rPr>
          <w:rFonts w:ascii="Times New Roman" w:hAnsi="Times New Roman" w:cs="Times New Roman"/>
          <w:color w:val="000000" w:themeColor="text1"/>
        </w:rPr>
        <w:t xml:space="preserve">conceptualises </w:t>
      </w:r>
      <w:r w:rsidR="00DE1B3B">
        <w:rPr>
          <w:rFonts w:ascii="Times New Roman" w:hAnsi="Times New Roman" w:cs="Times New Roman"/>
          <w:color w:val="000000" w:themeColor="text1"/>
        </w:rPr>
        <w:t xml:space="preserve">grammatical </w:t>
      </w:r>
      <w:r w:rsidR="00175DA1">
        <w:rPr>
          <w:rFonts w:ascii="Times New Roman" w:hAnsi="Times New Roman" w:cs="Times New Roman"/>
          <w:color w:val="000000" w:themeColor="text1"/>
        </w:rPr>
        <w:t>attrition as an active restructuring process</w:t>
      </w:r>
      <w:r w:rsidR="00DE1B3B">
        <w:rPr>
          <w:rFonts w:ascii="Times New Roman" w:hAnsi="Times New Roman" w:cs="Times New Roman"/>
          <w:color w:val="000000" w:themeColor="text1"/>
        </w:rPr>
        <w:t xml:space="preserve"> driven by resolving conflicts between L1 grammar and </w:t>
      </w:r>
      <w:r w:rsidR="00DE1B3B" w:rsidRPr="00B016F1">
        <w:rPr>
          <w:rFonts w:ascii="Times New Roman" w:hAnsi="Times New Roman" w:cs="Times New Roman"/>
          <w:color w:val="000000" w:themeColor="text1"/>
        </w:rPr>
        <w:t>extensive L2 input and, crucially, successful</w:t>
      </w:r>
      <w:r w:rsidR="00DE1B3B">
        <w:rPr>
          <w:rFonts w:ascii="Times New Roman" w:hAnsi="Times New Roman" w:cs="Times New Roman"/>
          <w:color w:val="000000" w:themeColor="text1"/>
        </w:rPr>
        <w:t xml:space="preserve"> </w:t>
      </w:r>
      <w:r w:rsidR="00DE1B3B" w:rsidRPr="00B016F1">
        <w:rPr>
          <w:rFonts w:ascii="Times New Roman" w:hAnsi="Times New Roman" w:cs="Times New Roman"/>
          <w:color w:val="000000" w:themeColor="text1"/>
        </w:rPr>
        <w:t>internalization of new input</w:t>
      </w:r>
      <w:r w:rsidR="00DE1B3B">
        <w:rPr>
          <w:rFonts w:ascii="Times New Roman" w:hAnsi="Times New Roman" w:cs="Times New Roman"/>
          <w:color w:val="000000" w:themeColor="text1"/>
        </w:rPr>
        <w:t xml:space="preserve"> (intake),</w:t>
      </w:r>
      <w:r w:rsidR="00175DA1">
        <w:rPr>
          <w:rFonts w:ascii="Times New Roman" w:hAnsi="Times New Roman" w:cs="Times New Roman"/>
          <w:color w:val="000000" w:themeColor="text1"/>
        </w:rPr>
        <w:t xml:space="preserve"> rather than a passive loss. </w:t>
      </w:r>
      <w:r w:rsidRPr="00B016F1">
        <w:rPr>
          <w:rFonts w:ascii="Times New Roman" w:hAnsi="Times New Roman" w:cs="Times New Roman"/>
          <w:color w:val="000000" w:themeColor="text1"/>
        </w:rPr>
        <w:t>For adults with a stable L1 grammar, the inference engin</w:t>
      </w:r>
      <w:r w:rsidR="00AC4E76">
        <w:rPr>
          <w:rFonts w:ascii="Times New Roman" w:hAnsi="Times New Roman" w:cs="Times New Roman"/>
          <w:color w:val="000000" w:themeColor="text1"/>
        </w:rPr>
        <w:t xml:space="preserve">e, </w:t>
      </w:r>
      <w:r w:rsidRPr="00B016F1">
        <w:rPr>
          <w:rFonts w:ascii="Times New Roman" w:hAnsi="Times New Roman" w:cs="Times New Roman"/>
          <w:color w:val="000000" w:themeColor="text1"/>
        </w:rPr>
        <w:t>a mechanism for grammar adjustment based on new input</w:t>
      </w:r>
      <w:r w:rsidR="00AC4E76">
        <w:rPr>
          <w:rFonts w:ascii="Times New Roman" w:hAnsi="Times New Roman" w:cs="Times New Roman"/>
          <w:color w:val="000000" w:themeColor="text1"/>
        </w:rPr>
        <w:t xml:space="preserve">, </w:t>
      </w:r>
      <w:r w:rsidRPr="00B016F1">
        <w:rPr>
          <w:rFonts w:ascii="Times New Roman" w:hAnsi="Times New Roman" w:cs="Times New Roman"/>
          <w:color w:val="000000" w:themeColor="text1"/>
        </w:rPr>
        <w:t xml:space="preserve">typically becomes </w:t>
      </w:r>
      <w:r w:rsidR="006D093E">
        <w:rPr>
          <w:rFonts w:ascii="Times New Roman" w:hAnsi="Times New Roman" w:cs="Times New Roman"/>
          <w:color w:val="000000" w:themeColor="text1"/>
        </w:rPr>
        <w:t>dormant</w:t>
      </w:r>
      <w:r w:rsidRPr="00B016F1">
        <w:rPr>
          <w:rFonts w:ascii="Times New Roman" w:hAnsi="Times New Roman" w:cs="Times New Roman"/>
          <w:color w:val="000000" w:themeColor="text1"/>
        </w:rPr>
        <w:t>. However, in an environment</w:t>
      </w:r>
      <w:r w:rsidR="00AC4E76">
        <w:rPr>
          <w:rFonts w:ascii="Times New Roman" w:hAnsi="Times New Roman" w:cs="Times New Roman"/>
          <w:color w:val="000000" w:themeColor="text1"/>
        </w:rPr>
        <w:t xml:space="preserve"> where L2 is the dominant language</w:t>
      </w:r>
      <w:r w:rsidRPr="00B016F1">
        <w:rPr>
          <w:rFonts w:ascii="Times New Roman" w:hAnsi="Times New Roman" w:cs="Times New Roman"/>
          <w:color w:val="000000" w:themeColor="text1"/>
        </w:rPr>
        <w:t xml:space="preserve">, substantial L2 input may create mismatches </w:t>
      </w:r>
      <w:r w:rsidR="00F929DD">
        <w:rPr>
          <w:rFonts w:ascii="Times New Roman" w:hAnsi="Times New Roman" w:cs="Times New Roman"/>
          <w:color w:val="000000" w:themeColor="text1"/>
        </w:rPr>
        <w:t>with</w:t>
      </w:r>
      <w:r w:rsidRPr="00B016F1">
        <w:rPr>
          <w:rFonts w:ascii="Times New Roman" w:hAnsi="Times New Roman" w:cs="Times New Roman"/>
          <w:color w:val="000000" w:themeColor="text1"/>
        </w:rPr>
        <w:t xml:space="preserve"> the </w:t>
      </w:r>
      <w:r w:rsidR="00AC4E76">
        <w:rPr>
          <w:rFonts w:ascii="Times New Roman" w:hAnsi="Times New Roman" w:cs="Times New Roman"/>
          <w:color w:val="000000" w:themeColor="text1"/>
        </w:rPr>
        <w:t xml:space="preserve">existing </w:t>
      </w:r>
      <w:r w:rsidRPr="00B016F1">
        <w:rPr>
          <w:rFonts w:ascii="Times New Roman" w:hAnsi="Times New Roman" w:cs="Times New Roman"/>
          <w:color w:val="000000" w:themeColor="text1"/>
        </w:rPr>
        <w:t>L1 grammar</w:t>
      </w:r>
      <w:r w:rsidR="00AC4E76">
        <w:rPr>
          <w:rFonts w:ascii="Times New Roman" w:hAnsi="Times New Roman" w:cs="Times New Roman"/>
          <w:color w:val="000000" w:themeColor="text1"/>
        </w:rPr>
        <w:t xml:space="preserve"> in adult speakers</w:t>
      </w:r>
      <w:r w:rsidR="00F929DD">
        <w:rPr>
          <w:rFonts w:ascii="Times New Roman" w:hAnsi="Times New Roman" w:cs="Times New Roman"/>
          <w:color w:val="000000" w:themeColor="text1"/>
        </w:rPr>
        <w:t>,</w:t>
      </w:r>
      <w:r w:rsidRPr="00B016F1">
        <w:rPr>
          <w:rFonts w:ascii="Times New Roman" w:hAnsi="Times New Roman" w:cs="Times New Roman"/>
          <w:color w:val="000000" w:themeColor="text1"/>
        </w:rPr>
        <w:t xml:space="preserve"> reactivating the inference engine to resolve these mismatches. </w:t>
      </w:r>
      <w:r w:rsidR="00F929DD">
        <w:rPr>
          <w:rFonts w:ascii="Times New Roman" w:hAnsi="Times New Roman" w:cs="Times New Roman"/>
          <w:color w:val="000000" w:themeColor="text1"/>
        </w:rPr>
        <w:t>As a result</w:t>
      </w:r>
      <w:r w:rsidRPr="00B016F1">
        <w:rPr>
          <w:rFonts w:ascii="Times New Roman" w:hAnsi="Times New Roman" w:cs="Times New Roman"/>
          <w:color w:val="000000" w:themeColor="text1"/>
        </w:rPr>
        <w:t xml:space="preserve">, grammatical attrition may occur, </w:t>
      </w:r>
      <w:r w:rsidR="00AC4E76">
        <w:rPr>
          <w:rFonts w:ascii="Times New Roman" w:hAnsi="Times New Roman" w:cs="Times New Roman"/>
          <w:color w:val="000000" w:themeColor="text1"/>
        </w:rPr>
        <w:t xml:space="preserve">leading to modifications </w:t>
      </w:r>
      <w:r w:rsidR="00C26E0E">
        <w:rPr>
          <w:rFonts w:ascii="Times New Roman" w:hAnsi="Times New Roman" w:cs="Times New Roman"/>
          <w:color w:val="000000" w:themeColor="text1"/>
        </w:rPr>
        <w:t xml:space="preserve">in the L1 that may </w:t>
      </w:r>
      <w:r w:rsidR="006569B4">
        <w:rPr>
          <w:rFonts w:ascii="Times New Roman" w:hAnsi="Times New Roman" w:cs="Times New Roman"/>
          <w:color w:val="000000" w:themeColor="text1"/>
        </w:rPr>
        <w:t xml:space="preserve">cause it to </w:t>
      </w:r>
      <w:r w:rsidR="00C26E0E">
        <w:rPr>
          <w:rFonts w:ascii="Times New Roman" w:hAnsi="Times New Roman" w:cs="Times New Roman"/>
          <w:color w:val="000000" w:themeColor="text1"/>
        </w:rPr>
        <w:t xml:space="preserve">resemble the L2. </w:t>
      </w:r>
    </w:p>
    <w:p w14:paraId="1605D30F" w14:textId="77777777" w:rsidR="0024071E" w:rsidRDefault="0024071E" w:rsidP="0024071E">
      <w:pPr>
        <w:spacing w:line="480" w:lineRule="auto"/>
        <w:rPr>
          <w:rFonts w:ascii="Times New Roman" w:hAnsi="Times New Roman" w:cs="Times New Roman"/>
          <w:color w:val="000000" w:themeColor="text1"/>
        </w:rPr>
      </w:pPr>
    </w:p>
    <w:p w14:paraId="299AEA86" w14:textId="20ACAB93" w:rsidR="00C96E00" w:rsidRDefault="00E51C22" w:rsidP="002E73C2">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However, </w:t>
      </w:r>
      <w:r w:rsidR="006569B4">
        <w:rPr>
          <w:rFonts w:ascii="Times New Roman" w:hAnsi="Times New Roman" w:cs="Times New Roman"/>
          <w:color w:val="000000" w:themeColor="text1"/>
        </w:rPr>
        <w:t>th</w:t>
      </w:r>
      <w:r w:rsidR="0071194A">
        <w:rPr>
          <w:rFonts w:ascii="Times New Roman" w:hAnsi="Times New Roman" w:cs="Times New Roman"/>
          <w:color w:val="000000" w:themeColor="text1"/>
        </w:rPr>
        <w:t>ese</w:t>
      </w:r>
      <w:r w:rsidR="006569B4">
        <w:rPr>
          <w:rFonts w:ascii="Times New Roman" w:hAnsi="Times New Roman" w:cs="Times New Roman"/>
          <w:color w:val="000000" w:themeColor="text1"/>
        </w:rPr>
        <w:t xml:space="preserve"> account</w:t>
      </w:r>
      <w:r w:rsidR="0071194A">
        <w:rPr>
          <w:rFonts w:ascii="Times New Roman" w:hAnsi="Times New Roman" w:cs="Times New Roman"/>
          <w:color w:val="000000" w:themeColor="text1"/>
        </w:rPr>
        <w:t>s</w:t>
      </w:r>
      <w:r w:rsidR="006569B4">
        <w:rPr>
          <w:rFonts w:ascii="Times New Roman" w:hAnsi="Times New Roman" w:cs="Times New Roman"/>
          <w:color w:val="000000" w:themeColor="text1"/>
        </w:rPr>
        <w:t xml:space="preserve"> ma</w:t>
      </w:r>
      <w:r w:rsidR="00B261BF">
        <w:rPr>
          <w:rFonts w:ascii="Times New Roman" w:hAnsi="Times New Roman" w:cs="Times New Roman"/>
          <w:color w:val="000000" w:themeColor="text1"/>
        </w:rPr>
        <w:t>y</w:t>
      </w:r>
      <w:r w:rsidR="006569B4">
        <w:rPr>
          <w:rFonts w:ascii="Times New Roman" w:hAnsi="Times New Roman" w:cs="Times New Roman"/>
          <w:color w:val="000000" w:themeColor="text1"/>
        </w:rPr>
        <w:t xml:space="preserve"> over-predict attrition effects</w:t>
      </w:r>
      <w:r w:rsidR="006B25A8" w:rsidRPr="006B25A8">
        <w:rPr>
          <w:rFonts w:ascii="Times New Roman" w:hAnsi="Times New Roman" w:cs="Times New Roman"/>
          <w:color w:val="000000" w:themeColor="text1"/>
        </w:rPr>
        <w:t>.</w:t>
      </w:r>
      <w:r w:rsidR="0035280F">
        <w:rPr>
          <w:rFonts w:ascii="Times New Roman" w:hAnsi="Times New Roman" w:cs="Times New Roman"/>
          <w:color w:val="000000" w:themeColor="text1"/>
        </w:rPr>
        <w:t xml:space="preserve"> </w:t>
      </w:r>
      <w:r w:rsidR="005A1F49" w:rsidRPr="005A1F49">
        <w:rPr>
          <w:rFonts w:ascii="Times New Roman" w:hAnsi="Times New Roman" w:cs="Times New Roman"/>
          <w:color w:val="000000" w:themeColor="text1"/>
        </w:rPr>
        <w:t xml:space="preserve">For instance, </w:t>
      </w:r>
      <w:r w:rsidR="00143488">
        <w:rPr>
          <w:rFonts w:ascii="Times New Roman" w:hAnsi="Times New Roman" w:cs="Times New Roman"/>
          <w:color w:val="000000" w:themeColor="text1"/>
        </w:rPr>
        <w:t>the model</w:t>
      </w:r>
      <w:r w:rsidR="00D978B5">
        <w:rPr>
          <w:rFonts w:ascii="Times New Roman" w:hAnsi="Times New Roman" w:cs="Times New Roman"/>
          <w:color w:val="000000" w:themeColor="text1"/>
        </w:rPr>
        <w:t xml:space="preserve"> </w:t>
      </w:r>
      <w:r w:rsidR="005A1F49" w:rsidRPr="005A1F49">
        <w:rPr>
          <w:rFonts w:ascii="Times New Roman" w:hAnsi="Times New Roman" w:cs="Times New Roman"/>
          <w:color w:val="000000" w:themeColor="text1"/>
        </w:rPr>
        <w:t>attribut</w:t>
      </w:r>
      <w:r w:rsidR="00143488">
        <w:rPr>
          <w:rFonts w:ascii="Times New Roman" w:hAnsi="Times New Roman" w:cs="Times New Roman"/>
          <w:color w:val="000000" w:themeColor="text1"/>
        </w:rPr>
        <w:t>es</w:t>
      </w:r>
      <w:r w:rsidR="005A1F49" w:rsidRPr="005A1F49">
        <w:rPr>
          <w:rFonts w:ascii="Times New Roman" w:hAnsi="Times New Roman" w:cs="Times New Roman"/>
          <w:color w:val="000000" w:themeColor="text1"/>
        </w:rPr>
        <w:t xml:space="preserve"> grammatical attrition to the</w:t>
      </w:r>
      <w:r w:rsidR="0035280F">
        <w:rPr>
          <w:rFonts w:ascii="Times New Roman" w:hAnsi="Times New Roman" w:cs="Times New Roman"/>
          <w:color w:val="000000" w:themeColor="text1"/>
        </w:rPr>
        <w:t xml:space="preserve"> active</w:t>
      </w:r>
      <w:r w:rsidR="005A1F49" w:rsidRPr="005A1F49">
        <w:rPr>
          <w:rFonts w:ascii="Times New Roman" w:hAnsi="Times New Roman" w:cs="Times New Roman"/>
          <w:color w:val="000000" w:themeColor="text1"/>
        </w:rPr>
        <w:t xml:space="preserve"> resolution of mismatches between existing </w:t>
      </w:r>
      <w:r w:rsidR="002E73C2">
        <w:rPr>
          <w:rFonts w:ascii="Times New Roman" w:hAnsi="Times New Roman" w:cs="Times New Roman"/>
          <w:color w:val="000000" w:themeColor="text1"/>
        </w:rPr>
        <w:t xml:space="preserve">L1 </w:t>
      </w:r>
      <w:r w:rsidR="005A1F49" w:rsidRPr="005A1F49">
        <w:rPr>
          <w:rFonts w:ascii="Times New Roman" w:hAnsi="Times New Roman" w:cs="Times New Roman"/>
          <w:color w:val="000000" w:themeColor="text1"/>
        </w:rPr>
        <w:t xml:space="preserve">knowledge and new </w:t>
      </w:r>
      <w:r w:rsidR="002E73C2">
        <w:rPr>
          <w:rFonts w:ascii="Times New Roman" w:hAnsi="Times New Roman" w:cs="Times New Roman"/>
          <w:color w:val="000000" w:themeColor="text1"/>
        </w:rPr>
        <w:t xml:space="preserve">L2 </w:t>
      </w:r>
      <w:r w:rsidR="005A1F49" w:rsidRPr="005A1F49">
        <w:rPr>
          <w:rFonts w:ascii="Times New Roman" w:hAnsi="Times New Roman" w:cs="Times New Roman"/>
          <w:color w:val="000000" w:themeColor="text1"/>
        </w:rPr>
        <w:t>input</w:t>
      </w:r>
      <w:r w:rsidR="00143488">
        <w:rPr>
          <w:rFonts w:ascii="Times New Roman" w:hAnsi="Times New Roman" w:cs="Times New Roman"/>
          <w:color w:val="000000" w:themeColor="text1"/>
        </w:rPr>
        <w:t xml:space="preserve">; </w:t>
      </w:r>
      <w:r w:rsidR="00D978B5">
        <w:rPr>
          <w:rFonts w:ascii="Times New Roman" w:hAnsi="Times New Roman" w:cs="Times New Roman"/>
          <w:color w:val="000000" w:themeColor="text1"/>
        </w:rPr>
        <w:t>if this were the case,</w:t>
      </w:r>
      <w:r w:rsidR="005A1F49" w:rsidRPr="005A1F49">
        <w:rPr>
          <w:rFonts w:ascii="Times New Roman" w:hAnsi="Times New Roman" w:cs="Times New Roman"/>
          <w:color w:val="000000" w:themeColor="text1"/>
        </w:rPr>
        <w:t xml:space="preserve"> </w:t>
      </w:r>
      <w:r w:rsidR="000251CB">
        <w:rPr>
          <w:rFonts w:ascii="Times New Roman" w:hAnsi="Times New Roman" w:cs="Times New Roman"/>
          <w:color w:val="000000" w:themeColor="text1"/>
        </w:rPr>
        <w:t xml:space="preserve">any L1 </w:t>
      </w:r>
      <w:r w:rsidR="005A1F49" w:rsidRPr="005A1F49">
        <w:rPr>
          <w:rFonts w:ascii="Times New Roman" w:hAnsi="Times New Roman" w:cs="Times New Roman"/>
          <w:color w:val="000000" w:themeColor="text1"/>
        </w:rPr>
        <w:t>structures</w:t>
      </w:r>
      <w:r w:rsidR="00EF1A64">
        <w:rPr>
          <w:rFonts w:ascii="Times New Roman" w:hAnsi="Times New Roman" w:cs="Times New Roman"/>
          <w:color w:val="000000" w:themeColor="text1"/>
        </w:rPr>
        <w:t xml:space="preserve"> that </w:t>
      </w:r>
      <w:r w:rsidR="000251CB">
        <w:rPr>
          <w:rFonts w:ascii="Times New Roman" w:hAnsi="Times New Roman" w:cs="Times New Roman"/>
          <w:color w:val="000000" w:themeColor="text1"/>
        </w:rPr>
        <w:t>conflict with L2 could undergo</w:t>
      </w:r>
      <w:r w:rsidR="0035280F" w:rsidRPr="0035280F">
        <w:rPr>
          <w:rFonts w:ascii="Times New Roman" w:hAnsi="Times New Roman" w:cs="Times New Roman"/>
          <w:color w:val="000000" w:themeColor="text1"/>
        </w:rPr>
        <w:t xml:space="preserve"> change</w:t>
      </w:r>
      <w:r w:rsidR="00A90378">
        <w:rPr>
          <w:rFonts w:ascii="Times New Roman" w:hAnsi="Times New Roman" w:cs="Times New Roman"/>
          <w:color w:val="000000" w:themeColor="text1"/>
        </w:rPr>
        <w:t xml:space="preserve">. However, numerous studies suggest that attrition is selective and </w:t>
      </w:r>
      <w:r w:rsidR="001F4196">
        <w:rPr>
          <w:rFonts w:ascii="Times New Roman" w:hAnsi="Times New Roman" w:cs="Times New Roman"/>
          <w:color w:val="000000" w:themeColor="text1"/>
        </w:rPr>
        <w:t>not always directly tied to specific L1-L2 structural contrasts</w:t>
      </w:r>
      <w:r w:rsidR="00A90378">
        <w:rPr>
          <w:rFonts w:ascii="Times New Roman" w:hAnsi="Times New Roman" w:cs="Times New Roman"/>
          <w:color w:val="000000" w:themeColor="text1"/>
        </w:rPr>
        <w:t xml:space="preserve"> (Sorace, 2019). </w:t>
      </w:r>
    </w:p>
    <w:p w14:paraId="1D3C6191" w14:textId="77777777" w:rsidR="00C96E00" w:rsidRDefault="00C96E00" w:rsidP="002E73C2">
      <w:pPr>
        <w:spacing w:line="480" w:lineRule="auto"/>
        <w:rPr>
          <w:rFonts w:ascii="Times New Roman" w:hAnsi="Times New Roman" w:cs="Times New Roman"/>
          <w:color w:val="000000" w:themeColor="text1"/>
        </w:rPr>
      </w:pPr>
    </w:p>
    <w:p w14:paraId="2DA6551A" w14:textId="637FB30D" w:rsidR="002F3EC4" w:rsidRDefault="006D093E" w:rsidP="00F87211">
      <w:pPr>
        <w:spacing w:line="480" w:lineRule="auto"/>
        <w:rPr>
          <w:rFonts w:ascii="Times New Roman" w:hAnsi="Times New Roman" w:cs="Times New Roman"/>
          <w:i/>
          <w:iCs/>
          <w:color w:val="000000" w:themeColor="text1"/>
        </w:rPr>
      </w:pPr>
      <w:r>
        <w:rPr>
          <w:rFonts w:ascii="Times New Roman" w:hAnsi="Times New Roman" w:cs="Times New Roman"/>
          <w:color w:val="000000" w:themeColor="text1"/>
        </w:rPr>
        <w:t>Additionally, crosslinguistic in</w:t>
      </w:r>
      <w:r w:rsidR="00E1649E">
        <w:rPr>
          <w:rFonts w:ascii="Times New Roman" w:hAnsi="Times New Roman" w:cs="Times New Roman"/>
          <w:color w:val="000000" w:themeColor="text1"/>
        </w:rPr>
        <w:t>terference alone</w:t>
      </w:r>
      <w:r>
        <w:rPr>
          <w:rFonts w:ascii="Times New Roman" w:hAnsi="Times New Roman" w:cs="Times New Roman"/>
          <w:color w:val="000000" w:themeColor="text1"/>
        </w:rPr>
        <w:t xml:space="preserve"> </w:t>
      </w:r>
      <w:r w:rsidR="001F4196">
        <w:rPr>
          <w:rFonts w:ascii="Times New Roman" w:hAnsi="Times New Roman" w:cs="Times New Roman"/>
          <w:color w:val="000000" w:themeColor="text1"/>
        </w:rPr>
        <w:t>may not fully account for</w:t>
      </w:r>
      <w:r>
        <w:rPr>
          <w:rFonts w:ascii="Times New Roman" w:hAnsi="Times New Roman" w:cs="Times New Roman"/>
          <w:color w:val="000000" w:themeColor="text1"/>
        </w:rPr>
        <w:t xml:space="preserve"> attrition effects</w:t>
      </w:r>
      <w:r w:rsidR="00BF3818">
        <w:rPr>
          <w:rFonts w:ascii="Times New Roman" w:hAnsi="Times New Roman" w:cs="Times New Roman"/>
          <w:color w:val="000000" w:themeColor="text1"/>
        </w:rPr>
        <w:t>. For instance</w:t>
      </w:r>
      <w:r w:rsidR="00B54F2B">
        <w:rPr>
          <w:rFonts w:ascii="Times New Roman" w:hAnsi="Times New Roman" w:cs="Times New Roman"/>
          <w:color w:val="000000" w:themeColor="text1"/>
        </w:rPr>
        <w:t xml:space="preserve">, </w:t>
      </w:r>
      <w:r w:rsidR="00BE774D" w:rsidRPr="00FE51CA">
        <w:rPr>
          <w:rFonts w:ascii="Times New Roman" w:hAnsi="Times New Roman" w:cs="Times New Roman"/>
          <w:color w:val="000000" w:themeColor="text1"/>
        </w:rPr>
        <w:t xml:space="preserve">studies on child bilinguals </w:t>
      </w:r>
      <w:r w:rsidR="00BE774D" w:rsidRPr="00FE51CA">
        <w:rPr>
          <w:rFonts w:ascii="Times New Roman" w:hAnsi="Times New Roman" w:cs="Times New Roman"/>
          <w:color w:val="000000" w:themeColor="text1"/>
        </w:rPr>
        <w:fldChar w:fldCharType="begin"/>
      </w:r>
      <w:r w:rsidR="00BE774D" w:rsidRPr="00FE51CA">
        <w:rPr>
          <w:rFonts w:ascii="Times New Roman" w:hAnsi="Times New Roman" w:cs="Times New Roman"/>
          <w:color w:val="000000" w:themeColor="text1"/>
        </w:rPr>
        <w:instrText xml:space="preserve"> ADDIN ZOTERO_ITEM CSL_CITATION {"citationID":"9Fx9IrTL","properties":{"formattedCitation":"(Sorace et al., 2009)","plainCitation":"(Sorace et al., 2009)","noteIndex":0},"citationItems":[{"id":156,"uris":["http://zotero.org/users/local/x6SmP7TL/items/79LKW5C6"],"itemData":{"id":156,"type":"article-journal","container-title":"Lingua","DOI":"10.1016/j.lingua.2008.09.008","ISSN":"00243841","issue":"3","journalAbbreviation":"Lingua","language":"en","page":"460-477","source":"DOI.org (Crossref)","title":"Discourse conditions on subject pronoun realization: Testing the linguistic intuitions of older bilingual children","title-short":"Discourse conditions on subject pronoun realization","volume":"119","author":[{"family":"Sorace","given":"Antonella"},{"family":"Serratrice","given":"Ludovica"},{"family":"Filiaci","given":"Francesca"},{"family":"Baldo","given":"Michela"}],"issued":{"date-parts":[["2009",3]]}}}],"schema":"https://github.com/citation-style-language/schema/raw/master/csl-citation.json"} </w:instrText>
      </w:r>
      <w:r w:rsidR="00BE774D" w:rsidRPr="00FE51CA">
        <w:rPr>
          <w:rFonts w:ascii="Times New Roman" w:hAnsi="Times New Roman" w:cs="Times New Roman"/>
          <w:color w:val="000000" w:themeColor="text1"/>
        </w:rPr>
        <w:fldChar w:fldCharType="separate"/>
      </w:r>
      <w:r w:rsidR="00BE774D" w:rsidRPr="00FE51CA">
        <w:rPr>
          <w:rFonts w:ascii="Times New Roman" w:hAnsi="Times New Roman" w:cs="Times New Roman"/>
          <w:noProof/>
          <w:color w:val="000000" w:themeColor="text1"/>
        </w:rPr>
        <w:t>(Sorace et al., 2009)</w:t>
      </w:r>
      <w:r w:rsidR="00BE774D" w:rsidRPr="00FE51CA">
        <w:rPr>
          <w:rFonts w:ascii="Times New Roman" w:hAnsi="Times New Roman" w:cs="Times New Roman"/>
          <w:color w:val="000000" w:themeColor="text1"/>
        </w:rPr>
        <w:fldChar w:fldCharType="end"/>
      </w:r>
      <w:r w:rsidR="00BE774D" w:rsidRPr="00FE51CA">
        <w:rPr>
          <w:rFonts w:ascii="Times New Roman" w:hAnsi="Times New Roman" w:cs="Times New Roman"/>
          <w:color w:val="000000" w:themeColor="text1"/>
        </w:rPr>
        <w:t xml:space="preserve"> and L2 learners (</w:t>
      </w:r>
      <w:r w:rsidR="00A46C5E">
        <w:rPr>
          <w:rFonts w:ascii="Times New Roman" w:hAnsi="Times New Roman" w:cs="Times New Roman"/>
          <w:color w:val="000000" w:themeColor="text1"/>
        </w:rPr>
        <w:t xml:space="preserve">e.g., Spanish and Italian: </w:t>
      </w:r>
      <w:r w:rsidR="00BE774D" w:rsidRPr="00FE51CA">
        <w:rPr>
          <w:rFonts w:ascii="Times New Roman" w:hAnsi="Times New Roman" w:cs="Times New Roman"/>
          <w:color w:val="000000" w:themeColor="text1"/>
        </w:rPr>
        <w:fldChar w:fldCharType="begin"/>
      </w:r>
      <w:r w:rsidR="00BE774D" w:rsidRPr="00FE51CA">
        <w:rPr>
          <w:rFonts w:ascii="Times New Roman" w:hAnsi="Times New Roman" w:cs="Times New Roman"/>
          <w:color w:val="000000" w:themeColor="text1"/>
        </w:rPr>
        <w:instrText xml:space="preserve"> ADDIN ZOTERO_ITEM CSL_CITATION {"citationID":"APpK3zi8","properties":{"formattedCitation":"(Belletti et al., 2007)","plainCitation":"(Belletti et al., 2007)","dontUpdate":true,"noteIndex":0},"citationItems":[{"id":39,"uris":["http://zotero.org/users/local/x6SmP7TL/items/H68DFH2D"],"itemData":{"id":39,"type":"article-journal","abstract":"This article reports the results of experiments targeting the production and interpretation of postverbal subjects, and null and overt pronominal subjects, by near-native speakers of Italian whose native language is English. The results directly bear on both theoretical issues and developmental acquisition questions. It is argued that properties related to the null-subject parameter are sensitive to discourse factors that determine the use of both postverbal subjects and pronominal subjects. More specifically, it is claimed that the availability of null pronominal subjects and the availability of postverbal subjects do not necessarily correlate. The near-native grammars analyzed here illustrate a special instance of this lack of correlation. Furthermore, near-natives show non-native-like behavior in the use of postverbal subjects, and in the overuse of overt pronominal subjects in tensed clauses. The proposal is put forward that, although resetting of the null-subject parameter has taken place in the speakers’ L2 Italian grammar, the relevant L1 computations are preserved and accessed in L2 use, without violating any formal conditions; this is the source of non-target behavior. The analysis proposed exploits cartographic insights on discourse-related computations, and suggests that the principles of economy may be instantiated differently in native and near-native grammars.","container-title":"Natural Language &amp; Linguistic Theory","DOI":"10.1007/s11049-007-9026-9","ISSN":"0167-806X, 1573-0859","issue":"4","journalAbbreviation":"Nat Language Linguistic Theory","language":"en","page":"657-689","source":"DOI.org (Crossref)","title":"Theoretical and developmental issues in the syntax of subjects: Evidence from near-native Italian","title-short":"Theoretical and developmental issues in the syntax of subjects","volume":"25","author":[{"family":"Belletti","given":"Adriana"},{"family":"Bennati","given":"Elisa"},{"family":"Sorace","given":"Antonella"}],"issued":{"date-parts":[["2007",11]]}}}],"schema":"https://github.com/citation-style-language/schema/raw/master/csl-citation.json"} </w:instrText>
      </w:r>
      <w:r w:rsidR="00BE774D" w:rsidRPr="00FE51CA">
        <w:rPr>
          <w:rFonts w:ascii="Times New Roman" w:hAnsi="Times New Roman" w:cs="Times New Roman"/>
          <w:color w:val="000000" w:themeColor="text1"/>
        </w:rPr>
        <w:fldChar w:fldCharType="separate"/>
      </w:r>
      <w:r w:rsidR="00BE774D" w:rsidRPr="00FE51CA">
        <w:rPr>
          <w:rFonts w:ascii="Times New Roman" w:hAnsi="Times New Roman" w:cs="Times New Roman"/>
          <w:noProof/>
          <w:color w:val="000000" w:themeColor="text1"/>
        </w:rPr>
        <w:t>Belletti et al., 2007</w:t>
      </w:r>
      <w:r w:rsidR="00BE774D" w:rsidRPr="00FE51CA">
        <w:rPr>
          <w:rFonts w:ascii="Times New Roman" w:hAnsi="Times New Roman" w:cs="Times New Roman"/>
          <w:color w:val="000000" w:themeColor="text1"/>
        </w:rPr>
        <w:fldChar w:fldCharType="end"/>
      </w:r>
      <w:r w:rsidR="008D2547">
        <w:rPr>
          <w:rFonts w:ascii="Times New Roman" w:hAnsi="Times New Roman" w:cs="Times New Roman"/>
          <w:color w:val="000000" w:themeColor="text1"/>
        </w:rPr>
        <w:t>;</w:t>
      </w:r>
      <w:r w:rsidR="00BE774D" w:rsidRPr="00FE51CA">
        <w:rPr>
          <w:rFonts w:ascii="Times New Roman" w:hAnsi="Times New Roman" w:cs="Times New Roman"/>
          <w:color w:val="000000" w:themeColor="text1"/>
        </w:rPr>
        <w:fldChar w:fldCharType="begin"/>
      </w:r>
      <w:r w:rsidR="00BE774D" w:rsidRPr="00FE51CA">
        <w:rPr>
          <w:rFonts w:ascii="Times New Roman" w:hAnsi="Times New Roman" w:cs="Times New Roman"/>
          <w:color w:val="000000" w:themeColor="text1"/>
        </w:rPr>
        <w:instrText xml:space="preserve"> ADDIN ZOTERO_ITEM CSL_CITATION {"citationID":"TGwE6kUs","properties":{"formattedCitation":"(Margaza &amp; Bel, 2006)","plainCitation":"(Margaza &amp; Bel, 2006)","dontUpdate":true,"noteIndex":0},"citationItems":[{"id":107,"uris":["http://zotero.org/users/local/x6SmP7TL/items/M9AZV5MQ"],"itemData":{"id":107,"type":"paper-conference","abstract":"The aim of this paper is to examine the acquisition of the Null Subject Parameter (Chomsky,\n1981) in Spanish Interlanguage of Greek speakers and to investigate the syntactic and pragmatic use of\nnull subjects at the syntax-pragmatics interface (Montrul, 2004; Serratrice, Sorace &amp; Paoli, 2004;\nSorace, 2003, 2004). In what follows, we will present an account of the Modular Approach (Bos,\nHollebrandse &amp; Sleeman, 2004) and the Null Subject Parameter, which has pragmatic consequences\nfor Second Language Acquisition. Based upon research related to L2 acquisition of null subjects (Al\nKasey &amp; Pérez-Leroux, 1998; Liceras, 1988, 1989, 1996; Liceras &amp; Díaz, 1998, 1999; Almoguera &amp;\nLagunas, 1993; Tsimpli &amp; Roussou, 1991; White, 1985; Bini, 1993) and the influence of the L1\n(Schwartz &amp; Sprouse, 1996 and Liceras, 1988, 1993), we will formulate our hypotheses in section 3.\nSection 4 includes a discussion of the methodology used in the study, the Greek and Spanish native\nspeaker participants, the tasks and the subsequent data collection procedure. In section 5, we will\ndiscuss our results and section 6 will briefly address the results in light of our original hypotheses.","container-title":"Proceedings of the 8th Generative Approaches to Second Language Acquisition Conference","event-title":"the 8th Generative Approaches to Second Language Acquisition Conference","language":"en","page":"88-97","publisher":"Cascadilla Press","source":"Zotero","title":"Null Subjects at the Syntax-Pragmatics Interface: Evidence from Spanish Interlanguage of Greek Speakers","URL":"https://www.lingref.com/cpp/gasla/8/paper1491.pdf","author":[{"family":"Margaza","given":"Panagiota"},{"family":"Bel","given":"Aurora"}],"editor":[{"family":"O’Brien","given":"M.G."},{"family":"Shea","given":"C."},{"family":"Archibald","given":"J."}],"issued":{"date-parts":[["2006"]]}}}],"schema":"https://github.com/citation-style-language/schema/raw/master/csl-citation.json"} </w:instrText>
      </w:r>
      <w:r w:rsidR="00BE774D" w:rsidRPr="00FE51CA">
        <w:rPr>
          <w:rFonts w:ascii="Times New Roman" w:hAnsi="Times New Roman" w:cs="Times New Roman"/>
          <w:color w:val="000000" w:themeColor="text1"/>
        </w:rPr>
        <w:fldChar w:fldCharType="separate"/>
      </w:r>
      <w:r w:rsidR="00BE774D" w:rsidRPr="00FE51CA">
        <w:rPr>
          <w:rFonts w:ascii="Times New Roman" w:hAnsi="Times New Roman" w:cs="Times New Roman"/>
          <w:noProof/>
          <w:color w:val="000000" w:themeColor="text1"/>
        </w:rPr>
        <w:t xml:space="preserve"> Margaza </w:t>
      </w:r>
      <w:r w:rsidR="00675B77">
        <w:rPr>
          <w:rFonts w:ascii="Times New Roman" w:hAnsi="Times New Roman" w:cs="Times New Roman"/>
          <w:noProof/>
          <w:color w:val="000000" w:themeColor="text1"/>
        </w:rPr>
        <w:t>&amp;</w:t>
      </w:r>
      <w:r w:rsidR="00BE774D" w:rsidRPr="00FE51CA">
        <w:rPr>
          <w:rFonts w:ascii="Times New Roman" w:hAnsi="Times New Roman" w:cs="Times New Roman"/>
          <w:noProof/>
          <w:color w:val="000000" w:themeColor="text1"/>
        </w:rPr>
        <w:t xml:space="preserve"> Bel, 2006</w:t>
      </w:r>
      <w:r w:rsidR="00BE774D" w:rsidRPr="00FE51CA">
        <w:rPr>
          <w:rFonts w:ascii="Times New Roman" w:hAnsi="Times New Roman" w:cs="Times New Roman"/>
          <w:color w:val="000000" w:themeColor="text1"/>
        </w:rPr>
        <w:fldChar w:fldCharType="end"/>
      </w:r>
      <w:r w:rsidR="00A46C5E">
        <w:rPr>
          <w:rFonts w:ascii="Times New Roman" w:hAnsi="Times New Roman" w:cs="Times New Roman"/>
          <w:color w:val="000000" w:themeColor="text1"/>
        </w:rPr>
        <w:t>; Spanish</w:t>
      </w:r>
      <w:r w:rsidR="006569B4">
        <w:rPr>
          <w:rFonts w:ascii="Times New Roman" w:hAnsi="Times New Roman" w:cs="Times New Roman"/>
          <w:color w:val="000000" w:themeColor="text1"/>
        </w:rPr>
        <w:t xml:space="preserve"> and </w:t>
      </w:r>
      <w:r w:rsidR="00A46C5E">
        <w:rPr>
          <w:rFonts w:ascii="Times New Roman" w:hAnsi="Times New Roman" w:cs="Times New Roman"/>
          <w:color w:val="000000" w:themeColor="text1"/>
        </w:rPr>
        <w:t>Greek: Lozano, 2018</w:t>
      </w:r>
      <w:r w:rsidR="00BE774D" w:rsidRPr="00FE51CA">
        <w:rPr>
          <w:rFonts w:ascii="Times New Roman" w:hAnsi="Times New Roman" w:cs="Times New Roman"/>
          <w:color w:val="000000" w:themeColor="text1"/>
        </w:rPr>
        <w:t xml:space="preserve">) of two null-subject languages </w:t>
      </w:r>
      <w:r w:rsidR="00BE774D">
        <w:rPr>
          <w:rFonts w:ascii="Times New Roman" w:hAnsi="Times New Roman" w:cs="Times New Roman"/>
          <w:color w:val="000000" w:themeColor="text1"/>
        </w:rPr>
        <w:t>also reported</w:t>
      </w:r>
      <w:r w:rsidR="00BE774D" w:rsidRPr="00FE51CA">
        <w:rPr>
          <w:rFonts w:ascii="Times New Roman" w:hAnsi="Times New Roman" w:cs="Times New Roman"/>
          <w:color w:val="000000" w:themeColor="text1"/>
        </w:rPr>
        <w:t xml:space="preserve"> the same over-extension of overt pronouns. </w:t>
      </w:r>
      <w:r w:rsidR="00776011">
        <w:rPr>
          <w:rFonts w:ascii="Times New Roman" w:hAnsi="Times New Roman" w:cs="Times New Roman"/>
          <w:color w:val="000000" w:themeColor="text1"/>
        </w:rPr>
        <w:t xml:space="preserve">However, </w:t>
      </w:r>
      <w:r w:rsidR="006569B4">
        <w:rPr>
          <w:rFonts w:ascii="Times New Roman" w:hAnsi="Times New Roman" w:cs="Times New Roman"/>
          <w:color w:val="000000" w:themeColor="text1"/>
        </w:rPr>
        <w:t>interference between two null-subject languages would not be expected to lead to a preference for overt pronouns</w:t>
      </w:r>
      <w:r w:rsidR="005664A6">
        <w:rPr>
          <w:rFonts w:ascii="Times New Roman" w:hAnsi="Times New Roman" w:cs="Times New Roman"/>
          <w:color w:val="000000" w:themeColor="text1"/>
        </w:rPr>
        <w:t xml:space="preserve"> under these accounts emphasising mismatches between </w:t>
      </w:r>
      <w:r w:rsidR="006114A2">
        <w:rPr>
          <w:rFonts w:ascii="Times New Roman" w:hAnsi="Times New Roman" w:cs="Times New Roman"/>
          <w:color w:val="000000" w:themeColor="text1"/>
        </w:rPr>
        <w:t xml:space="preserve">the grammars of </w:t>
      </w:r>
      <w:r w:rsidR="005664A6">
        <w:rPr>
          <w:rFonts w:ascii="Times New Roman" w:hAnsi="Times New Roman" w:cs="Times New Roman"/>
          <w:color w:val="000000" w:themeColor="text1"/>
        </w:rPr>
        <w:t>L2 and L1</w:t>
      </w:r>
      <w:r w:rsidR="004F7AB8" w:rsidRPr="00FE51CA">
        <w:rPr>
          <w:rFonts w:ascii="Times New Roman" w:hAnsi="Times New Roman" w:cs="Times New Roman"/>
          <w:color w:val="000000" w:themeColor="text1"/>
        </w:rPr>
        <w:t xml:space="preserve">. </w:t>
      </w:r>
    </w:p>
    <w:p w14:paraId="63B4BC8E" w14:textId="77777777" w:rsidR="00F87211" w:rsidRDefault="00F87211" w:rsidP="00290001">
      <w:pPr>
        <w:spacing w:line="480" w:lineRule="auto"/>
        <w:rPr>
          <w:rFonts w:ascii="Times New Roman" w:hAnsi="Times New Roman" w:cs="Times New Roman"/>
          <w:i/>
          <w:iCs/>
          <w:color w:val="000000" w:themeColor="text1"/>
        </w:rPr>
      </w:pPr>
    </w:p>
    <w:p w14:paraId="416ED9DF" w14:textId="33A889A1" w:rsidR="00F87211" w:rsidRPr="00774FE2" w:rsidRDefault="00F87211" w:rsidP="00290001">
      <w:pPr>
        <w:spacing w:line="480" w:lineRule="auto"/>
        <w:rPr>
          <w:rFonts w:ascii="Times New Roman" w:hAnsi="Times New Roman" w:cs="Times New Roman"/>
          <w:i/>
          <w:iCs/>
          <w:color w:val="000000" w:themeColor="text1"/>
        </w:rPr>
      </w:pPr>
      <w:r>
        <w:rPr>
          <w:rFonts w:ascii="Times New Roman" w:hAnsi="Times New Roman" w:cs="Times New Roman"/>
          <w:i/>
          <w:iCs/>
          <w:color w:val="000000" w:themeColor="text1"/>
        </w:rPr>
        <w:lastRenderedPageBreak/>
        <w:t>A preference for redundancy</w:t>
      </w:r>
    </w:p>
    <w:p w14:paraId="300FB719" w14:textId="1CE7190D" w:rsidR="004F7AB8" w:rsidRPr="00290001" w:rsidRDefault="00290001" w:rsidP="00290001">
      <w:pPr>
        <w:spacing w:line="480" w:lineRule="auto"/>
        <w:rPr>
          <w:rFonts w:ascii="Times New Roman" w:hAnsi="Times New Roman" w:cs="Times New Roman"/>
          <w:color w:val="000000" w:themeColor="text1"/>
        </w:rPr>
      </w:pPr>
      <w:r w:rsidRPr="00290001">
        <w:rPr>
          <w:rFonts w:ascii="Times New Roman" w:hAnsi="Times New Roman" w:cs="Times New Roman"/>
          <w:color w:val="000000" w:themeColor="text1"/>
        </w:rPr>
        <w:t>Lozano (2016</w:t>
      </w:r>
      <w:r w:rsidR="0015469B">
        <w:rPr>
          <w:rFonts w:ascii="Times New Roman" w:hAnsi="Times New Roman" w:cs="Times New Roman"/>
          <w:color w:val="000000" w:themeColor="text1"/>
        </w:rPr>
        <w:t>, 2018</w:t>
      </w:r>
      <w:r w:rsidRPr="00290001">
        <w:rPr>
          <w:rFonts w:ascii="Times New Roman" w:hAnsi="Times New Roman" w:cs="Times New Roman"/>
          <w:color w:val="000000" w:themeColor="text1"/>
        </w:rPr>
        <w:t>)</w:t>
      </w:r>
      <w:r w:rsidR="002A042D">
        <w:rPr>
          <w:rFonts w:ascii="Times New Roman" w:hAnsi="Times New Roman" w:cs="Times New Roman"/>
          <w:color w:val="000000" w:themeColor="text1"/>
        </w:rPr>
        <w:t xml:space="preserve"> proposed the Pragmatic Principles Violation Hypothesis, which</w:t>
      </w:r>
      <w:r w:rsidRPr="00290001">
        <w:rPr>
          <w:rFonts w:ascii="Times New Roman" w:hAnsi="Times New Roman" w:cs="Times New Roman"/>
          <w:color w:val="000000" w:themeColor="text1"/>
        </w:rPr>
        <w:t xml:space="preserve"> suggests that the overuse of </w:t>
      </w:r>
      <w:r w:rsidR="004E7B92">
        <w:rPr>
          <w:rFonts w:ascii="Times New Roman" w:hAnsi="Times New Roman" w:cs="Times New Roman"/>
          <w:color w:val="000000" w:themeColor="text1"/>
        </w:rPr>
        <w:t>overt pronouns</w:t>
      </w:r>
      <w:r w:rsidRPr="00290001">
        <w:rPr>
          <w:rFonts w:ascii="Times New Roman" w:hAnsi="Times New Roman" w:cs="Times New Roman"/>
          <w:color w:val="000000" w:themeColor="text1"/>
        </w:rPr>
        <w:t xml:space="preserve"> may be driven by general principles of pragmatic economy, where learners </w:t>
      </w:r>
      <w:r w:rsidR="00690AF7">
        <w:rPr>
          <w:rFonts w:ascii="Times New Roman" w:hAnsi="Times New Roman" w:cs="Times New Roman"/>
          <w:color w:val="000000" w:themeColor="text1"/>
        </w:rPr>
        <w:t xml:space="preserve">simply </w:t>
      </w:r>
      <w:r w:rsidRPr="00290001">
        <w:rPr>
          <w:rFonts w:ascii="Times New Roman" w:hAnsi="Times New Roman" w:cs="Times New Roman"/>
          <w:color w:val="000000" w:themeColor="text1"/>
        </w:rPr>
        <w:t>prefer</w:t>
      </w:r>
      <w:r w:rsidR="00A42AC6">
        <w:rPr>
          <w:rFonts w:ascii="Times New Roman" w:hAnsi="Times New Roman" w:cs="Times New Roman"/>
          <w:color w:val="000000" w:themeColor="text1"/>
        </w:rPr>
        <w:t xml:space="preserve"> being</w:t>
      </w:r>
      <w:r w:rsidRPr="00290001">
        <w:rPr>
          <w:rFonts w:ascii="Times New Roman" w:hAnsi="Times New Roman" w:cs="Times New Roman"/>
          <w:color w:val="000000" w:themeColor="text1"/>
        </w:rPr>
        <w:t xml:space="preserve"> redundan</w:t>
      </w:r>
      <w:r w:rsidR="00A42AC6">
        <w:rPr>
          <w:rFonts w:ascii="Times New Roman" w:hAnsi="Times New Roman" w:cs="Times New Roman"/>
          <w:color w:val="000000" w:themeColor="text1"/>
        </w:rPr>
        <w:t xml:space="preserve">t to </w:t>
      </w:r>
      <w:r w:rsidR="00F87211">
        <w:rPr>
          <w:rFonts w:ascii="Times New Roman" w:hAnsi="Times New Roman" w:cs="Times New Roman"/>
          <w:color w:val="000000" w:themeColor="text1"/>
        </w:rPr>
        <w:t xml:space="preserve">being </w:t>
      </w:r>
      <w:r w:rsidR="00A42AC6">
        <w:rPr>
          <w:rFonts w:ascii="Times New Roman" w:hAnsi="Times New Roman" w:cs="Times New Roman"/>
          <w:color w:val="000000" w:themeColor="text1"/>
        </w:rPr>
        <w:t>ambiguous</w:t>
      </w:r>
      <w:r w:rsidR="006B6198">
        <w:rPr>
          <w:rFonts w:ascii="Times New Roman" w:hAnsi="Times New Roman" w:cs="Times New Roman"/>
          <w:color w:val="000000" w:themeColor="text1"/>
        </w:rPr>
        <w:t>, often using more explicit forms to avoid ambiguity in referential contexts</w:t>
      </w:r>
      <w:r w:rsidR="00A42AC6">
        <w:rPr>
          <w:rFonts w:ascii="Times New Roman" w:hAnsi="Times New Roman" w:cs="Times New Roman"/>
          <w:color w:val="000000" w:themeColor="text1"/>
        </w:rPr>
        <w:t xml:space="preserve">. </w:t>
      </w:r>
      <w:r w:rsidRPr="00290001">
        <w:rPr>
          <w:rFonts w:ascii="Times New Roman" w:hAnsi="Times New Roman" w:cs="Times New Roman"/>
          <w:color w:val="000000" w:themeColor="text1"/>
        </w:rPr>
        <w:t xml:space="preserve">This </w:t>
      </w:r>
      <w:r w:rsidR="00690AF7">
        <w:rPr>
          <w:rFonts w:ascii="Times New Roman" w:hAnsi="Times New Roman" w:cs="Times New Roman"/>
          <w:color w:val="000000" w:themeColor="text1"/>
        </w:rPr>
        <w:t>h</w:t>
      </w:r>
      <w:r w:rsidRPr="00290001">
        <w:rPr>
          <w:rFonts w:ascii="Times New Roman" w:hAnsi="Times New Roman" w:cs="Times New Roman"/>
          <w:color w:val="000000" w:themeColor="text1"/>
        </w:rPr>
        <w:t>ypothesis is also applied to</w:t>
      </w:r>
      <w:r>
        <w:rPr>
          <w:rFonts w:ascii="Times New Roman" w:hAnsi="Times New Roman" w:cs="Times New Roman"/>
          <w:color w:val="000000" w:themeColor="text1"/>
        </w:rPr>
        <w:t xml:space="preserve"> explain</w:t>
      </w:r>
      <w:r w:rsidRPr="00290001">
        <w:rPr>
          <w:rFonts w:ascii="Times New Roman" w:hAnsi="Times New Roman" w:cs="Times New Roman"/>
          <w:color w:val="000000" w:themeColor="text1"/>
        </w:rPr>
        <w:t xml:space="preserve"> the overuse of </w:t>
      </w:r>
      <w:r>
        <w:rPr>
          <w:rFonts w:ascii="Times New Roman" w:hAnsi="Times New Roman" w:cs="Times New Roman"/>
          <w:color w:val="000000" w:themeColor="text1"/>
        </w:rPr>
        <w:t>NPs</w:t>
      </w:r>
      <w:r w:rsidRPr="00290001">
        <w:rPr>
          <w:rFonts w:ascii="Times New Roman" w:hAnsi="Times New Roman" w:cs="Times New Roman"/>
          <w:color w:val="000000" w:themeColor="text1"/>
        </w:rPr>
        <w:t xml:space="preserve"> observed in</w:t>
      </w:r>
      <w:r w:rsidR="004E7B92">
        <w:rPr>
          <w:rFonts w:ascii="Times New Roman" w:hAnsi="Times New Roman" w:cs="Times New Roman"/>
          <w:color w:val="000000" w:themeColor="text1"/>
        </w:rPr>
        <w:t xml:space="preserve"> L1</w:t>
      </w:r>
      <w:r w:rsidR="00690AF7">
        <w:rPr>
          <w:rFonts w:ascii="Times New Roman" w:hAnsi="Times New Roman" w:cs="Times New Roman"/>
          <w:color w:val="000000" w:themeColor="text1"/>
        </w:rPr>
        <w:t xml:space="preserve"> </w:t>
      </w:r>
      <w:r w:rsidR="004E7B92">
        <w:rPr>
          <w:rFonts w:ascii="Times New Roman" w:hAnsi="Times New Roman" w:cs="Times New Roman"/>
          <w:color w:val="000000" w:themeColor="text1"/>
        </w:rPr>
        <w:t>Spanish attriters (</w:t>
      </w:r>
      <w:r w:rsidR="0043460D">
        <w:rPr>
          <w:rFonts w:ascii="Times New Roman" w:hAnsi="Times New Roman" w:cs="Times New Roman"/>
          <w:color w:val="000000" w:themeColor="text1"/>
        </w:rPr>
        <w:t>Fernando</w:t>
      </w:r>
      <w:r w:rsidR="004E7B92">
        <w:rPr>
          <w:rFonts w:ascii="Times New Roman" w:hAnsi="Times New Roman" w:cs="Times New Roman"/>
          <w:color w:val="000000" w:themeColor="text1"/>
        </w:rPr>
        <w:t xml:space="preserve">, </w:t>
      </w:r>
      <w:r w:rsidR="004E7B92" w:rsidRPr="00010875">
        <w:rPr>
          <w:rFonts w:ascii="Times New Roman" w:hAnsi="Times New Roman" w:cs="Times New Roman"/>
          <w:color w:val="000000" w:themeColor="text1"/>
        </w:rPr>
        <w:t>2023</w:t>
      </w:r>
      <w:r w:rsidR="004E7B92">
        <w:rPr>
          <w:rFonts w:ascii="Times New Roman" w:hAnsi="Times New Roman" w:cs="Times New Roman"/>
          <w:color w:val="000000" w:themeColor="text1"/>
        </w:rPr>
        <w:t>) and</w:t>
      </w:r>
      <w:r w:rsidRPr="00290001">
        <w:rPr>
          <w:rFonts w:ascii="Times New Roman" w:hAnsi="Times New Roman" w:cs="Times New Roman"/>
          <w:color w:val="000000" w:themeColor="text1"/>
        </w:rPr>
        <w:t xml:space="preserve"> L2 learners </w:t>
      </w:r>
      <w:r w:rsidRPr="00290001">
        <w:rPr>
          <w:rFonts w:ascii="Times New Roman" w:hAnsi="Times New Roman" w:cs="Times New Roman"/>
          <w:color w:val="000000" w:themeColor="text1"/>
        </w:rPr>
        <w:fldChar w:fldCharType="begin"/>
      </w:r>
      <w:r w:rsidRPr="00290001">
        <w:rPr>
          <w:rFonts w:ascii="Times New Roman" w:hAnsi="Times New Roman" w:cs="Times New Roman"/>
          <w:color w:val="000000" w:themeColor="text1"/>
        </w:rPr>
        <w:instrText xml:space="preserve"> ADDIN ZOTERO_ITEM CSL_CITATION {"citationID":"uNRPp74n","properties":{"formattedCitation":"(Ryan, 2015)","plainCitation":"(Ryan, 2015)","noteIndex":0},"citationItems":[{"id":118,"uris":["http://zotero.org/users/local/x6SmP7TL/items/KU6GUVRF"],"itemData":{"id":118,"type":"article-journal","abstract":"The tendency of intermediate and advanced second language speakers to underuse pronouns and zero anaphora has been characterized as a developmental stage of overexplicitness, yet little consideration has been given to whether learners create sufficient contexts for their use. This study analyzed references across eight degrees of accessibility, revealing that this did not account for infrequent pronoun use by Chinese learners of English. Further analysis revealed that participants were seldom overexplicit when referring to highly accessible individuals, particularly those that represented continued topics, but were significantly more likely than native speakers to use lexical noun phrases elsewhere, particularly for main characters. This is discussed in relation to a possible role of overexplicitness as a clarity-based communication strategy.","container-title":"Language Learning","DOI":"10.1111/lang.12139","ISSN":"1467-9922","issue":"4","language":"en","note":"_eprint: https://onlinelibrary.wiley.com/doi/pdf/10.1111/lang.12139","page":"824-859","source":"Wiley Online Library","title":"Overexplicit Referent Tracking in L2 English: Strategy, Avoidance, or Myth?","title-short":"Overexplicit Referent Tracking in L2 English","volume":"65","author":[{"family":"Ryan","given":"Jonathon"}],"issued":{"date-parts":[["2015"]]}}}],"schema":"https://github.com/citation-style-language/schema/raw/master/csl-citation.json"} </w:instrText>
      </w:r>
      <w:r w:rsidRPr="00290001">
        <w:rPr>
          <w:rFonts w:ascii="Times New Roman" w:hAnsi="Times New Roman" w:cs="Times New Roman"/>
          <w:color w:val="000000" w:themeColor="text1"/>
        </w:rPr>
        <w:fldChar w:fldCharType="separate"/>
      </w:r>
      <w:r w:rsidRPr="00290001">
        <w:rPr>
          <w:rFonts w:ascii="Times New Roman" w:hAnsi="Times New Roman" w:cs="Times New Roman"/>
          <w:noProof/>
          <w:color w:val="000000" w:themeColor="text1"/>
        </w:rPr>
        <w:t>(Ryan, 2015)</w:t>
      </w:r>
      <w:r w:rsidRPr="00290001">
        <w:rPr>
          <w:rFonts w:ascii="Times New Roman" w:hAnsi="Times New Roman" w:cs="Times New Roman"/>
          <w:color w:val="000000" w:themeColor="text1"/>
        </w:rPr>
        <w:fldChar w:fldCharType="end"/>
      </w:r>
      <w:r w:rsidR="00690AF7">
        <w:rPr>
          <w:rFonts w:ascii="Times New Roman" w:hAnsi="Times New Roman" w:cs="Times New Roman"/>
          <w:color w:val="000000" w:themeColor="text1"/>
        </w:rPr>
        <w:t xml:space="preserve">. </w:t>
      </w:r>
      <w:bookmarkStart w:id="4" w:name="OLE_LINK17"/>
      <w:bookmarkStart w:id="5" w:name="OLE_LINK18"/>
      <w:r w:rsidR="0043460D">
        <w:rPr>
          <w:rFonts w:ascii="Times New Roman" w:hAnsi="Times New Roman" w:cs="Times New Roman"/>
          <w:color w:val="000000" w:themeColor="text1"/>
        </w:rPr>
        <w:t xml:space="preserve">While there is little direct evidence supporting this hypothesis in the literature, the contrast between the one-character and two-character conditions in our experiment speaks to this issue, which we return to in the discussion. </w:t>
      </w:r>
      <w:bookmarkEnd w:id="4"/>
      <w:bookmarkEnd w:id="5"/>
    </w:p>
    <w:p w14:paraId="65F00E73" w14:textId="77777777" w:rsidR="004F7AB8" w:rsidRPr="00FE51CA" w:rsidRDefault="004F7AB8" w:rsidP="004F7AB8">
      <w:pPr>
        <w:spacing w:line="480" w:lineRule="auto"/>
        <w:jc w:val="both"/>
        <w:rPr>
          <w:rFonts w:ascii="Times New Roman" w:hAnsi="Times New Roman" w:cs="Times New Roman"/>
          <w:b/>
          <w:bCs/>
          <w:color w:val="000000" w:themeColor="text1"/>
        </w:rPr>
      </w:pPr>
    </w:p>
    <w:p w14:paraId="681BCCF1" w14:textId="6DA1815D" w:rsidR="006D5D7D" w:rsidRDefault="006D5D7D" w:rsidP="006D5D7D">
      <w:pPr>
        <w:spacing w:line="480" w:lineRule="auto"/>
        <w:jc w:val="both"/>
        <w:rPr>
          <w:rFonts w:ascii="Times New Roman" w:hAnsi="Times New Roman" w:cs="Times New Roman"/>
          <w:b/>
          <w:bCs/>
          <w:color w:val="000000" w:themeColor="text1"/>
        </w:rPr>
      </w:pPr>
      <w:r w:rsidRPr="00FE51CA">
        <w:rPr>
          <w:rFonts w:ascii="Times New Roman" w:hAnsi="Times New Roman" w:cs="Times New Roman"/>
          <w:b/>
          <w:bCs/>
          <w:color w:val="000000" w:themeColor="text1"/>
        </w:rPr>
        <w:t>2. The current study</w:t>
      </w:r>
    </w:p>
    <w:p w14:paraId="1DD5D8B8" w14:textId="7BA2E928" w:rsidR="006D5D7D" w:rsidRPr="00FE51CA" w:rsidRDefault="006D5D7D" w:rsidP="006D5D7D">
      <w:pPr>
        <w:spacing w:line="480" w:lineRule="auto"/>
        <w:rPr>
          <w:rFonts w:ascii="Times New Roman" w:eastAsia="SimSun" w:hAnsi="Times New Roman" w:cs="Times New Roman"/>
          <w:color w:val="000000" w:themeColor="text1"/>
        </w:rPr>
      </w:pPr>
      <w:r w:rsidRPr="00FE51CA">
        <w:rPr>
          <w:rFonts w:ascii="Times New Roman" w:eastAsia="SimSun" w:hAnsi="Times New Roman" w:cs="Times New Roman"/>
          <w:color w:val="000000" w:themeColor="text1"/>
        </w:rPr>
        <w:t xml:space="preserve">Here we report an experiment investigating the use of three referential forms (null and overt pronouns, and NPs) in spoken Mandarin through a picture description task. </w:t>
      </w:r>
      <w:proofErr w:type="gramStart"/>
      <w:r w:rsidRPr="00FE51CA">
        <w:rPr>
          <w:rFonts w:ascii="Times New Roman" w:eastAsia="SimSun" w:hAnsi="Times New Roman" w:cs="Times New Roman"/>
          <w:color w:val="000000" w:themeColor="text1"/>
        </w:rPr>
        <w:t>In order to</w:t>
      </w:r>
      <w:proofErr w:type="gramEnd"/>
      <w:r w:rsidRPr="00FE51CA">
        <w:rPr>
          <w:rFonts w:ascii="Times New Roman" w:eastAsia="SimSun" w:hAnsi="Times New Roman" w:cs="Times New Roman"/>
          <w:color w:val="000000" w:themeColor="text1"/>
        </w:rPr>
        <w:t xml:space="preserve"> explore the effects of reduced L1 exposure / increased L2 exposure, we tested three groups of speakers: a control group consisting of more monolingual speakers based in China, and two experimental groups of more</w:t>
      </w:r>
      <w:r w:rsidR="00487D87">
        <w:rPr>
          <w:rFonts w:ascii="Times New Roman" w:eastAsia="SimSun" w:hAnsi="Times New Roman" w:cs="Times New Roman"/>
          <w:color w:val="000000" w:themeColor="text1"/>
        </w:rPr>
        <w:t>-</w:t>
      </w:r>
      <w:r w:rsidRPr="00FE51CA">
        <w:rPr>
          <w:rFonts w:ascii="Times New Roman" w:eastAsia="SimSun" w:hAnsi="Times New Roman" w:cs="Times New Roman"/>
          <w:color w:val="000000" w:themeColor="text1"/>
        </w:rPr>
        <w:t>bilingual speakers</w:t>
      </w:r>
      <w:r w:rsidR="00F9496C">
        <w:rPr>
          <w:rFonts w:ascii="Times New Roman" w:eastAsia="SimSun" w:hAnsi="Times New Roman" w:cs="Times New Roman"/>
          <w:color w:val="000000" w:themeColor="text1"/>
        </w:rPr>
        <w:t xml:space="preserve"> were</w:t>
      </w:r>
      <w:r w:rsidRPr="00FE51CA">
        <w:rPr>
          <w:rFonts w:ascii="Times New Roman" w:eastAsia="SimSun" w:hAnsi="Times New Roman" w:cs="Times New Roman"/>
          <w:color w:val="000000" w:themeColor="text1"/>
        </w:rPr>
        <w:t xml:space="preserve"> resident in the UK. We address two research questions: (1) Do </w:t>
      </w:r>
      <w:r w:rsidR="006D4CF9">
        <w:rPr>
          <w:rFonts w:ascii="Times New Roman" w:eastAsia="SimSun" w:hAnsi="Times New Roman" w:cs="Times New Roman"/>
          <w:color w:val="000000" w:themeColor="text1"/>
        </w:rPr>
        <w:t>L1</w:t>
      </w:r>
      <w:r w:rsidR="006D4CF9" w:rsidRPr="00FE51CA">
        <w:rPr>
          <w:rFonts w:ascii="Times New Roman" w:eastAsia="SimSun" w:hAnsi="Times New Roman" w:cs="Times New Roman"/>
          <w:color w:val="000000" w:themeColor="text1"/>
        </w:rPr>
        <w:t xml:space="preserve"> </w:t>
      </w:r>
      <w:r w:rsidRPr="00FE51CA">
        <w:rPr>
          <w:rFonts w:ascii="Times New Roman" w:eastAsia="SimSun" w:hAnsi="Times New Roman" w:cs="Times New Roman"/>
          <w:color w:val="000000" w:themeColor="text1"/>
        </w:rPr>
        <w:t>Mandarin</w:t>
      </w:r>
      <w:r w:rsidR="00AF5B4D">
        <w:rPr>
          <w:rFonts w:ascii="Times New Roman" w:eastAsia="SimSun" w:hAnsi="Times New Roman" w:cs="Times New Roman"/>
          <w:color w:val="000000" w:themeColor="text1"/>
        </w:rPr>
        <w:t>-</w:t>
      </w:r>
      <w:r w:rsidR="006D4CF9">
        <w:rPr>
          <w:rFonts w:ascii="Times New Roman" w:eastAsia="SimSun" w:hAnsi="Times New Roman" w:cs="Times New Roman"/>
          <w:color w:val="000000" w:themeColor="text1"/>
        </w:rPr>
        <w:t xml:space="preserve">L2 </w:t>
      </w:r>
      <w:r w:rsidR="00AF5B4D">
        <w:rPr>
          <w:rFonts w:ascii="Times New Roman" w:eastAsia="SimSun" w:hAnsi="Times New Roman" w:cs="Times New Roman"/>
          <w:color w:val="000000" w:themeColor="text1"/>
        </w:rPr>
        <w:t>English</w:t>
      </w:r>
      <w:r w:rsidRPr="00FE51CA">
        <w:rPr>
          <w:rFonts w:ascii="Times New Roman" w:eastAsia="SimSun" w:hAnsi="Times New Roman" w:cs="Times New Roman"/>
          <w:color w:val="000000" w:themeColor="text1"/>
        </w:rPr>
        <w:t xml:space="preserve"> speakers undergoing attrition in their L1 Mandarin tend to be more explicit in reference, as seen in L2 Mandarin and in attrition in L1 Italian and Spanish? (2) If so, is there a correlation between their attrition-related changes and their usage of L1 and L2 in their daily lives</w:t>
      </w:r>
      <w:r w:rsidR="008C5CBE">
        <w:rPr>
          <w:rFonts w:ascii="Times New Roman" w:eastAsia="SimSun" w:hAnsi="Times New Roman" w:cs="Times New Roman"/>
          <w:color w:val="000000" w:themeColor="text1"/>
        </w:rPr>
        <w:t xml:space="preserve"> </w:t>
      </w:r>
      <w:r w:rsidR="004800AA">
        <w:rPr>
          <w:rFonts w:ascii="Times New Roman" w:eastAsia="SimSun" w:hAnsi="Times New Roman" w:cs="Times New Roman"/>
          <w:color w:val="000000" w:themeColor="text1"/>
        </w:rPr>
        <w:t>or their</w:t>
      </w:r>
      <w:r w:rsidR="008C5CBE">
        <w:rPr>
          <w:rFonts w:ascii="Times New Roman" w:eastAsia="SimSun" w:hAnsi="Times New Roman" w:cs="Times New Roman"/>
          <w:color w:val="000000" w:themeColor="text1"/>
        </w:rPr>
        <w:t xml:space="preserve"> L2 proficiency</w:t>
      </w:r>
      <w:r w:rsidRPr="00FE51CA">
        <w:rPr>
          <w:rFonts w:ascii="Times New Roman" w:eastAsia="SimSun" w:hAnsi="Times New Roman" w:cs="Times New Roman"/>
          <w:color w:val="000000" w:themeColor="text1"/>
        </w:rPr>
        <w:t>?</w:t>
      </w:r>
    </w:p>
    <w:p w14:paraId="2FE7C9A3" w14:textId="77777777" w:rsidR="006D5D7D" w:rsidRPr="00FE51CA" w:rsidRDefault="006D5D7D" w:rsidP="006D5D7D">
      <w:pPr>
        <w:spacing w:line="480" w:lineRule="auto"/>
        <w:jc w:val="both"/>
        <w:rPr>
          <w:rFonts w:ascii="Times New Roman" w:eastAsia="SimSun" w:hAnsi="Times New Roman" w:cs="Times New Roman"/>
          <w:color w:val="000000" w:themeColor="text1"/>
        </w:rPr>
      </w:pPr>
    </w:p>
    <w:p w14:paraId="6A2F2DEE" w14:textId="77777777" w:rsidR="006D5D7D" w:rsidRPr="006A29C6" w:rsidRDefault="006D5D7D" w:rsidP="006D5D7D">
      <w:pPr>
        <w:spacing w:line="480" w:lineRule="auto"/>
        <w:rPr>
          <w:rFonts w:ascii="Times New Roman" w:eastAsia="SimSun" w:hAnsi="Times New Roman" w:cs="Times New Roman"/>
          <w:b/>
          <w:bCs/>
          <w:i/>
          <w:iCs/>
          <w:color w:val="000000" w:themeColor="text1"/>
        </w:rPr>
      </w:pPr>
      <w:r w:rsidRPr="006A29C6">
        <w:rPr>
          <w:rFonts w:ascii="Times New Roman" w:eastAsia="SimSun" w:hAnsi="Times New Roman" w:cs="Times New Roman"/>
          <w:b/>
          <w:bCs/>
          <w:i/>
          <w:iCs/>
          <w:color w:val="000000" w:themeColor="text1"/>
        </w:rPr>
        <w:t>2.1 Methods</w:t>
      </w:r>
    </w:p>
    <w:p w14:paraId="2F01FAC0" w14:textId="03A63A9A" w:rsidR="006D5D7D" w:rsidRDefault="006D5D7D" w:rsidP="006D5D7D">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t xml:space="preserve">Participants completed a questionnaire adapted from the Language and Social Background questionnaire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{"citationID":"PmeyK5Or","properties":{"formattedCitation":"(Anderson et al., 2017)","plainCitation":"(Anderson et al., 2017)","noteIndex":0},"citationItems":[{"id":30,"uris":["http://zotero.org/users/local/x6SmP7TL/items/INVU4WUS"],"itemData":{"id":30,"type":"article-journal","abstract":"Research examining the cognitive consequences of bilingualism has expanded rapidly in recent years and has revealed effects on aspects of cognition across the lifespan. However, these effects are difficult to find in studies investigating young adults. One problem is that there is no standard definition of bilingualism or means of evaluating degree of bilingualism in individual participants, making it difficult to directly compare the results of different studies. Here, we describe an instrument developed to assess degree of bilingualism for young adults who live in diverse communities in which English is the official language. We demonstrate the reliability and validity of the instrument in analyses based on 408 participants. The relevant factors for describing degree of bilingualism are: (1) the extent of non-English language proficiency and use at home, and (2) non-English language use socially. We then use the bilingualism scores obtained from the instrument to demonstrate their association with: (1) performance on executive function tasks, and (2) previous classifications of participants into categories of monolinguals and bilinguals.","container-title":"Behavior Research Methods","DOI":"10.3758/s13428-017-0867-9","ISSN":"1554-3528","issue":"1","journalAbbreviation":"Behav Res","language":"en","page":"250-263","source":"DOI.org (Crossref)","title":"The language and social background questionnaire: Assessing degree of bilingualism in a diverse population","title-short":"The language and social background questionnaire","volume":"50","author":[{"family":"Anderson","given":"John A. E."},{"family":"Mak","given":"Lorinda"},{"family":"Keyvani Chahi","given":"Aram"},{"family":"Bialystok","given":"Ellen"}],"issued":{"date-parts":[["2017"]]}}}],"schema":"https://github.com/citation-style-language/schema/raw/master/csl-citation.json"}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(Anderson et al., 2017)</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to assess their use of and exposure to Chinese and </w:t>
      </w:r>
      <w:r w:rsidRPr="00FE51CA">
        <w:rPr>
          <w:rFonts w:ascii="Times New Roman" w:hAnsi="Times New Roman" w:cs="Times New Roman"/>
          <w:color w:val="000000" w:themeColor="text1"/>
        </w:rPr>
        <w:lastRenderedPageBreak/>
        <w:t xml:space="preserve">English, then completed an experiment consisting of a picture description task in spoken Mandarin, adapted from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{"citationID":"nM9ITNQB","properties":{"formattedCitation":"(J. E. Arnold &amp; Griffin, 2007)","plainCitation":"(J. E. Arnold &amp; Griffin, 2007)","dontUpdate":true,"noteIndex":0},"citationItems":[{"id":32,"uris":["http://zotero.org/users/local/x6SmP7TL/items/MHE53U3L"],"itemData":{"id":32,"type":"article-journal","container-title":"Journal of Memory and Language","DOI":"10.1016/j.jml.2006.09.007","ISSN":"0749596X","issue":"4","journalAbbreviation":"Journal of Memory and Language","language":"en","page":"521-536","source":"DOI.org (Crossref)","title":"The effect of additional characters on choice of referring expression: Everyone counts</w:instrText>
      </w:r>
      <w:r w:rsidRPr="00FE51CA">
        <w:rPr>
          <w:rFonts w:ascii="Times New Roman" w:hAnsi="Times New Roman" w:cs="Times New Roman" w:hint="eastAsia"/>
          <w:color w:val="000000" w:themeColor="text1"/>
        </w:rPr>
        <w:instrText>☆</w:instrText>
      </w:r>
      <w:r w:rsidRPr="00FE51CA">
        <w:rPr>
          <w:rFonts w:ascii="Times New Roman" w:hAnsi="Times New Roman" w:cs="Times New Roman"/>
          <w:color w:val="000000" w:themeColor="text1"/>
        </w:rPr>
        <w:instrText xml:space="preserve">","title-short":"The effect of additional characters on choice of referring expression","volume":"56","author":[{"family":"Arnold","given":"Jennifer E."},{"family":"Griffin","given":"Zenzi M."}],"issued":{"date-parts":[["2007",5]]}}}],"schema":"https://github.com/citation-style-language/schema/raw/master/csl-citation.json"}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 xml:space="preserve">Arnold </w:t>
      </w:r>
      <w:r w:rsidR="00C10AA8">
        <w:rPr>
          <w:rFonts w:ascii="Times New Roman" w:hAnsi="Times New Roman" w:cs="Times New Roman"/>
          <w:noProof/>
          <w:color w:val="000000" w:themeColor="text1"/>
        </w:rPr>
        <w:t>and</w:t>
      </w:r>
      <w:r w:rsidRPr="00FE51CA">
        <w:rPr>
          <w:rFonts w:ascii="Times New Roman" w:hAnsi="Times New Roman" w:cs="Times New Roman"/>
          <w:noProof/>
          <w:color w:val="000000" w:themeColor="text1"/>
        </w:rPr>
        <w:t xml:space="preserve"> Griffin (2007)</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and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{"citationID":"VhKXXj81","properties":{"formattedCitation":"(Hwang, 2021)","plainCitation":"(Hwang, 2021)","dontUpdate":true,"noteIndex":0},"citationItems":[{"id":45,"uris":["http://zotero.org/users/local/x6SmP7TL/items/FHFVEAN4"],"itemData":{"id":45,"type":"article-journal","abstract":"It is well known that English speakers produce fewer pronouns when dis­ course contexts include more than one entity that matches the gender of the pronoun, i.e., gender effect. It is controversial, however, what causes the gender effect. Some suggest that it results from speakers’ avoidance of linguistic ambiguity, while others suggest that it results from the influence of non-linguistic conceptual similarity between discourse entities. To adjudi­ cate between the two accounts, the present study investigates how Mandarin speakers choose referring expressions in written and spoken Mandarin. As written and spoken Mandarin differ in their referential ambi­ guity (the third-person singular pronoun is gender-ambiguous in spoken Mandarin but not in written Mandarin), it provides a good testing ground for evaluating the two accounts with the manipulation of gender similarity. We found that Mandarin speakers’ pronoun use was affected by pronoun ambiguity but not by conceptual similarity of discourse entities. In particular, in written Mandarin, where pronouns are gender-specific, Mandarin speakers produced fewer pronouns when there was more than one character that matched the gender of the pronoun. In spoken Mandarin where pronouns are gender-ambiguous, however, Mandarin speakers’ pronoun use was not influenced by gender of discourse characters. Our findings suggest that the gender effect is driven by an ambiguity-avoidance strategy rather than conceptual similarity between discourse characters.","container-title":"Discourse Processes","DOI":"10.1080/0163853X.2020.1844965","ISSN":"0163-853X, 1532-6950","issue":"3","journalAbbreviation":"Discourse Processes","language":"en","page":"251-259","source":"DOI.org (Crossref)","title":"Avoidance of gender-ambiguous pronouns as a consequence of ambiguity-avoidance strategy","volume":"58","author":[{"family":"Hwang","given":"Heeju"}],"issued":{"date-parts":[["2021",3,16]]}}}],"schema":"https://github.com/citation-style-language/schema/raw/master/csl-citation.json"}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Hwang (2021)</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w:t>
      </w:r>
    </w:p>
    <w:p w14:paraId="79FD51D1" w14:textId="77777777" w:rsidR="006D5D7D" w:rsidRPr="00676462" w:rsidRDefault="006D5D7D" w:rsidP="006D5D7D">
      <w:pPr>
        <w:spacing w:line="480" w:lineRule="auto"/>
        <w:rPr>
          <w:rFonts w:ascii="Times New Roman" w:hAnsi="Times New Roman" w:cs="Times New Roman"/>
          <w:color w:val="000000" w:themeColor="text1"/>
        </w:rPr>
      </w:pPr>
    </w:p>
    <w:p w14:paraId="0638B65E" w14:textId="77777777" w:rsidR="006D5D7D" w:rsidRPr="00FE51CA" w:rsidRDefault="006D5D7D" w:rsidP="006D5D7D">
      <w:pPr>
        <w:spacing w:line="480" w:lineRule="auto"/>
        <w:contextualSpacing/>
        <w:rPr>
          <w:rFonts w:ascii="Times New Roman" w:hAnsi="Times New Roman" w:cs="Times New Roman"/>
          <w:i/>
          <w:iCs/>
          <w:color w:val="000000" w:themeColor="text1"/>
          <w:lang w:val="en-US"/>
        </w:rPr>
      </w:pPr>
      <w:r w:rsidRPr="00FE51CA">
        <w:rPr>
          <w:rFonts w:ascii="Times New Roman" w:hAnsi="Times New Roman" w:cs="Times New Roman"/>
          <w:i/>
          <w:iCs/>
          <w:color w:val="000000" w:themeColor="text1"/>
          <w:lang w:val="en-US"/>
        </w:rPr>
        <w:t>Participants</w:t>
      </w:r>
    </w:p>
    <w:p w14:paraId="48B8D5F1" w14:textId="7D7E2957" w:rsidR="006D5D7D" w:rsidRPr="00FE51CA" w:rsidRDefault="006D5D7D" w:rsidP="006D5D7D">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 xml:space="preserve">We recruited participants for two experimental groups and a control group. The control group consisted of 31 mainland Chinese PhD researchers who had not travelled abroad, with an age range from 22 to 31 years (Mean: 26.87, SD: 2.23). The first experimental group consisted of 35 UK-based </w:t>
      </w:r>
      <w:proofErr w:type="gramStart"/>
      <w:r w:rsidRPr="00FE51CA">
        <w:rPr>
          <w:rFonts w:ascii="Times New Roman" w:hAnsi="Times New Roman" w:cs="Times New Roman"/>
          <w:color w:val="000000" w:themeColor="text1"/>
          <w:lang w:val="en-US"/>
        </w:rPr>
        <w:t>Masters</w:t>
      </w:r>
      <w:proofErr w:type="gramEnd"/>
      <w:r w:rsidRPr="00FE51CA">
        <w:rPr>
          <w:rFonts w:ascii="Times New Roman" w:hAnsi="Times New Roman" w:cs="Times New Roman"/>
          <w:color w:val="000000" w:themeColor="text1"/>
          <w:lang w:val="en-US"/>
        </w:rPr>
        <w:t xml:space="preserve"> students aged 20 to 29 years (Mean: 23.43, SD: 1.79) who had resided in the UK for 1 to 12 months (Mean 7.31 months, SD: 3.12). This group is referred to as the Short-Term English Exposure group. The second experimental group consisted of 35 UK-based PhD researchers who were either studying or had completed their PhD program in the UK. They ranged in age from 22 to 37 years (Mean: 28.6, SD: 3.34) and had spent between 33 and 131 months in the UK (Mean: 60.57 months, SD: 23.39). This group is referred to as the Long-Term English Exposure group. </w:t>
      </w:r>
      <w:r w:rsidR="00227869">
        <w:rPr>
          <w:rFonts w:ascii="Times New Roman" w:hAnsi="Times New Roman" w:cs="Times New Roman"/>
          <w:color w:val="000000" w:themeColor="text1"/>
          <w:lang w:val="en-US"/>
        </w:rPr>
        <w:t xml:space="preserve">The three groups did not differ </w:t>
      </w:r>
      <w:r w:rsidR="006D4CF9">
        <w:rPr>
          <w:rFonts w:ascii="Times New Roman" w:hAnsi="Times New Roman" w:cs="Times New Roman"/>
          <w:color w:val="000000" w:themeColor="text1"/>
          <w:lang w:val="en-US"/>
        </w:rPr>
        <w:t xml:space="preserve">substantially in </w:t>
      </w:r>
      <w:r w:rsidR="0026634B">
        <w:rPr>
          <w:rFonts w:ascii="Times New Roman" w:hAnsi="Times New Roman" w:cs="Times New Roman"/>
          <w:color w:val="000000" w:themeColor="text1"/>
          <w:lang w:val="en-US"/>
        </w:rPr>
        <w:t xml:space="preserve">their </w:t>
      </w:r>
      <w:r w:rsidR="00227869">
        <w:rPr>
          <w:rFonts w:ascii="Times New Roman" w:hAnsi="Times New Roman" w:cs="Times New Roman"/>
          <w:color w:val="000000" w:themeColor="text1"/>
          <w:lang w:val="en-US"/>
        </w:rPr>
        <w:t>age of English acquisitio</w:t>
      </w:r>
      <w:r w:rsidR="0026634B">
        <w:rPr>
          <w:rFonts w:ascii="Times New Roman" w:hAnsi="Times New Roman" w:cs="Times New Roman"/>
          <w:color w:val="000000" w:themeColor="text1"/>
          <w:lang w:val="en-US"/>
        </w:rPr>
        <w:t>n</w:t>
      </w:r>
      <w:r w:rsidR="00B353B7">
        <w:rPr>
          <w:rFonts w:ascii="Times New Roman" w:hAnsi="Times New Roman" w:cs="Times New Roman"/>
          <w:color w:val="000000" w:themeColor="text1"/>
          <w:lang w:val="en-US"/>
        </w:rPr>
        <w:t>, with</w:t>
      </w:r>
      <w:r w:rsidR="0026634B">
        <w:rPr>
          <w:rFonts w:ascii="Times New Roman" w:hAnsi="Times New Roman" w:cs="Times New Roman"/>
          <w:color w:val="000000" w:themeColor="text1"/>
          <w:lang w:val="en-US"/>
        </w:rPr>
        <w:t xml:space="preserve"> most </w:t>
      </w:r>
      <w:r w:rsidR="00B353B7">
        <w:rPr>
          <w:rFonts w:ascii="Times New Roman" w:hAnsi="Times New Roman" w:cs="Times New Roman"/>
          <w:color w:val="000000" w:themeColor="text1"/>
          <w:lang w:val="en-US"/>
        </w:rPr>
        <w:t>participants</w:t>
      </w:r>
      <w:r w:rsidR="0026634B">
        <w:rPr>
          <w:rFonts w:ascii="Times New Roman" w:hAnsi="Times New Roman" w:cs="Times New Roman"/>
          <w:color w:val="000000" w:themeColor="text1"/>
          <w:lang w:val="en-US"/>
        </w:rPr>
        <w:t xml:space="preserve"> </w:t>
      </w:r>
      <w:r w:rsidR="00B353B7">
        <w:rPr>
          <w:rFonts w:ascii="Times New Roman" w:hAnsi="Times New Roman" w:cs="Times New Roman"/>
          <w:color w:val="000000" w:themeColor="text1"/>
          <w:lang w:val="en-US"/>
        </w:rPr>
        <w:t>beginning to</w:t>
      </w:r>
      <w:r w:rsidR="0026634B">
        <w:rPr>
          <w:rFonts w:ascii="Times New Roman" w:hAnsi="Times New Roman" w:cs="Times New Roman"/>
          <w:color w:val="000000" w:themeColor="text1"/>
          <w:lang w:val="en-US"/>
        </w:rPr>
        <w:t xml:space="preserve"> lear</w:t>
      </w:r>
      <w:r w:rsidR="00B353B7">
        <w:rPr>
          <w:rFonts w:ascii="Times New Roman" w:hAnsi="Times New Roman" w:cs="Times New Roman"/>
          <w:color w:val="000000" w:themeColor="text1"/>
          <w:lang w:val="en-US"/>
        </w:rPr>
        <w:t>n</w:t>
      </w:r>
      <w:r w:rsidR="0026634B">
        <w:rPr>
          <w:rFonts w:ascii="Times New Roman" w:hAnsi="Times New Roman" w:cs="Times New Roman"/>
          <w:color w:val="000000" w:themeColor="text1"/>
          <w:lang w:val="en-US"/>
        </w:rPr>
        <w:t xml:space="preserve"> English in primary school</w:t>
      </w:r>
      <w:r w:rsidR="0087362A">
        <w:rPr>
          <w:rFonts w:ascii="Times New Roman" w:hAnsi="Times New Roman" w:cs="Times New Roman"/>
          <w:color w:val="000000" w:themeColor="text1"/>
          <w:lang w:val="en-US"/>
        </w:rPr>
        <w:t>: t</w:t>
      </w:r>
      <w:r w:rsidR="0065771E">
        <w:rPr>
          <w:rFonts w:ascii="Times New Roman" w:hAnsi="Times New Roman" w:cs="Times New Roman"/>
          <w:color w:val="000000" w:themeColor="text1"/>
          <w:lang w:val="en-US"/>
        </w:rPr>
        <w:t xml:space="preserve">he age range </w:t>
      </w:r>
      <w:r w:rsidR="0026634B">
        <w:rPr>
          <w:rFonts w:ascii="Times New Roman" w:hAnsi="Times New Roman" w:cs="Times New Roman"/>
          <w:color w:val="000000" w:themeColor="text1"/>
          <w:lang w:val="en-US"/>
        </w:rPr>
        <w:t>was</w:t>
      </w:r>
      <w:r w:rsidR="0065771E">
        <w:rPr>
          <w:rFonts w:ascii="Times New Roman" w:hAnsi="Times New Roman" w:cs="Times New Roman"/>
          <w:color w:val="000000" w:themeColor="text1"/>
          <w:lang w:val="en-US"/>
        </w:rPr>
        <w:t xml:space="preserve"> 5</w:t>
      </w:r>
      <w:r w:rsidR="0026634B">
        <w:rPr>
          <w:rFonts w:ascii="Times New Roman" w:hAnsi="Times New Roman" w:cs="Times New Roman"/>
          <w:color w:val="000000" w:themeColor="text1"/>
          <w:lang w:val="en-US"/>
        </w:rPr>
        <w:t>-</w:t>
      </w:r>
      <w:r w:rsidR="0065771E">
        <w:rPr>
          <w:rFonts w:ascii="Times New Roman" w:hAnsi="Times New Roman" w:cs="Times New Roman"/>
          <w:color w:val="000000" w:themeColor="text1"/>
          <w:lang w:val="en-US"/>
        </w:rPr>
        <w:t xml:space="preserve">13 years for </w:t>
      </w:r>
      <w:r w:rsidR="0026634B">
        <w:rPr>
          <w:rFonts w:ascii="Times New Roman" w:hAnsi="Times New Roman" w:cs="Times New Roman"/>
          <w:color w:val="000000" w:themeColor="text1"/>
          <w:lang w:val="en-US"/>
        </w:rPr>
        <w:t xml:space="preserve">the </w:t>
      </w:r>
      <w:r w:rsidR="0065771E">
        <w:rPr>
          <w:rFonts w:ascii="Times New Roman" w:hAnsi="Times New Roman" w:cs="Times New Roman"/>
          <w:color w:val="000000" w:themeColor="text1"/>
          <w:lang w:val="en-US"/>
        </w:rPr>
        <w:t>Control</w:t>
      </w:r>
      <w:r w:rsidR="0026634B">
        <w:rPr>
          <w:rFonts w:ascii="Times New Roman" w:hAnsi="Times New Roman" w:cs="Times New Roman"/>
          <w:color w:val="000000" w:themeColor="text1"/>
          <w:lang w:val="en-US"/>
        </w:rPr>
        <w:t xml:space="preserve"> group </w:t>
      </w:r>
      <w:r w:rsidR="0065771E">
        <w:rPr>
          <w:rFonts w:ascii="Times New Roman" w:hAnsi="Times New Roman" w:cs="Times New Roman"/>
          <w:color w:val="000000" w:themeColor="text1"/>
          <w:lang w:val="en-US"/>
        </w:rPr>
        <w:t xml:space="preserve">(Mean: 8.35, SD: 2.30), </w:t>
      </w:r>
      <w:r w:rsidR="00B353B7">
        <w:rPr>
          <w:rFonts w:ascii="Times New Roman" w:hAnsi="Times New Roman" w:cs="Times New Roman"/>
          <w:color w:val="000000" w:themeColor="text1"/>
          <w:lang w:val="en-US"/>
        </w:rPr>
        <w:t xml:space="preserve">and </w:t>
      </w:r>
      <w:r w:rsidR="0065771E">
        <w:rPr>
          <w:rFonts w:ascii="Times New Roman" w:hAnsi="Times New Roman" w:cs="Times New Roman"/>
          <w:color w:val="000000" w:themeColor="text1"/>
          <w:lang w:val="en-US"/>
        </w:rPr>
        <w:t>3</w:t>
      </w:r>
      <w:r w:rsidR="0026634B">
        <w:rPr>
          <w:rFonts w:ascii="Times New Roman" w:hAnsi="Times New Roman" w:cs="Times New Roman"/>
          <w:color w:val="000000" w:themeColor="text1"/>
          <w:lang w:val="en-US"/>
        </w:rPr>
        <w:t>-</w:t>
      </w:r>
      <w:r w:rsidR="0065771E">
        <w:rPr>
          <w:rFonts w:ascii="Times New Roman" w:hAnsi="Times New Roman" w:cs="Times New Roman"/>
          <w:color w:val="000000" w:themeColor="text1"/>
          <w:lang w:val="en-US"/>
        </w:rPr>
        <w:t>12 for both the Short-Term (</w:t>
      </w:r>
      <w:r w:rsidR="0026634B">
        <w:rPr>
          <w:rFonts w:ascii="Times New Roman" w:hAnsi="Times New Roman" w:cs="Times New Roman"/>
          <w:color w:val="000000" w:themeColor="text1"/>
          <w:lang w:val="en-US"/>
        </w:rPr>
        <w:t>Mean: 6.63, SD: 6.63</w:t>
      </w:r>
      <w:r w:rsidR="0065771E">
        <w:rPr>
          <w:rFonts w:ascii="Times New Roman" w:hAnsi="Times New Roman" w:cs="Times New Roman"/>
          <w:color w:val="000000" w:themeColor="text1"/>
          <w:lang w:val="en-US"/>
        </w:rPr>
        <w:t>) and Long-Term English Exposure groups (</w:t>
      </w:r>
      <w:r w:rsidR="0026634B">
        <w:rPr>
          <w:rFonts w:ascii="Times New Roman" w:hAnsi="Times New Roman" w:cs="Times New Roman"/>
          <w:color w:val="000000" w:themeColor="text1"/>
          <w:lang w:val="en-US"/>
        </w:rPr>
        <w:t>Mean: 6.94, SD: 2.17</w:t>
      </w:r>
      <w:r w:rsidR="0087362A">
        <w:rPr>
          <w:rFonts w:ascii="Times New Roman" w:hAnsi="Times New Roman" w:cs="Times New Roman"/>
          <w:color w:val="000000" w:themeColor="text1"/>
          <w:lang w:val="en-US"/>
        </w:rPr>
        <w:t>; see also Section</w:t>
      </w:r>
      <w:r w:rsidR="00FF1E0E">
        <w:rPr>
          <w:rFonts w:ascii="Times New Roman" w:hAnsi="Times New Roman" w:cs="Times New Roman"/>
          <w:color w:val="000000" w:themeColor="text1"/>
          <w:lang w:val="en-US"/>
        </w:rPr>
        <w:t xml:space="preserve"> 3.1 and</w:t>
      </w:r>
      <w:r w:rsidR="0087362A">
        <w:rPr>
          <w:rFonts w:ascii="Times New Roman" w:hAnsi="Times New Roman" w:cs="Times New Roman"/>
          <w:color w:val="000000" w:themeColor="text1"/>
          <w:lang w:val="en-US"/>
        </w:rPr>
        <w:t xml:space="preserve"> 3.2 for a more detailed analysis of language proficiency and use</w:t>
      </w:r>
      <w:r w:rsidR="0065771E">
        <w:rPr>
          <w:rFonts w:ascii="Times New Roman" w:hAnsi="Times New Roman" w:cs="Times New Roman"/>
          <w:color w:val="000000" w:themeColor="text1"/>
          <w:lang w:val="en-US"/>
        </w:rPr>
        <w:t>)</w:t>
      </w:r>
      <w:r w:rsidR="0026634B">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Each participant was paid £5 for their participation.</w:t>
      </w:r>
    </w:p>
    <w:p w14:paraId="75F45551" w14:textId="77777777" w:rsidR="006D5D7D" w:rsidRPr="00FE51CA" w:rsidRDefault="006D5D7D" w:rsidP="006D5D7D">
      <w:pPr>
        <w:spacing w:line="480" w:lineRule="auto"/>
        <w:contextualSpacing/>
        <w:rPr>
          <w:rFonts w:ascii="Times New Roman" w:hAnsi="Times New Roman" w:cs="Times New Roman"/>
          <w:i/>
          <w:iCs/>
          <w:color w:val="000000" w:themeColor="text1"/>
        </w:rPr>
      </w:pPr>
    </w:p>
    <w:p w14:paraId="3979EB4E" w14:textId="77777777" w:rsidR="006D5D7D" w:rsidRPr="00FE51CA" w:rsidRDefault="006D5D7D" w:rsidP="006D5D7D">
      <w:pPr>
        <w:spacing w:line="480" w:lineRule="auto"/>
        <w:contextualSpacing/>
        <w:rPr>
          <w:rFonts w:ascii="Times New Roman" w:hAnsi="Times New Roman" w:cs="Times New Roman"/>
          <w:i/>
          <w:iCs/>
          <w:color w:val="000000" w:themeColor="text1"/>
          <w:lang w:val="en-US"/>
        </w:rPr>
      </w:pPr>
      <w:r w:rsidRPr="00FE51CA">
        <w:rPr>
          <w:rFonts w:ascii="Times New Roman" w:hAnsi="Times New Roman" w:cs="Times New Roman"/>
          <w:i/>
          <w:iCs/>
          <w:color w:val="000000" w:themeColor="text1"/>
          <w:lang w:val="en-US"/>
        </w:rPr>
        <w:t>Stimuli</w:t>
      </w:r>
    </w:p>
    <w:p w14:paraId="1544D1F3" w14:textId="1B22D7C6" w:rsidR="006D5D7D" w:rsidRPr="00FE51CA" w:rsidRDefault="006D5D7D" w:rsidP="006D5D7D">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rPr>
        <w:t>In the picture description task</w:t>
      </w:r>
      <w:r w:rsidRPr="00FE51CA">
        <w:rPr>
          <w:rStyle w:val="FootnoteReference"/>
          <w:rFonts w:ascii="Times New Roman" w:hAnsi="Times New Roman" w:cs="Times New Roman"/>
          <w:color w:val="000000" w:themeColor="text1"/>
        </w:rPr>
        <w:footnoteReference w:id="4"/>
      </w:r>
      <w:r w:rsidRPr="00FE51CA">
        <w:rPr>
          <w:rFonts w:ascii="Times New Roman" w:hAnsi="Times New Roman" w:cs="Times New Roman"/>
          <w:color w:val="000000" w:themeColor="text1"/>
        </w:rPr>
        <w:t xml:space="preserve">, we used a sentence structure similar to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{"citationID":"HnftmTqJ","properties":{"formattedCitation":"(Hwang, 2021)","plainCitation":"(Hwang, 2021)","dontUpdate":true,"noteIndex":0},"citationItems":[{"id":45,"uris":["http://zotero.org/users/local/x6SmP7TL/items/FHFVEAN4"],"itemData":{"id":45,"type":"article-journal","abstract":"It is well known that English speakers produce fewer pronouns when dis­ course contexts include more than one entity that matches the gender of the pronoun, i.e., gender effect. It is controversial, however, what causes the gender effect. Some suggest that it results from speakers’ avoidance of linguistic ambiguity, while others suggest that it results from the influence of non-linguistic conceptual similarity between discourse entities. To adjudi­ cate between the two accounts, the present study investigates how Mandarin speakers choose referring expressions in written and spoken Mandarin. As written and spoken Mandarin differ in their referential ambi­ guity (the third-person singular pronoun is gender-ambiguous in spoken Mandarin but not in written Mandarin), it provides a good testing ground for evaluating the two accounts with the manipulation of gender similarity. We found that Mandarin speakers’ pronoun use was affected by pronoun ambiguity but not by conceptual similarity of discourse entities. In particular, in written Mandarin, where pronouns are gender-specific, Mandarin speakers produced fewer pronouns when there was more than one character that matched the gender of the pronoun. In spoken Mandarin where pronouns are gender-ambiguous, however, Mandarin speakers’ pronoun use was not influenced by gender of discourse characters. Our findings suggest that the gender effect is driven by an ambiguity-avoidance strategy rather than conceptual similarity between discourse characters.","container-title":"Discourse Processes","DOI":"10.1080/0163853X.2020.1844965","ISSN":"0163-853X, 1532-6950","issue":"3","journalAbbreviation":"Discourse Processes","language":"en","page":"251-259","source":"DOI.org (Crossref)","title":"Avoidance of gender-ambiguous pronouns as a consequence of ambiguity-avoidance strategy","volume":"58","author":[{"family":"Hwang","given":"Heeju"}],"issued":{"date-parts":[["2021",3,16]]}}}],"schema":"https://github.com/citation-style-language/schema/raw/master/csl-citation.json"}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Hwang (2021)</w:t>
      </w:r>
      <w:r w:rsidRPr="00FE51CA">
        <w:rPr>
          <w:rFonts w:ascii="Times New Roman" w:hAnsi="Times New Roman" w:cs="Times New Roman"/>
          <w:color w:val="000000" w:themeColor="text1"/>
        </w:rPr>
        <w:fldChar w:fldCharType="end"/>
      </w:r>
      <w:r w:rsidRPr="00FE51CA">
        <w:rPr>
          <w:rStyle w:val="FootnoteReference"/>
          <w:rFonts w:ascii="Times New Roman" w:hAnsi="Times New Roman" w:cs="Times New Roman"/>
          <w:color w:val="000000" w:themeColor="text1"/>
        </w:rPr>
        <w:footnoteReference w:id="5"/>
      </w:r>
      <w:r w:rsidRPr="00FE51CA">
        <w:rPr>
          <w:rFonts w:ascii="Times New Roman" w:hAnsi="Times New Roman" w:cs="Times New Roman"/>
          <w:color w:val="000000" w:themeColor="text1"/>
        </w:rPr>
        <w:t xml:space="preserve">. </w:t>
      </w:r>
      <w:r w:rsidRPr="00FE51CA">
        <w:rPr>
          <w:rFonts w:ascii="Times New Roman" w:hAnsi="Times New Roman" w:cs="Times New Roman"/>
          <w:color w:val="000000" w:themeColor="text1"/>
          <w:lang w:val="en-US"/>
        </w:rPr>
        <w:t xml:space="preserve">The task was built using </w:t>
      </w:r>
      <w:proofErr w:type="spellStart"/>
      <w:r w:rsidRPr="00FE51CA">
        <w:rPr>
          <w:rFonts w:ascii="Times New Roman" w:hAnsi="Times New Roman" w:cs="Times New Roman"/>
          <w:color w:val="000000" w:themeColor="text1"/>
          <w:lang w:val="en-US"/>
        </w:rPr>
        <w:t>JsPsych</w:t>
      </w:r>
      <w:proofErr w:type="spellEnd"/>
      <w:r w:rsidRPr="00FE51CA">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fldChar w:fldCharType="begin"/>
      </w:r>
      <w:r w:rsidRPr="00FE51CA">
        <w:rPr>
          <w:rFonts w:ascii="Times New Roman" w:hAnsi="Times New Roman" w:cs="Times New Roman"/>
          <w:color w:val="000000" w:themeColor="text1"/>
          <w:lang w:val="en-US"/>
        </w:rPr>
        <w:instrText xml:space="preserve"> ADDIN ZOTERO_ITEM CSL_CITATION {"citationID":"7D1AaCpq","properties":{"formattedCitation":"(De Leeuw et al., 2023)","plainCitation":"(De Leeuw et al., 2023)","noteIndex":0},"citationItems":[{"id":67,"uris":["http://zotero.org/users/local/x6SmP7TL/items/H5UHLP2U"],"itemData":{"id":67,"type":"article-journal","abstract":"It is common practice to research human behavior using experiments that participants can complete online. Researchers use a variety of methodological approaches to conduct these studies. Some of this research can be done with survey instruments, for which there are many software options. However, much of the research in psychology and human behavior requires tasks that rely on precise measurement of stimulus presentation and response timing, specific kinds of randomization, procedures that adjust based on the responses that are given, and interactive content. jsPsych is a JavaScript library that allows researchers to build the types of experiments that historically could only be run in a lab setting, and run them on any device that has a web browser.","container-title":"Journal of Open Source Software","DOI":"10.21105/joss.05351","ISSN":"2475-9066","issue":"85","journalAbbreviation":"JOSS","language":"en","page":"5351","source":"DOI.org (Crossref)","title":"jsPsych: Enabling an Open-Source CollaborativeEcosystem of Behavioral Experiments","title-short":"jsPsych","volume":"8","author":[{"family":"De Leeuw","given":"Joshua R."},{"family":"Gilbert","given":"Rebecca A."},{"family":"Luchterhandt","given":"Björn"}],"issued":{"date-parts":[["2023",5,11]]}}}],"schema":"https://github.com/citation-style-language/schema/raw/master/csl-citation.json"} </w:instrText>
      </w:r>
      <w:r w:rsidRPr="00FE51CA">
        <w:rPr>
          <w:rFonts w:ascii="Times New Roman" w:hAnsi="Times New Roman" w:cs="Times New Roman"/>
          <w:color w:val="000000" w:themeColor="text1"/>
          <w:lang w:val="en-US"/>
        </w:rPr>
        <w:fldChar w:fldCharType="separate"/>
      </w:r>
      <w:r w:rsidRPr="00FE51CA">
        <w:rPr>
          <w:rFonts w:ascii="Times New Roman" w:hAnsi="Times New Roman" w:cs="Times New Roman"/>
          <w:noProof/>
          <w:color w:val="000000" w:themeColor="text1"/>
          <w:lang w:val="en-US"/>
        </w:rPr>
        <w:t>(De Leeuw et al., 2023)</w:t>
      </w:r>
      <w:r w:rsidRPr="00FE51CA">
        <w:rPr>
          <w:rFonts w:ascii="Times New Roman" w:hAnsi="Times New Roman" w:cs="Times New Roman"/>
          <w:color w:val="000000" w:themeColor="text1"/>
          <w:lang w:val="en-US"/>
        </w:rPr>
        <w:fldChar w:fldCharType="end"/>
      </w:r>
      <w:r w:rsidRPr="00FE51CA">
        <w:rPr>
          <w:rFonts w:ascii="Times New Roman" w:hAnsi="Times New Roman" w:cs="Times New Roman"/>
          <w:color w:val="000000" w:themeColor="text1"/>
          <w:lang w:val="en-US"/>
        </w:rPr>
        <w:t xml:space="preserve"> to elicit spoken production from </w:t>
      </w:r>
      <w:r w:rsidRPr="00FE51CA">
        <w:rPr>
          <w:rFonts w:ascii="Times New Roman" w:hAnsi="Times New Roman" w:cs="Times New Roman"/>
          <w:color w:val="000000" w:themeColor="text1"/>
          <w:lang w:val="en-US"/>
        </w:rPr>
        <w:lastRenderedPageBreak/>
        <w:t xml:space="preserve">participants in response to images, audio descriptions, and text. The images were based on scenarios adapted from those in </w:t>
      </w:r>
      <w:r w:rsidRPr="00FE51CA">
        <w:rPr>
          <w:rFonts w:ascii="Times New Roman" w:hAnsi="Times New Roman" w:cs="Times New Roman"/>
          <w:color w:val="000000" w:themeColor="text1"/>
          <w:lang w:val="en-US"/>
        </w:rPr>
        <w:fldChar w:fldCharType="begin"/>
      </w:r>
      <w:r w:rsidRPr="00FE51CA">
        <w:rPr>
          <w:rFonts w:ascii="Times New Roman" w:hAnsi="Times New Roman" w:cs="Times New Roman"/>
          <w:color w:val="000000" w:themeColor="text1"/>
          <w:lang w:val="en-US"/>
        </w:rPr>
        <w:instrText xml:space="preserve"> ADDIN ZOTERO_ITEM CSL_CITATION {"citationID":"jOy3YSkw","properties":{"formattedCitation":"(Zhang &amp; Kwon, 2022)","plainCitation":"(Zhang &amp; Kwon, 2022)","dontUpdate":true,"noteIndex":0},"citationItems":[{"id":176,"uris":["http://zotero.org/users/local/x6SmP7TL/items/3794NBC8"],"itemData":{"id":176,"type":"article-journal","abstract":"We report three reading comprehension experiments investigating the interpretational preferences and processing of pro and overt pronouns in Chinese, a ‘discourse-oriented’ pro-drop language (Huang 1984). Our oﬄine rating experiments showed that both pro and overt pronouns were subject-based, but the preference for the subject antecedents was stronger with pro than with overt pronouns. In addition, these diﬀerent levels of subject biases were conﬁrmed in a self-paced reading experiment; a processing penalty was incurred with object antecedent interpretation regardless of the pronominal type, but the penalty was bigger for pro than for overt pronouns. These experimental results are consistent with Accessibility theory that less speciﬁc anaphoric expressions (e.g. pro) were less likely than more speciﬁc anaphoric expressions (e.g. overt pronouns) to refer to a less prominent antecedent (e.g. syntactic object).","container-title":"Journal of Linguistics","DOI":"10.1017/S0022226721000402","ISSN":"0022-2267, 1469-7742","issue":"3","journalAbbreviation":"J. Ling.","language":"en","page":"649-676","source":"DOI.org (Crossref)","title":"The interpretational preferences of null and overt pronouns in Chinese","volume":"58","author":[{"family":"Zhang","given":"Aili"},{"family":"Kwon","given":"Nayoung"}],"issued":{"date-parts":[["2022",8]]}}}],"schema":"https://github.com/citation-style-language/schema/raw/master/csl-citation.json"} </w:instrText>
      </w:r>
      <w:r w:rsidRPr="00FE51CA">
        <w:rPr>
          <w:rFonts w:ascii="Times New Roman" w:hAnsi="Times New Roman" w:cs="Times New Roman"/>
          <w:color w:val="000000" w:themeColor="text1"/>
          <w:lang w:val="en-US"/>
        </w:rPr>
        <w:fldChar w:fldCharType="separate"/>
      </w:r>
      <w:r w:rsidRPr="00FE51CA">
        <w:rPr>
          <w:rFonts w:ascii="Times New Roman" w:hAnsi="Times New Roman" w:cs="Times New Roman"/>
          <w:noProof/>
          <w:color w:val="000000" w:themeColor="text1"/>
          <w:lang w:val="en-US"/>
        </w:rPr>
        <w:t xml:space="preserve">Zhang </w:t>
      </w:r>
      <w:r w:rsidR="00C10AA8">
        <w:rPr>
          <w:rFonts w:ascii="Times New Roman" w:hAnsi="Times New Roman" w:cs="Times New Roman"/>
          <w:noProof/>
          <w:color w:val="000000" w:themeColor="text1"/>
          <w:lang w:val="en-US"/>
        </w:rPr>
        <w:t>and</w:t>
      </w:r>
      <w:r w:rsidRPr="00FE51CA">
        <w:rPr>
          <w:rFonts w:ascii="Times New Roman" w:hAnsi="Times New Roman" w:cs="Times New Roman"/>
          <w:noProof/>
          <w:color w:val="000000" w:themeColor="text1"/>
          <w:lang w:val="en-US"/>
        </w:rPr>
        <w:t xml:space="preserve"> Kwon (2022)</w:t>
      </w:r>
      <w:r w:rsidRPr="00FE51CA">
        <w:rPr>
          <w:rFonts w:ascii="Times New Roman" w:hAnsi="Times New Roman" w:cs="Times New Roman"/>
          <w:color w:val="000000" w:themeColor="text1"/>
          <w:lang w:val="en-US"/>
        </w:rPr>
        <w:fldChar w:fldCharType="end"/>
      </w:r>
      <w:r w:rsidRPr="00FE51CA">
        <w:rPr>
          <w:rFonts w:ascii="Times New Roman" w:hAnsi="Times New Roman" w:cs="Times New Roman"/>
          <w:color w:val="000000" w:themeColor="text1"/>
          <w:lang w:val="en-US"/>
        </w:rPr>
        <w:t xml:space="preserve"> and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{"citationID":"o6YpBax2","properties":{"formattedCitation":"(Hwang, 2021)","plainCitation":"(Hwang, 2021)","dontUpdate":true,"noteIndex":0},"citationItems":[{"id":45,"uris":["http://zotero.org/users/local/x6SmP7TL/items/FHFVEAN4"],"itemData":{"id":45,"type":"article-journal","abstract":"It is well known that English speakers produce fewer pronouns when dis­ course contexts include more than one entity that matches the gender of the pronoun, i.e., gender effect. It is controversial, however, what causes the gender effect. Some suggest that it results from speakers’ avoidance of linguistic ambiguity, while others suggest that it results from the influence of non-linguistic conceptual similarity between discourse entities. To adjudi­ cate between the two accounts, the present study investigates how Mandarin speakers choose referring expressions in written and spoken Mandarin. As written and spoken Mandarin differ in their referential ambi­ guity (the third-person singular pronoun is gender-ambiguous in spoken Mandarin but not in written Mandarin), it provides a good testing ground for evaluating the two accounts with the manipulation of gender similarity. We found that Mandarin speakers’ pronoun use was affected by pronoun ambiguity but not by conceptual similarity of discourse entities. In particular, in written Mandarin, where pronouns are gender-specific, Mandarin speakers produced fewer pronouns when there was more than one character that matched the gender of the pronoun. In spoken Mandarin where pronouns are gender-ambiguous, however, Mandarin speakers’ pronoun use was not influenced by gender of discourse characters. Our findings suggest that the gender effect is driven by an ambiguity-avoidance strategy rather than conceptual similarity between discourse characters.","container-title":"Discourse Processes","DOI":"10.1080/0163853X.2020.1844965","ISSN":"0163-853X, 1532-6950","issue":"3","journalAbbreviation":"Discourse Processes","language":"en","page":"251-259","source":"DOI.org (Crossref)","title":"Avoidance of gender-ambiguous pronouns as a consequence of ambiguity-avoidance strategy","volume":"58","author":[{"family":"Hwang","given":"Heeju"}],"issued":{"date-parts":[["2021",3,16]]}}}],"schema":"https://github.com/citation-style-language/schema/raw/master/csl-citation.json"}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Hwang (2021)</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lang w:val="en-US"/>
        </w:rPr>
        <w:t xml:space="preserve">. We designed images depicting a total of 224 scenarios, comprising 128 scenarios for the critical two-character condition, 64 for the one-character condition and 32 filler scenarios. These scenarios were constructed around four referents, comprised of two female characters (Xiaozi “Little Purple” and Xiaohong “Little Red”) and two male characters (Xiaolan “Little Blue” and </w:t>
      </w:r>
      <w:proofErr w:type="spellStart"/>
      <w:r w:rsidRPr="00FE51CA">
        <w:rPr>
          <w:rFonts w:ascii="Times New Roman" w:hAnsi="Times New Roman" w:cs="Times New Roman"/>
          <w:color w:val="000000" w:themeColor="text1"/>
          <w:lang w:val="en-US"/>
        </w:rPr>
        <w:t>Xiaohuang</w:t>
      </w:r>
      <w:proofErr w:type="spellEnd"/>
      <w:r w:rsidRPr="00FE51CA">
        <w:rPr>
          <w:rFonts w:ascii="Times New Roman" w:hAnsi="Times New Roman" w:cs="Times New Roman"/>
          <w:color w:val="000000" w:themeColor="text1"/>
          <w:lang w:val="en-US"/>
        </w:rPr>
        <w:t xml:space="preserve"> “Little Yellow”). The color of their hair and clothes matches their name, making it easier for participants to remember these character names.</w:t>
      </w:r>
    </w:p>
    <w:p w14:paraId="189617BC" w14:textId="77777777" w:rsidR="0024071E" w:rsidRDefault="0024071E" w:rsidP="0024071E">
      <w:pPr>
        <w:spacing w:line="480" w:lineRule="auto"/>
        <w:contextualSpacing/>
        <w:rPr>
          <w:rFonts w:ascii="Times New Roman" w:hAnsi="Times New Roman" w:cs="Times New Roman"/>
          <w:color w:val="000000" w:themeColor="text1"/>
          <w:lang w:val="en-US"/>
        </w:rPr>
      </w:pPr>
    </w:p>
    <w:p w14:paraId="0C371D1D" w14:textId="07D885EA" w:rsidR="006D5D7D" w:rsidRPr="00FE51CA" w:rsidRDefault="006D5D7D" w:rsidP="00487D87">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 xml:space="preserve">Each scenario consisted of two actions, illustrated in two separate images – the context image and the target image (see Figure 1). The critical condition is the two-character condition, where the context image featured two animate referents of either the same or different genders, and the target image featured one of those two referents (either the subject or non-subject referent from the context image). We constructed critical two-character trials around 16 pairs of verbs (one verb for the context image, one verb for the target image; e.g. the context verb in the scenario in Figure 1 is “greeted”, the target verb is “picked up”); for each of these verb pairs we created 4 same-gender and 4 different-gender combinations, featuring different assignments of characters to the various roles in the context and target events, yielding an inventory of 128 possible two-character trials. </w:t>
      </w:r>
    </w:p>
    <w:p w14:paraId="7D144353" w14:textId="77777777" w:rsidR="0024071E" w:rsidRDefault="0024071E" w:rsidP="0024071E">
      <w:pPr>
        <w:spacing w:line="480" w:lineRule="auto"/>
        <w:contextualSpacing/>
        <w:rPr>
          <w:rFonts w:ascii="Times New Roman" w:hAnsi="Times New Roman" w:cs="Times New Roman"/>
          <w:color w:val="000000" w:themeColor="text1"/>
          <w:lang w:val="en-US"/>
        </w:rPr>
      </w:pPr>
    </w:p>
    <w:p w14:paraId="3964A01A" w14:textId="7D85477B" w:rsidR="006D5D7D" w:rsidRPr="00FE51CA" w:rsidRDefault="006D5D7D" w:rsidP="00487D87">
      <w:pPr>
        <w:spacing w:line="480" w:lineRule="auto"/>
        <w:contextualSpacing/>
        <w:rPr>
          <w:rFonts w:ascii="Times New Roman" w:hAnsi="Times New Roman" w:cs="Times New Roman"/>
          <w:color w:val="000000" w:themeColor="text1"/>
        </w:rPr>
      </w:pPr>
      <w:r w:rsidRPr="00FE51CA">
        <w:rPr>
          <w:rFonts w:ascii="Times New Roman" w:hAnsi="Times New Roman" w:cs="Times New Roman"/>
          <w:color w:val="000000" w:themeColor="text1"/>
          <w:lang w:val="en-US"/>
        </w:rPr>
        <w:t xml:space="preserve">Scenarios in the one-character condition were adapted from the two-character condition, but the context image featured only one referent who reappeared in the target image. Each of the </w:t>
      </w:r>
      <w:r w:rsidRPr="00FE51CA">
        <w:rPr>
          <w:rFonts w:ascii="Times New Roman" w:hAnsi="Times New Roman" w:cs="Times New Roman"/>
          <w:color w:val="000000" w:themeColor="text1"/>
          <w:lang w:val="en-US"/>
        </w:rPr>
        <w:lastRenderedPageBreak/>
        <w:t xml:space="preserve">16 verb pairs used for the two-character condition provided four possible one-character scenarios which differed only in the character involved, providing an inventory of 64 items for the one-character condition. </w:t>
      </w:r>
    </w:p>
    <w:p w14:paraId="09C3CB30" w14:textId="77777777" w:rsidR="0024071E" w:rsidRDefault="0024071E" w:rsidP="0024071E">
      <w:pPr>
        <w:spacing w:line="480" w:lineRule="auto"/>
        <w:contextualSpacing/>
        <w:rPr>
          <w:rFonts w:ascii="Times New Roman" w:hAnsi="Times New Roman" w:cs="Times New Roman"/>
          <w:color w:val="000000" w:themeColor="text1"/>
          <w:lang w:val="en-US"/>
        </w:rPr>
      </w:pPr>
    </w:p>
    <w:p w14:paraId="645ED29F" w14:textId="3E38BC1A" w:rsidR="006D5D7D" w:rsidRDefault="006D5D7D">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 xml:space="preserve">In filler scenarios, two animate referents, either two human characters (e.g., “Xiaozi and Xiaohong”) or one human and one animal character (e.g., “Xiaozi and the little bunny”), are depicted performing actions together in both context and target image, thereby forming a compound subject within a coordinative structure. Target image descriptions </w:t>
      </w:r>
      <w:r w:rsidR="00BA4E75">
        <w:rPr>
          <w:rFonts w:ascii="Times New Roman" w:hAnsi="Times New Roman" w:cs="Times New Roman"/>
          <w:color w:val="000000" w:themeColor="text1"/>
          <w:lang w:val="en-US"/>
        </w:rPr>
        <w:t xml:space="preserve">on these filler trials </w:t>
      </w:r>
      <w:r w:rsidRPr="00FE51CA">
        <w:rPr>
          <w:rFonts w:ascii="Times New Roman" w:hAnsi="Times New Roman" w:cs="Times New Roman"/>
          <w:color w:val="000000" w:themeColor="text1"/>
          <w:lang w:val="en-US"/>
        </w:rPr>
        <w:t xml:space="preserve">featured neither the NPs nor the pronoun forms we were interested in in the critical trials (e.g., a </w:t>
      </w:r>
      <w:r w:rsidR="00BA4E75">
        <w:rPr>
          <w:rFonts w:ascii="Times New Roman" w:hAnsi="Times New Roman" w:cs="Times New Roman"/>
          <w:color w:val="000000" w:themeColor="text1"/>
          <w:lang w:val="en-US"/>
        </w:rPr>
        <w:t xml:space="preserve">target description in a </w:t>
      </w:r>
      <w:r w:rsidRPr="00FE51CA">
        <w:rPr>
          <w:rFonts w:ascii="Times New Roman" w:hAnsi="Times New Roman" w:cs="Times New Roman"/>
          <w:color w:val="000000" w:themeColor="text1"/>
          <w:lang w:val="en-US"/>
        </w:rPr>
        <w:t xml:space="preserve">filler trial might be “Xiaozi and the little bunny took a nap together. </w:t>
      </w:r>
      <w:r w:rsidRPr="00AE29D1">
        <w:rPr>
          <w:rFonts w:ascii="Times New Roman" w:hAnsi="Times New Roman" w:cs="Times New Roman"/>
          <w:i/>
          <w:iCs/>
          <w:color w:val="000000" w:themeColor="text1"/>
          <w:lang w:val="en-US"/>
        </w:rPr>
        <w:t>They</w:t>
      </w:r>
      <w:r w:rsidRPr="00FE51CA">
        <w:rPr>
          <w:rFonts w:ascii="Times New Roman" w:hAnsi="Times New Roman" w:cs="Times New Roman"/>
          <w:color w:val="000000" w:themeColor="text1"/>
          <w:lang w:val="en-US"/>
        </w:rPr>
        <w:t xml:space="preserve"> felt hungry afterwards.”).</w:t>
      </w:r>
    </w:p>
    <w:p w14:paraId="219517E0" w14:textId="77777777" w:rsidR="00622D97" w:rsidRPr="00FE51CA" w:rsidRDefault="00622D97" w:rsidP="00487D87">
      <w:pPr>
        <w:spacing w:line="480" w:lineRule="auto"/>
        <w:contextualSpacing/>
        <w:rPr>
          <w:rFonts w:ascii="Times New Roman" w:hAnsi="Times New Roman" w:cs="Times New Roman"/>
          <w:color w:val="000000" w:themeColor="text1"/>
        </w:rPr>
      </w:pPr>
    </w:p>
    <w:p w14:paraId="24C2FB0D" w14:textId="07188A07" w:rsidR="006D5D7D" w:rsidRPr="00FE51CA" w:rsidRDefault="006D5D7D" w:rsidP="00487D87">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 xml:space="preserve">We generated 16 experimental lists using the Latin Square method. Each list has 64 trials, including one variation of each of the 16 verb pairs from both the two-character and one-character conditions, alongside 32 fillers. Each referent appears an equal number of times within each list and across lists. Each variation of the 16 verb pairs in both two-character and one-character conditions was equally distributed across the lists. The presentation order of trials within each list was </w:t>
      </w:r>
      <w:r w:rsidRPr="00FE51CA">
        <w:rPr>
          <w:rFonts w:ascii="Times New Roman" w:hAnsi="Times New Roman" w:cs="Times New Roman"/>
          <w:color w:val="000000" w:themeColor="text1"/>
        </w:rPr>
        <w:t>randomised</w:t>
      </w:r>
      <w:r w:rsidRPr="00FE51CA">
        <w:rPr>
          <w:rFonts w:ascii="Times New Roman" w:hAnsi="Times New Roman" w:cs="Times New Roman"/>
          <w:color w:val="000000" w:themeColor="text1"/>
          <w:lang w:val="en-US"/>
        </w:rPr>
        <w:t>, starting with two filler trials, and then following the pattern of filler trial</w:t>
      </w:r>
      <w:r w:rsidR="002658BA">
        <w:rPr>
          <w:rFonts w:ascii="Times New Roman" w:hAnsi="Times New Roman" w:cs="Times New Roman"/>
          <w:color w:val="000000" w:themeColor="text1"/>
          <w:lang w:val="en-US"/>
        </w:rPr>
        <w:t xml:space="preserve"> </w:t>
      </w:r>
      <w:r w:rsidR="001334B4">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one-character trial</w:t>
      </w:r>
      <w:r w:rsidR="002658BA">
        <w:rPr>
          <w:rFonts w:ascii="Times New Roman" w:hAnsi="Times New Roman" w:cs="Times New Roman"/>
          <w:color w:val="000000" w:themeColor="text1"/>
          <w:lang w:val="en-US"/>
        </w:rPr>
        <w:t xml:space="preserve"> </w:t>
      </w:r>
      <w:r w:rsidR="001334B4">
        <w:rPr>
          <w:rFonts w:ascii="Times New Roman" w:hAnsi="Times New Roman" w:cs="Times New Roman"/>
          <w:color w:val="000000" w:themeColor="text1"/>
          <w:lang w:val="en-US"/>
        </w:rPr>
        <w:t>–</w:t>
      </w:r>
      <w:r w:rsidR="002658BA">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filler trial</w:t>
      </w:r>
      <w:r w:rsidR="002658BA">
        <w:rPr>
          <w:rFonts w:ascii="Times New Roman" w:hAnsi="Times New Roman" w:cs="Times New Roman"/>
          <w:color w:val="000000" w:themeColor="text1"/>
          <w:lang w:val="en-US"/>
        </w:rPr>
        <w:t xml:space="preserve"> </w:t>
      </w:r>
      <w:r w:rsidR="001334B4">
        <w:rPr>
          <w:rFonts w:ascii="Times New Roman" w:hAnsi="Times New Roman" w:cs="Times New Roman"/>
          <w:color w:val="000000" w:themeColor="text1"/>
          <w:lang w:val="en-US"/>
        </w:rPr>
        <w:t>–</w:t>
      </w:r>
      <w:r w:rsidR="002658BA">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 xml:space="preserve">two-character trial throughout the task. Additionally, the 64 trials of each experimental list were divided into two blocks, each comprising 32 trials; to avoid potential priming effects between two-character and one-character trials, if a two-character scenario featuring a particular verb pair appeared in the first block, then the corresponding one-character scenario adapted from it would not be presented in the same block. </w:t>
      </w:r>
    </w:p>
    <w:p w14:paraId="6725DAAB" w14:textId="77777777" w:rsidR="006D5D7D" w:rsidRPr="00FE51CA" w:rsidRDefault="006D5D7D" w:rsidP="006D5D7D">
      <w:pPr>
        <w:spacing w:line="360" w:lineRule="auto"/>
        <w:contextualSpacing/>
        <w:jc w:val="center"/>
        <w:rPr>
          <w:rFonts w:ascii="Times New Roman" w:hAnsi="Times New Roman" w:cs="Times New Roman"/>
          <w:color w:val="000000" w:themeColor="text1"/>
          <w:lang w:val="en-US"/>
        </w:rPr>
      </w:pPr>
      <w:r w:rsidRPr="00FE51CA">
        <w:rPr>
          <w:rFonts w:ascii="Times New Roman" w:hAnsi="Times New Roman" w:cs="Times New Roman"/>
          <w:noProof/>
          <w:color w:val="000000" w:themeColor="text1"/>
          <w:lang w:val="en-US"/>
        </w:rPr>
        <w:lastRenderedPageBreak/>
        <w:drawing>
          <wp:inline distT="0" distB="0" distL="0" distR="0" wp14:anchorId="303C40A8" wp14:editId="128931BE">
            <wp:extent cx="3924000" cy="4451779"/>
            <wp:effectExtent l="0" t="0" r="635" b="6350"/>
            <wp:docPr id="6" name="Picture 6" descr="A cartoon of a person walking into a 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artoon of a person walking into a doo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24000" cy="4451779"/>
                    </a:xfrm>
                    <a:prstGeom prst="rect">
                      <a:avLst/>
                    </a:prstGeom>
                  </pic:spPr>
                </pic:pic>
              </a:graphicData>
            </a:graphic>
          </wp:inline>
        </w:drawing>
      </w:r>
    </w:p>
    <w:p w14:paraId="41B4C4B7" w14:textId="60E42B84" w:rsidR="008B439F" w:rsidRPr="00FE51CA" w:rsidRDefault="006D5D7D" w:rsidP="00487D87">
      <w:pPr>
        <w:spacing w:line="360" w:lineRule="auto"/>
        <w:contextualSpacing/>
        <w:rPr>
          <w:rFonts w:ascii="Times New Roman" w:hAnsi="Times New Roman" w:cs="Times New Roman"/>
          <w:i/>
          <w:iCs/>
          <w:color w:val="000000" w:themeColor="text1"/>
          <w:lang w:val="en-US"/>
        </w:rPr>
      </w:pPr>
      <w:r w:rsidRPr="00FE51CA">
        <w:rPr>
          <w:rFonts w:ascii="Times New Roman" w:hAnsi="Times New Roman" w:cs="Times New Roman"/>
          <w:color w:val="000000" w:themeColor="text1"/>
          <w:lang w:val="en-US"/>
        </w:rPr>
        <w:t xml:space="preserve"> </w:t>
      </w:r>
      <w:r w:rsidRPr="00FE51CA">
        <w:rPr>
          <w:rFonts w:ascii="Times New Roman" w:hAnsi="Times New Roman" w:cs="Times New Roman"/>
          <w:b/>
          <w:bCs/>
          <w:color w:val="000000" w:themeColor="text1"/>
          <w:sz w:val="20"/>
          <w:szCs w:val="20"/>
          <w:lang w:val="en-US"/>
        </w:rPr>
        <w:t>Figure 1</w:t>
      </w:r>
      <w:r w:rsidRPr="00FE51CA">
        <w:rPr>
          <w:rFonts w:ascii="Times New Roman" w:hAnsi="Times New Roman" w:cs="Times New Roman"/>
          <w:color w:val="000000" w:themeColor="text1"/>
          <w:sz w:val="20"/>
          <w:szCs w:val="20"/>
          <w:lang w:val="en-US"/>
        </w:rPr>
        <w:t xml:space="preserve">: An example of image stimuli used in the picture description task. In this given example, the audio description says “Xiaozi [Little Purple] greeted Xiaohong [Little Red]”. Participants are prompted to “Please repeat what you heard and then complete the story”, </w:t>
      </w:r>
      <w:r w:rsidR="002658BA">
        <w:rPr>
          <w:rFonts w:ascii="Times New Roman" w:hAnsi="Times New Roman" w:cs="Times New Roman"/>
          <w:color w:val="000000" w:themeColor="text1"/>
          <w:sz w:val="20"/>
          <w:szCs w:val="20"/>
          <w:lang w:val="en-US"/>
        </w:rPr>
        <w:t>and provided with a</w:t>
      </w:r>
      <w:r w:rsidRPr="00FE51CA">
        <w:rPr>
          <w:rFonts w:ascii="Times New Roman" w:hAnsi="Times New Roman" w:cs="Times New Roman"/>
          <w:color w:val="000000" w:themeColor="text1"/>
          <w:sz w:val="20"/>
          <w:szCs w:val="20"/>
          <w:lang w:val="en-US"/>
        </w:rPr>
        <w:t xml:space="preserve"> prompt word, </w:t>
      </w:r>
      <w:r w:rsidR="002658BA">
        <w:rPr>
          <w:rFonts w:ascii="Times New Roman" w:hAnsi="Times New Roman" w:cs="Times New Roman"/>
          <w:color w:val="000000" w:themeColor="text1"/>
          <w:sz w:val="20"/>
          <w:szCs w:val="20"/>
          <w:lang w:val="en-US"/>
        </w:rPr>
        <w:t xml:space="preserve">in this example </w:t>
      </w:r>
      <w:r w:rsidRPr="00FE51CA">
        <w:rPr>
          <w:rFonts w:ascii="Times New Roman" w:hAnsi="Times New Roman" w:cs="Times New Roman"/>
          <w:color w:val="000000" w:themeColor="text1"/>
          <w:sz w:val="20"/>
          <w:szCs w:val="20"/>
          <w:lang w:val="en-US"/>
        </w:rPr>
        <w:t xml:space="preserve">meaning “picked up”. In this scenario, in the subject continuity condition, we expected the participant to say (in Chinese) something like “Xiaozi greeted Xiaohong, then null/she/ Xiaozi [Little Purple] picked up the backpack”; in the shift condition we expected something like “Xiaozi greeted Xiaohong, then null/she/Xiaohong [Little Red] picked up the backpack”. </w:t>
      </w:r>
    </w:p>
    <w:p w14:paraId="458C6F67" w14:textId="77777777" w:rsidR="00D811D9" w:rsidRDefault="00D811D9" w:rsidP="006D5D7D">
      <w:pPr>
        <w:spacing w:line="480" w:lineRule="auto"/>
        <w:contextualSpacing/>
        <w:rPr>
          <w:rFonts w:ascii="Times New Roman" w:hAnsi="Times New Roman" w:cs="Times New Roman"/>
          <w:i/>
          <w:iCs/>
          <w:color w:val="000000" w:themeColor="text1"/>
          <w:lang w:val="en-US"/>
        </w:rPr>
      </w:pPr>
    </w:p>
    <w:p w14:paraId="7C281593" w14:textId="77777777" w:rsidR="006D5D7D" w:rsidRPr="00FE51CA" w:rsidRDefault="006D5D7D" w:rsidP="006D5D7D">
      <w:pPr>
        <w:spacing w:line="480" w:lineRule="auto"/>
        <w:contextualSpacing/>
        <w:rPr>
          <w:rFonts w:ascii="Times New Roman" w:hAnsi="Times New Roman" w:cs="Times New Roman"/>
          <w:i/>
          <w:iCs/>
          <w:color w:val="000000" w:themeColor="text1"/>
          <w:lang w:val="en-US"/>
        </w:rPr>
      </w:pPr>
      <w:r w:rsidRPr="00FE51CA">
        <w:rPr>
          <w:rFonts w:ascii="Times New Roman" w:hAnsi="Times New Roman" w:cs="Times New Roman"/>
          <w:i/>
          <w:iCs/>
          <w:color w:val="000000" w:themeColor="text1"/>
          <w:lang w:val="en-US"/>
        </w:rPr>
        <w:t>Procedure</w:t>
      </w:r>
    </w:p>
    <w:p w14:paraId="28D096D9" w14:textId="72CDCE7D" w:rsidR="006D5D7D" w:rsidRPr="00FE51CA" w:rsidRDefault="006D5D7D" w:rsidP="006D5D7D">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All control participants in mainland China took part in the experiment online via a Zoom or Tencent (a widely used online meeting platform in mainland China) session with the researcher.</w:t>
      </w:r>
      <w:r w:rsidR="00E122F4">
        <w:rPr>
          <w:rFonts w:ascii="Times New Roman" w:hAnsi="Times New Roman" w:cs="Times New Roman"/>
          <w:color w:val="000000" w:themeColor="text1"/>
          <w:lang w:val="en-US"/>
        </w:rPr>
        <w:t xml:space="preserve"> </w:t>
      </w:r>
      <w:r w:rsidR="00E122F4" w:rsidRPr="00FE51CA">
        <w:rPr>
          <w:rFonts w:ascii="Times New Roman" w:hAnsi="Times New Roman" w:cs="Times New Roman"/>
          <w:color w:val="000000" w:themeColor="text1"/>
          <w:lang w:val="en-US"/>
        </w:rPr>
        <w:t xml:space="preserve">During the online meeting, participants shared their screens with the researcher while completing the tasks – we adopted this procedure after finding in a pilot experiment that unsupervised remote participation from mainland China resulted in very low-quality production data. </w:t>
      </w:r>
      <w:r w:rsidRPr="00631904">
        <w:rPr>
          <w:rFonts w:ascii="Times New Roman" w:hAnsi="Times New Roman" w:cs="Times New Roman"/>
          <w:color w:val="000000" w:themeColor="text1"/>
          <w:lang w:val="en-US"/>
        </w:rPr>
        <w:t xml:space="preserve">UK-based participants were offered the flexibility to take part in the </w:t>
      </w:r>
      <w:r w:rsidRPr="00631904">
        <w:rPr>
          <w:rFonts w:ascii="Times New Roman" w:hAnsi="Times New Roman" w:cs="Times New Roman"/>
          <w:color w:val="000000" w:themeColor="text1"/>
          <w:lang w:val="en-US"/>
        </w:rPr>
        <w:lastRenderedPageBreak/>
        <w:t>experiment either online (via Zoom or Teams</w:t>
      </w:r>
      <w:r w:rsidR="00E122F4" w:rsidRPr="00631904">
        <w:rPr>
          <w:rFonts w:ascii="Times New Roman" w:hAnsi="Times New Roman" w:cs="Times New Roman"/>
          <w:color w:val="000000" w:themeColor="text1"/>
          <w:lang w:val="en-US"/>
        </w:rPr>
        <w:t>, following the same screen-sharing procedure</w:t>
      </w:r>
      <w:r w:rsidRPr="00631904">
        <w:rPr>
          <w:rFonts w:ascii="Times New Roman" w:hAnsi="Times New Roman" w:cs="Times New Roman"/>
          <w:color w:val="000000" w:themeColor="text1"/>
          <w:lang w:val="en-US"/>
        </w:rPr>
        <w:t xml:space="preserve">) or in person in </w:t>
      </w:r>
      <w:r w:rsidR="00E122F4" w:rsidRPr="00631904">
        <w:rPr>
          <w:rFonts w:ascii="Times New Roman" w:hAnsi="Times New Roman" w:cs="Times New Roman"/>
          <w:color w:val="000000" w:themeColor="text1"/>
          <w:lang w:val="en-US"/>
        </w:rPr>
        <w:t>a</w:t>
      </w:r>
      <w:r w:rsidRPr="00631904">
        <w:rPr>
          <w:rFonts w:ascii="Times New Roman" w:hAnsi="Times New Roman" w:cs="Times New Roman"/>
          <w:color w:val="000000" w:themeColor="text1"/>
          <w:lang w:val="en-US"/>
        </w:rPr>
        <w:t xml:space="preserve"> lab at the University.</w:t>
      </w:r>
      <w:r w:rsidRPr="00FE51CA">
        <w:rPr>
          <w:rFonts w:ascii="Times New Roman" w:hAnsi="Times New Roman" w:cs="Times New Roman"/>
          <w:color w:val="000000" w:themeColor="text1"/>
          <w:lang w:val="en-US"/>
        </w:rPr>
        <w:t xml:space="preserve"> </w:t>
      </w:r>
      <w:r w:rsidR="00631904">
        <w:rPr>
          <w:rFonts w:ascii="Times New Roman" w:hAnsi="Times New Roman" w:cs="Times New Roman"/>
          <w:color w:val="000000" w:themeColor="text1"/>
          <w:lang w:val="en-US"/>
        </w:rPr>
        <w:t xml:space="preserve"> </w:t>
      </w:r>
    </w:p>
    <w:p w14:paraId="67101600" w14:textId="77777777" w:rsidR="0024071E" w:rsidRDefault="0024071E" w:rsidP="0024071E">
      <w:pPr>
        <w:spacing w:line="480" w:lineRule="auto"/>
        <w:contextualSpacing/>
        <w:rPr>
          <w:rFonts w:ascii="Times New Roman" w:hAnsi="Times New Roman" w:cs="Times New Roman"/>
          <w:color w:val="000000" w:themeColor="text1"/>
          <w:lang w:val="en-US"/>
        </w:rPr>
      </w:pPr>
    </w:p>
    <w:p w14:paraId="6537D2C7" w14:textId="65E0404F" w:rsidR="006D5D7D" w:rsidRPr="00FE51CA" w:rsidRDefault="006D5D7D" w:rsidP="00523275">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 xml:space="preserve">During the experiment, participants first completed the questionnaire and then proceeded to the picture description task. During the picture description task, the context image and an audio description of the image were presented first in </w:t>
      </w:r>
      <w:r w:rsidRPr="00FE51CA">
        <w:rPr>
          <w:rFonts w:ascii="Times New Roman" w:hAnsi="Times New Roman" w:cs="Times New Roman"/>
          <w:color w:val="000000" w:themeColor="text1"/>
        </w:rPr>
        <w:t>the centre</w:t>
      </w:r>
      <w:r w:rsidRPr="00FE51CA">
        <w:rPr>
          <w:rFonts w:ascii="Times New Roman" w:hAnsi="Times New Roman" w:cs="Times New Roman"/>
          <w:color w:val="000000" w:themeColor="text1"/>
          <w:lang w:val="en-US"/>
        </w:rPr>
        <w:t xml:space="preserve"> of the screen for five seconds. Then, the target image, a prompt word positioned above the image, and a microphone icon below were displayed on the screen. Participants were instructed to repeat what they heard and then proceed to describe the target image using the provided prompt word. Recording of verbal responses was initiated by clicking the microphone icon, and participants could stop recording and move on to the next trial by clicking the icon again. </w:t>
      </w:r>
    </w:p>
    <w:p w14:paraId="299E153B" w14:textId="77777777" w:rsidR="006D5D7D" w:rsidRPr="00FE51CA" w:rsidRDefault="006D5D7D" w:rsidP="006D5D7D">
      <w:pPr>
        <w:spacing w:line="480" w:lineRule="auto"/>
        <w:contextualSpacing/>
        <w:jc w:val="both"/>
        <w:rPr>
          <w:rFonts w:ascii="Times New Roman" w:hAnsi="Times New Roman" w:cs="Times New Roman"/>
          <w:color w:val="000000" w:themeColor="text1"/>
          <w:lang w:val="en-US"/>
        </w:rPr>
      </w:pPr>
    </w:p>
    <w:p w14:paraId="30A1325B" w14:textId="77777777" w:rsidR="006D5D7D" w:rsidRPr="006A29C6" w:rsidRDefault="006D5D7D" w:rsidP="006D5D7D">
      <w:pPr>
        <w:spacing w:line="480" w:lineRule="auto"/>
        <w:contextualSpacing/>
        <w:jc w:val="both"/>
        <w:rPr>
          <w:rFonts w:ascii="Times New Roman" w:hAnsi="Times New Roman" w:cs="Times New Roman"/>
          <w:b/>
          <w:bCs/>
          <w:i/>
          <w:iCs/>
          <w:color w:val="000000" w:themeColor="text1"/>
          <w:lang w:val="en-US"/>
        </w:rPr>
      </w:pPr>
      <w:r w:rsidRPr="006A29C6">
        <w:rPr>
          <w:rFonts w:ascii="Times New Roman" w:hAnsi="Times New Roman" w:cs="Times New Roman"/>
          <w:b/>
          <w:bCs/>
          <w:i/>
          <w:iCs/>
          <w:color w:val="000000" w:themeColor="text1"/>
          <w:lang w:val="en-US"/>
        </w:rPr>
        <w:t>2.2 Predictions</w:t>
      </w:r>
    </w:p>
    <w:p w14:paraId="78CF6BE9" w14:textId="3504EB77" w:rsidR="000F268A" w:rsidRPr="00C65AF7" w:rsidRDefault="006D5D7D" w:rsidP="000F268A">
      <w:pPr>
        <w:spacing w:line="480" w:lineRule="auto"/>
        <w:contextualSpacing/>
        <w:rPr>
          <w:rFonts w:ascii="Times New Roman" w:hAnsi="Times New Roman" w:cs="Times New Roman"/>
          <w:color w:val="FF0000"/>
          <w:lang w:val="en-US"/>
        </w:rPr>
      </w:pPr>
      <w:r w:rsidRPr="00FE51CA">
        <w:rPr>
          <w:rFonts w:ascii="Times New Roman" w:hAnsi="Times New Roman" w:cs="Times New Roman"/>
          <w:color w:val="000000" w:themeColor="text1"/>
          <w:lang w:val="en-US"/>
        </w:rPr>
        <w:t xml:space="preserve">We aim to address two primary research questions. First, we attempted to probe whether </w:t>
      </w:r>
      <w:r w:rsidR="00E122F4">
        <w:rPr>
          <w:rFonts w:ascii="Times New Roman" w:hAnsi="Times New Roman" w:cs="Times New Roman"/>
          <w:color w:val="000000" w:themeColor="text1"/>
          <w:lang w:val="en-US"/>
        </w:rPr>
        <w:t xml:space="preserve">L1 </w:t>
      </w:r>
      <w:r w:rsidRPr="00FE51CA">
        <w:rPr>
          <w:rFonts w:ascii="Times New Roman" w:hAnsi="Times New Roman" w:cs="Times New Roman"/>
          <w:color w:val="000000" w:themeColor="text1"/>
          <w:lang w:val="en-US"/>
        </w:rPr>
        <w:t>Mandarin</w:t>
      </w:r>
      <w:r w:rsidR="00E122F4">
        <w:rPr>
          <w:rFonts w:ascii="Times New Roman" w:hAnsi="Times New Roman" w:cs="Times New Roman"/>
          <w:color w:val="000000" w:themeColor="text1"/>
          <w:lang w:val="en-US"/>
        </w:rPr>
        <w:t>-L2</w:t>
      </w:r>
      <w:r w:rsidRPr="00FE51CA">
        <w:rPr>
          <w:rFonts w:ascii="Times New Roman" w:hAnsi="Times New Roman" w:cs="Times New Roman"/>
          <w:color w:val="000000" w:themeColor="text1"/>
          <w:lang w:val="en-US"/>
        </w:rPr>
        <w:t xml:space="preserve"> English </w:t>
      </w:r>
      <w:r w:rsidR="00E122F4">
        <w:rPr>
          <w:rFonts w:ascii="Times New Roman" w:hAnsi="Times New Roman" w:cs="Times New Roman"/>
          <w:color w:val="000000" w:themeColor="text1"/>
          <w:lang w:val="en-US"/>
        </w:rPr>
        <w:t>bilinguals</w:t>
      </w:r>
      <w:r w:rsidRPr="00FE51CA">
        <w:rPr>
          <w:rFonts w:ascii="Times New Roman" w:hAnsi="Times New Roman" w:cs="Times New Roman"/>
          <w:color w:val="000000" w:themeColor="text1"/>
          <w:lang w:val="en-US"/>
        </w:rPr>
        <w:t xml:space="preserve"> exhibit attrition effects in their </w:t>
      </w:r>
      <w:r w:rsidR="00E122F4">
        <w:rPr>
          <w:rFonts w:ascii="Times New Roman" w:hAnsi="Times New Roman" w:cs="Times New Roman"/>
          <w:color w:val="000000" w:themeColor="text1"/>
          <w:lang w:val="en-US"/>
        </w:rPr>
        <w:t>L1</w:t>
      </w:r>
      <w:r w:rsidRPr="00FE51CA">
        <w:rPr>
          <w:rFonts w:ascii="Times New Roman" w:hAnsi="Times New Roman" w:cs="Times New Roman"/>
          <w:color w:val="000000" w:themeColor="text1"/>
          <w:lang w:val="en-US"/>
        </w:rPr>
        <w:t xml:space="preserve">, particularly concerning the choice of referential forms. </w:t>
      </w:r>
      <w:r w:rsidR="00E122F4">
        <w:rPr>
          <w:rFonts w:ascii="Times New Roman" w:hAnsi="Times New Roman" w:cs="Times New Roman"/>
          <w:color w:val="000000" w:themeColor="text1"/>
          <w:lang w:val="en-US"/>
        </w:rPr>
        <w:t>As reviewed above</w:t>
      </w:r>
      <w:r w:rsidR="008D7B76">
        <w:rPr>
          <w:rFonts w:ascii="Times New Roman" w:hAnsi="Times New Roman" w:cs="Times New Roman"/>
          <w:color w:val="000000" w:themeColor="text1"/>
          <w:lang w:val="en-US"/>
        </w:rPr>
        <w:t>,</w:t>
      </w:r>
      <w:r w:rsidRPr="00FE51CA">
        <w:rPr>
          <w:rFonts w:ascii="Times New Roman" w:hAnsi="Times New Roman" w:cs="Times New Roman"/>
          <w:color w:val="000000" w:themeColor="text1"/>
          <w:lang w:val="en-US"/>
        </w:rPr>
        <w:t xml:space="preserve"> </w:t>
      </w:r>
      <w:r w:rsidR="00E122F4">
        <w:rPr>
          <w:rFonts w:ascii="Times New Roman" w:hAnsi="Times New Roman" w:cs="Times New Roman"/>
          <w:color w:val="000000" w:themeColor="text1"/>
          <w:lang w:val="en-US"/>
        </w:rPr>
        <w:t>individuals undergoing attrition</w:t>
      </w:r>
      <w:r w:rsidRPr="00FE51CA">
        <w:rPr>
          <w:rFonts w:ascii="Times New Roman" w:hAnsi="Times New Roman" w:cs="Times New Roman"/>
          <w:color w:val="000000" w:themeColor="text1"/>
          <w:lang w:val="en-US"/>
        </w:rPr>
        <w:t xml:space="preserve"> generally show a preference for the more explicit referential choice (</w:t>
      </w:r>
      <w:r w:rsidR="00CC0CBE">
        <w:rPr>
          <w:rFonts w:ascii="Times New Roman" w:hAnsi="Times New Roman" w:cs="Times New Roman"/>
          <w:color w:val="000000" w:themeColor="text1"/>
          <w:lang w:val="en-US"/>
        </w:rPr>
        <w:t xml:space="preserve">e.g., </w:t>
      </w:r>
      <w:r w:rsidRPr="00FE51CA">
        <w:rPr>
          <w:rFonts w:ascii="Times New Roman" w:hAnsi="Times New Roman" w:cs="Times New Roman"/>
          <w:color w:val="000000" w:themeColor="text1"/>
          <w:lang w:val="en-US"/>
        </w:rPr>
        <w:fldChar w:fldCharType="begin"/>
      </w:r>
      <w:r w:rsidRPr="00FE51CA">
        <w:rPr>
          <w:rFonts w:ascii="Times New Roman" w:hAnsi="Times New Roman" w:cs="Times New Roman"/>
          <w:color w:val="000000" w:themeColor="text1"/>
          <w:lang w:val="en-US"/>
        </w:rPr>
        <w:instrText xml:space="preserve"> ADDIN ZOTERO_ITEM CSL_CITATION {"citationID":"k4W1LrV8","properties":{"formattedCitation":"(Tsimpli et al., 2004)","plainCitation":"(Tsimpli et al., 2004)","dontUpdate":true,"noteIndex":0},"citationItems":[{"id":159,"uris":["http://zotero.org/users/local/x6SmP7TL/items/WEQ38ZNM"],"itemData":{"id":159,"type":"article-journal","abstract":"In this paper we present some results from an experimental study that we have been conducting into the effects of syntactic attrition on the L1 of Greek and Italian speakers who have achieved near-native proficiency in their L2 (English) but still use their L1 on a regular basis. In particular, we test the hypothesis, developed on the basis of assumptions regarding syntactic modularity, that the changes in L1 syntax will be restricted to the interface with the conceptual /intentional cognitive systems. The area of investigation is the domain of grammatical subjects in Greek and Italian. More specifically, we tested the participants on the production and interpretation of null and overt subjects, and of preverbal and postverbal subjects. We also elicited grammaticality judgments on subject extraction and subject position in various syntactic contexts. In this paper we report on the results of one of the production tasks (of preverbal and postverbal subjects) and two interpretation tasks. Attrition effects are found in the production of preverbal subjects in the Greek group whereas Italian speakers show attrition effects in the interpretation of overt pronominal subjects. We argue that these results are in the right direction, that is, that semantic features are vulnerable in language attrition whereas syntactic options remain intact.","container-title":"International Journal of Bilingualism","DOI":"10.1177/13670069040080030601","ISSN":"1367-0069","issue":"3","language":"en","note":"publisher: SAGE Publications Ltd","page":"257-277","source":"SAGE Journals","title":"First language attrition and syntactic subjects: A study of Greek and Italian near-native speakers of English","title-short":"First language attrition and syntactic subjects","volume":"8","author":[{"family":"Tsimpli","given":"Ianthi"},{"family":"Sorace","given":"Antonella"},{"family":"Heycock","given":"Caroline"},{"family":"Filiaci","given":"Francesca"}],"issued":{"date-parts":[["2004",9,1]]}}}],"schema":"https://github.com/citation-style-language/schema/raw/master/csl-citation.json"} </w:instrText>
      </w:r>
      <w:r w:rsidRPr="00FE51CA">
        <w:rPr>
          <w:rFonts w:ascii="Times New Roman" w:hAnsi="Times New Roman" w:cs="Times New Roman"/>
          <w:color w:val="000000" w:themeColor="text1"/>
          <w:lang w:val="en-US"/>
        </w:rPr>
        <w:fldChar w:fldCharType="separate"/>
      </w:r>
      <w:r w:rsidRPr="00FE51CA">
        <w:rPr>
          <w:rFonts w:ascii="Times New Roman" w:hAnsi="Times New Roman" w:cs="Times New Roman"/>
          <w:noProof/>
          <w:color w:val="000000" w:themeColor="text1"/>
          <w:lang w:val="en-US"/>
        </w:rPr>
        <w:t>Tsimpli et al., 2004</w:t>
      </w:r>
      <w:r w:rsidRPr="00FE51CA">
        <w:rPr>
          <w:rFonts w:ascii="Times New Roman" w:hAnsi="Times New Roman" w:cs="Times New Roman"/>
          <w:color w:val="000000" w:themeColor="text1"/>
          <w:lang w:val="en-US"/>
        </w:rPr>
        <w:fldChar w:fldCharType="end"/>
      </w:r>
      <w:r w:rsidR="00133410">
        <w:rPr>
          <w:rFonts w:ascii="Times New Roman" w:hAnsi="Times New Roman" w:cs="Times New Roman"/>
          <w:color w:val="000000" w:themeColor="text1"/>
          <w:lang w:val="en-US"/>
        </w:rPr>
        <w:t>)</w:t>
      </w:r>
      <w:r w:rsidR="008D7B76">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 xml:space="preserve">we </w:t>
      </w:r>
      <w:r w:rsidR="008D7B76">
        <w:rPr>
          <w:rFonts w:ascii="Times New Roman" w:hAnsi="Times New Roman" w:cs="Times New Roman"/>
          <w:color w:val="000000" w:themeColor="text1"/>
          <w:lang w:val="en-US"/>
        </w:rPr>
        <w:t xml:space="preserve">therefore </w:t>
      </w:r>
      <w:r w:rsidRPr="00FE51CA">
        <w:rPr>
          <w:rFonts w:ascii="Times New Roman" w:hAnsi="Times New Roman" w:cs="Times New Roman"/>
          <w:color w:val="000000" w:themeColor="text1"/>
          <w:lang w:val="en-US"/>
        </w:rPr>
        <w:t xml:space="preserve">expect our experimental groups to use more explicit referring expressions than our control group. </w:t>
      </w:r>
      <w:r w:rsidR="00E122F4">
        <w:rPr>
          <w:rFonts w:ascii="Times New Roman" w:hAnsi="Times New Roman" w:cs="Times New Roman"/>
          <w:color w:val="000000" w:themeColor="text1"/>
          <w:lang w:val="en-US"/>
        </w:rPr>
        <w:t xml:space="preserve">However, exactly how </w:t>
      </w:r>
      <w:r w:rsidR="00FA07E9">
        <w:rPr>
          <w:rFonts w:ascii="Times New Roman" w:hAnsi="Times New Roman" w:cs="Times New Roman"/>
          <w:color w:val="000000" w:themeColor="text1"/>
          <w:lang w:val="en-US"/>
        </w:rPr>
        <w:t xml:space="preserve">this </w:t>
      </w:r>
      <w:r w:rsidR="00E122F4">
        <w:rPr>
          <w:rFonts w:ascii="Times New Roman" w:hAnsi="Times New Roman" w:cs="Times New Roman"/>
          <w:color w:val="000000" w:themeColor="text1"/>
          <w:lang w:val="en-US"/>
        </w:rPr>
        <w:t>preference will manifest itself in Mandarin Chinese is unclear a priori. Increased explicitness could be achieved by using overt pronouns rather than null pronouns (as seen in L1 Italian or Spanish speakers undergoing attrition), or full NPs rather than pronouns. Various language-specific factors in Mandarin suggest the latter solution might be preferred. O</w:t>
      </w:r>
      <w:r w:rsidRPr="00FE51CA">
        <w:rPr>
          <w:rFonts w:ascii="Times New Roman" w:hAnsi="Times New Roman" w:cs="Times New Roman"/>
          <w:color w:val="000000" w:themeColor="text1"/>
          <w:lang w:val="en-US"/>
        </w:rPr>
        <w:t xml:space="preserve">vert pronouns in spoken Mandarin are gender-neutral, </w:t>
      </w:r>
      <w:r w:rsidR="00E122F4">
        <w:rPr>
          <w:rFonts w:ascii="Times New Roman" w:hAnsi="Times New Roman" w:cs="Times New Roman"/>
          <w:color w:val="000000" w:themeColor="text1"/>
          <w:lang w:val="en-US"/>
        </w:rPr>
        <w:t xml:space="preserve">and therefore </w:t>
      </w:r>
      <w:r w:rsidRPr="00FE51CA">
        <w:rPr>
          <w:rFonts w:ascii="Times New Roman" w:hAnsi="Times New Roman" w:cs="Times New Roman"/>
          <w:color w:val="000000" w:themeColor="text1"/>
          <w:lang w:val="en-US"/>
        </w:rPr>
        <w:t xml:space="preserve">inherently ambiguous in the two-character condition; indeed they might be more ambiguous in practice than null pronouns, which have a stronger subject bias </w:t>
      </w:r>
      <w:r w:rsidRPr="00FE51CA">
        <w:rPr>
          <w:rFonts w:ascii="Times New Roman" w:hAnsi="Times New Roman" w:cs="Times New Roman"/>
          <w:color w:val="000000" w:themeColor="text1"/>
          <w:lang w:val="en-US"/>
        </w:rPr>
        <w:fldChar w:fldCharType="begin"/>
      </w:r>
      <w:r w:rsidRPr="00FE51CA">
        <w:rPr>
          <w:rFonts w:ascii="Times New Roman" w:hAnsi="Times New Roman" w:cs="Times New Roman"/>
          <w:color w:val="000000" w:themeColor="text1"/>
          <w:lang w:val="en-US"/>
        </w:rPr>
        <w:instrText xml:space="preserve"> ADDIN ZOTERO_ITEM CSL_CITATION {"citationID":"dyWLcsJO","properties":{"formattedCitation":"(Zhang &amp; Kwon, 2022)","plainCitation":"(Zhang &amp; Kwon, 2022)","noteIndex":0},"citationItems":[{"id":176,"uris":["http://zotero.org/users/local/x6SmP7TL/items/3794NBC8"],"itemData":{"id":176,"type":"article-journal","abstract":"We report three reading comprehension experiments investigating the interpretational preferences and processing of pro and overt pronouns in Chinese, a ‘discourse-oriented’ pro-drop language (Huang 1984). Our oﬄine rating experiments showed that both pro and overt pronouns were subject-based, but the preference for the subject antecedents was stronger with pro than with overt pronouns. In addition, these diﬀerent levels of subject biases were conﬁrmed in a self-paced reading experiment; a processing penalty was incurred with object antecedent interpretation regardless of the pronominal type, but the penalty was bigger for pro than for overt pronouns. These experimental results are consistent with Accessibility theory that less speciﬁc anaphoric expressions (e.g. pro) were less likely than more speciﬁc anaphoric expressions (e.g. overt pronouns) to refer to a less prominent antecedent (e.g. syntactic object).","container-title":"Journal of Linguistics","DOI":"10.1017/S0022226721000402","ISSN":"0022-2267, 1469-7742","issue":"3","journalAbbreviation":"J. Ling.","language":"en","page":"649-676","source":"DOI.org (Crossref)","title":"The interpretational preferences of null and overt pronouns in Chinese","volume":"58","author":[{"family":"Zhang","given":"Aili"},{"family":"Kwon","given":"Nayoung"}],"issued":{"date-parts":[["2022",8]]}}}],"schema":"https://github.com/citation-style-language/schema/raw/master/csl-citation.json"} </w:instrText>
      </w:r>
      <w:r w:rsidRPr="00FE51CA">
        <w:rPr>
          <w:rFonts w:ascii="Times New Roman" w:hAnsi="Times New Roman" w:cs="Times New Roman"/>
          <w:color w:val="000000" w:themeColor="text1"/>
          <w:lang w:val="en-US"/>
        </w:rPr>
        <w:fldChar w:fldCharType="separate"/>
      </w:r>
      <w:r w:rsidRPr="00FE51CA">
        <w:rPr>
          <w:rFonts w:ascii="Times New Roman" w:hAnsi="Times New Roman" w:cs="Times New Roman"/>
          <w:noProof/>
          <w:color w:val="000000" w:themeColor="text1"/>
          <w:lang w:val="en-US"/>
        </w:rPr>
        <w:t xml:space="preserve">(Zhang </w:t>
      </w:r>
      <w:r w:rsidR="00675B77">
        <w:rPr>
          <w:rFonts w:ascii="Times New Roman" w:hAnsi="Times New Roman" w:cs="Times New Roman"/>
          <w:noProof/>
          <w:color w:val="000000" w:themeColor="text1"/>
          <w:lang w:val="en-US"/>
        </w:rPr>
        <w:t>&amp;</w:t>
      </w:r>
      <w:r w:rsidRPr="00FE51CA">
        <w:rPr>
          <w:rFonts w:ascii="Times New Roman" w:hAnsi="Times New Roman" w:cs="Times New Roman"/>
          <w:noProof/>
          <w:color w:val="000000" w:themeColor="text1"/>
          <w:lang w:val="en-US"/>
        </w:rPr>
        <w:t xml:space="preserve"> </w:t>
      </w:r>
      <w:r w:rsidRPr="00FE51CA">
        <w:rPr>
          <w:rFonts w:ascii="Times New Roman" w:hAnsi="Times New Roman" w:cs="Times New Roman"/>
          <w:noProof/>
          <w:color w:val="000000" w:themeColor="text1"/>
          <w:lang w:val="en-US"/>
        </w:rPr>
        <w:lastRenderedPageBreak/>
        <w:t>Kwon, 2022)</w:t>
      </w:r>
      <w:r w:rsidRPr="00FE51CA">
        <w:rPr>
          <w:rFonts w:ascii="Times New Roman" w:hAnsi="Times New Roman" w:cs="Times New Roman"/>
          <w:color w:val="000000" w:themeColor="text1"/>
          <w:lang w:val="en-US"/>
        </w:rPr>
        <w:fldChar w:fldCharType="end"/>
      </w:r>
      <w:r w:rsidRPr="00FE51CA">
        <w:rPr>
          <w:rFonts w:ascii="Times New Roman" w:hAnsi="Times New Roman" w:cs="Times New Roman"/>
          <w:color w:val="000000" w:themeColor="text1"/>
          <w:lang w:val="en-US"/>
        </w:rPr>
        <w:t xml:space="preserve">. </w:t>
      </w:r>
      <w:r w:rsidR="00A520FA" w:rsidRPr="004A2270">
        <w:rPr>
          <w:rFonts w:ascii="Times New Roman" w:hAnsi="Times New Roman" w:cs="Times New Roman"/>
          <w:color w:val="000000" w:themeColor="text1"/>
          <w:lang w:val="en-US"/>
        </w:rPr>
        <w:t>Additionally, the I</w:t>
      </w:r>
      <w:r w:rsidR="00E122F4" w:rsidRPr="004A2270">
        <w:rPr>
          <w:rFonts w:ascii="Times New Roman" w:hAnsi="Times New Roman" w:cs="Times New Roman"/>
          <w:color w:val="000000" w:themeColor="text1"/>
          <w:lang w:val="en-US"/>
        </w:rPr>
        <w:t xml:space="preserve">nterface </w:t>
      </w:r>
      <w:r w:rsidR="00A520FA" w:rsidRPr="004A2270">
        <w:rPr>
          <w:rFonts w:ascii="Times New Roman" w:hAnsi="Times New Roman" w:cs="Times New Roman"/>
          <w:color w:val="000000" w:themeColor="text1"/>
          <w:lang w:val="en-US"/>
        </w:rPr>
        <w:t>H</w:t>
      </w:r>
      <w:r w:rsidR="00E122F4" w:rsidRPr="004A2270">
        <w:rPr>
          <w:rFonts w:ascii="Times New Roman" w:hAnsi="Times New Roman" w:cs="Times New Roman"/>
          <w:color w:val="000000" w:themeColor="text1"/>
          <w:lang w:val="en-US"/>
        </w:rPr>
        <w:t>ypothesis</w:t>
      </w:r>
      <w:r w:rsidR="00A520FA" w:rsidRPr="004A2270">
        <w:rPr>
          <w:rFonts w:ascii="Times New Roman" w:hAnsi="Times New Roman" w:cs="Times New Roman"/>
          <w:color w:val="000000" w:themeColor="text1"/>
          <w:lang w:val="en-US"/>
        </w:rPr>
        <w:t xml:space="preserve"> prediction regarding overt pronouns is based on pro-drop languages like Italian, where null and overt pronouns exhibit a clear division of </w:t>
      </w:r>
      <w:proofErr w:type="spellStart"/>
      <w:r w:rsidR="00A520FA" w:rsidRPr="004A2270">
        <w:rPr>
          <w:rFonts w:ascii="Times New Roman" w:hAnsi="Times New Roman" w:cs="Times New Roman"/>
          <w:color w:val="000000" w:themeColor="text1"/>
          <w:lang w:val="en-US"/>
        </w:rPr>
        <w:t>labour</w:t>
      </w:r>
      <w:proofErr w:type="spellEnd"/>
      <w:r w:rsidR="00A520FA" w:rsidRPr="004A2270">
        <w:rPr>
          <w:rFonts w:ascii="Times New Roman" w:hAnsi="Times New Roman" w:cs="Times New Roman"/>
          <w:color w:val="000000" w:themeColor="text1"/>
          <w:lang w:val="en-US"/>
        </w:rPr>
        <w:t xml:space="preserve"> in the two-character condition. In contrast, both null and overt pronouns in Mandarin Chinese</w:t>
      </w:r>
      <w:r w:rsidR="007D449B" w:rsidRPr="004A2270">
        <w:rPr>
          <w:rFonts w:ascii="Times New Roman" w:hAnsi="Times New Roman" w:cs="Times New Roman"/>
          <w:color w:val="000000" w:themeColor="text1"/>
          <w:lang w:val="en-US"/>
        </w:rPr>
        <w:t xml:space="preserve"> are</w:t>
      </w:r>
      <w:r w:rsidR="00A520FA" w:rsidRPr="004A2270">
        <w:rPr>
          <w:rFonts w:ascii="Times New Roman" w:hAnsi="Times New Roman" w:cs="Times New Roman"/>
          <w:color w:val="000000" w:themeColor="text1"/>
          <w:lang w:val="en-US"/>
        </w:rPr>
        <w:t xml:space="preserve"> generally strongly subject-biased</w:t>
      </w:r>
      <w:r w:rsidRPr="00FE51CA">
        <w:rPr>
          <w:rFonts w:ascii="Times New Roman" w:hAnsi="Times New Roman" w:cs="Times New Roman"/>
          <w:color w:val="000000" w:themeColor="text1"/>
          <w:lang w:val="en-US"/>
        </w:rPr>
        <w:t xml:space="preserve">. This prediction </w:t>
      </w:r>
      <w:r w:rsidR="00180A37">
        <w:rPr>
          <w:rFonts w:ascii="Times New Roman" w:hAnsi="Times New Roman" w:cs="Times New Roman"/>
          <w:color w:val="000000" w:themeColor="text1"/>
          <w:lang w:val="en-US"/>
        </w:rPr>
        <w:t xml:space="preserve">of more explicit referential choices </w:t>
      </w:r>
      <w:r w:rsidRPr="00FE51CA">
        <w:rPr>
          <w:rFonts w:ascii="Times New Roman" w:hAnsi="Times New Roman" w:cs="Times New Roman"/>
          <w:color w:val="000000" w:themeColor="text1"/>
          <w:lang w:val="en-US"/>
        </w:rPr>
        <w:t xml:space="preserve">is clearest for our Long-Term English Exposure group; the potential differences between the control group and the Short-Term English Exposure group remains uncertain due to </w:t>
      </w:r>
      <w:r w:rsidR="00BF09F0">
        <w:rPr>
          <w:rFonts w:ascii="Times New Roman" w:hAnsi="Times New Roman" w:cs="Times New Roman"/>
          <w:color w:val="000000" w:themeColor="text1"/>
          <w:lang w:val="en-US"/>
        </w:rPr>
        <w:t>that group’s</w:t>
      </w:r>
      <w:r w:rsidR="00BF09F0" w:rsidRPr="00FE51CA">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 xml:space="preserve">shorter stay in the UK. </w:t>
      </w:r>
    </w:p>
    <w:p w14:paraId="755BED16" w14:textId="77777777" w:rsidR="0024071E" w:rsidRDefault="0024071E" w:rsidP="0024071E">
      <w:pPr>
        <w:spacing w:line="480" w:lineRule="auto"/>
        <w:contextualSpacing/>
        <w:rPr>
          <w:rFonts w:ascii="Times New Roman" w:hAnsi="Times New Roman" w:cs="Times New Roman"/>
          <w:color w:val="000000" w:themeColor="text1"/>
          <w:lang w:val="en-US"/>
        </w:rPr>
      </w:pPr>
    </w:p>
    <w:p w14:paraId="5D499E69" w14:textId="6ACD69F7" w:rsidR="006D5D7D" w:rsidRPr="00FE51CA" w:rsidRDefault="006D5D7D" w:rsidP="00510096">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We expected minimal distinctions among the three groups in the one-character condition</w:t>
      </w:r>
      <w:r w:rsidR="002F09FB">
        <w:rPr>
          <w:rFonts w:ascii="Times New Roman" w:hAnsi="Times New Roman" w:cs="Times New Roman"/>
          <w:color w:val="000000" w:themeColor="text1"/>
          <w:lang w:val="en-US"/>
        </w:rPr>
        <w:t xml:space="preserve"> (as shown in Zhao, 2014)</w:t>
      </w:r>
      <w:r w:rsidRPr="00FE51CA">
        <w:rPr>
          <w:rFonts w:ascii="Times New Roman" w:hAnsi="Times New Roman" w:cs="Times New Roman"/>
          <w:color w:val="000000" w:themeColor="text1"/>
          <w:lang w:val="en-US"/>
        </w:rPr>
        <w:t xml:space="preserve">. This expectation arises from the fact that there is only one referent in the context, eliminating any ambiguity/competition introduced by an additional character. Additionally, since both overt and null pronouns exhibit a strong subject bias, the use of an overt pronoun is expected to be </w:t>
      </w:r>
      <w:r w:rsidR="00BF09F0">
        <w:rPr>
          <w:rFonts w:ascii="Times New Roman" w:hAnsi="Times New Roman" w:cs="Times New Roman"/>
          <w:color w:val="000000" w:themeColor="text1"/>
          <w:lang w:val="en-US"/>
        </w:rPr>
        <w:t>as effective as</w:t>
      </w:r>
      <w:r w:rsidRPr="00FE51CA">
        <w:rPr>
          <w:rFonts w:ascii="Times New Roman" w:hAnsi="Times New Roman" w:cs="Times New Roman"/>
          <w:color w:val="000000" w:themeColor="text1"/>
          <w:lang w:val="en-US"/>
        </w:rPr>
        <w:t xml:space="preserve"> the use of a null pronoun. </w:t>
      </w:r>
    </w:p>
    <w:p w14:paraId="68465B69" w14:textId="77777777" w:rsidR="0024071E" w:rsidRDefault="0024071E" w:rsidP="0024071E">
      <w:pPr>
        <w:spacing w:line="480" w:lineRule="auto"/>
        <w:contextualSpacing/>
        <w:rPr>
          <w:rFonts w:ascii="Times New Roman" w:hAnsi="Times New Roman" w:cs="Times New Roman"/>
          <w:color w:val="000000" w:themeColor="text1"/>
          <w:lang w:val="en-US"/>
        </w:rPr>
      </w:pPr>
    </w:p>
    <w:p w14:paraId="515F4D9C" w14:textId="66FF277E" w:rsidR="00CD1859" w:rsidRPr="00EE5577" w:rsidRDefault="006D5D7D" w:rsidP="00265D14">
      <w:pPr>
        <w:spacing w:line="480" w:lineRule="auto"/>
        <w:contextualSpacing/>
        <w:rPr>
          <w:rFonts w:ascii="Times New Roman" w:hAnsi="Times New Roman" w:cs="Times New Roman"/>
          <w:color w:val="000000" w:themeColor="text1"/>
          <w:lang w:val="en-US"/>
        </w:rPr>
      </w:pPr>
      <w:bookmarkStart w:id="6" w:name="OLE_LINK1"/>
      <w:bookmarkStart w:id="7" w:name="OLE_LINK2"/>
      <w:r w:rsidRPr="00FE51CA">
        <w:rPr>
          <w:rFonts w:ascii="Times New Roman" w:hAnsi="Times New Roman" w:cs="Times New Roman"/>
          <w:color w:val="000000" w:themeColor="text1"/>
          <w:lang w:val="en-US"/>
        </w:rPr>
        <w:t>The second research question concerns the role of exposure to L1 and L2</w:t>
      </w:r>
      <w:r w:rsidR="00E42040">
        <w:rPr>
          <w:rFonts w:ascii="Times New Roman" w:hAnsi="Times New Roman" w:cs="Times New Roman"/>
          <w:color w:val="000000" w:themeColor="text1"/>
          <w:lang w:val="en-US"/>
        </w:rPr>
        <w:t xml:space="preserve"> as well as L2 proficiency</w:t>
      </w:r>
      <w:r w:rsidRPr="00FE51CA">
        <w:rPr>
          <w:rFonts w:ascii="Times New Roman" w:hAnsi="Times New Roman" w:cs="Times New Roman"/>
          <w:color w:val="000000" w:themeColor="text1"/>
          <w:lang w:val="en-US"/>
        </w:rPr>
        <w:t xml:space="preserve"> in attrition effects. Previous studies indicate that increased exposure to L2, coupled with reduced use of L1, may lead to more severe attrition effects.</w:t>
      </w:r>
      <w:r w:rsidR="00E42040">
        <w:rPr>
          <w:rFonts w:ascii="Times New Roman" w:hAnsi="Times New Roman" w:cs="Times New Roman"/>
          <w:color w:val="000000" w:themeColor="text1"/>
          <w:lang w:val="en-US"/>
        </w:rPr>
        <w:t xml:space="preserve"> </w:t>
      </w:r>
      <w:r w:rsidR="007137AB">
        <w:rPr>
          <w:rFonts w:ascii="Times New Roman" w:hAnsi="Times New Roman" w:cs="Times New Roman"/>
          <w:color w:val="000000" w:themeColor="text1"/>
          <w:lang w:val="en-US"/>
        </w:rPr>
        <w:t>Additionally</w:t>
      </w:r>
      <w:r w:rsidR="00E42040">
        <w:rPr>
          <w:rFonts w:ascii="Times New Roman" w:hAnsi="Times New Roman" w:cs="Times New Roman"/>
          <w:color w:val="000000" w:themeColor="text1"/>
          <w:lang w:val="en-US"/>
        </w:rPr>
        <w:t>, attrition</w:t>
      </w:r>
      <w:r w:rsidR="007137AB">
        <w:rPr>
          <w:rFonts w:ascii="Times New Roman" w:hAnsi="Times New Roman" w:cs="Times New Roman"/>
          <w:color w:val="000000" w:themeColor="text1"/>
          <w:lang w:val="en-US"/>
        </w:rPr>
        <w:t xml:space="preserve"> </w:t>
      </w:r>
      <w:r w:rsidR="006A53E4">
        <w:rPr>
          <w:rFonts w:ascii="Times New Roman" w:hAnsi="Times New Roman" w:cs="Times New Roman"/>
          <w:color w:val="000000" w:themeColor="text1"/>
          <w:lang w:val="en-US"/>
        </w:rPr>
        <w:t>appears to be</w:t>
      </w:r>
      <w:r w:rsidR="007137AB">
        <w:rPr>
          <w:rFonts w:ascii="Times New Roman" w:hAnsi="Times New Roman" w:cs="Times New Roman"/>
          <w:color w:val="000000" w:themeColor="text1"/>
          <w:lang w:val="en-US"/>
        </w:rPr>
        <w:t xml:space="preserve"> more</w:t>
      </w:r>
      <w:r w:rsidR="00E42040">
        <w:rPr>
          <w:rFonts w:ascii="Times New Roman" w:hAnsi="Times New Roman" w:cs="Times New Roman"/>
          <w:color w:val="000000" w:themeColor="text1"/>
          <w:lang w:val="en-US"/>
        </w:rPr>
        <w:t xml:space="preserve"> </w:t>
      </w:r>
      <w:r w:rsidR="006A53E4">
        <w:rPr>
          <w:rFonts w:ascii="Times New Roman" w:hAnsi="Times New Roman" w:cs="Times New Roman"/>
          <w:color w:val="000000" w:themeColor="text1"/>
          <w:lang w:val="en-US"/>
        </w:rPr>
        <w:t>pronounced</w:t>
      </w:r>
      <w:r w:rsidR="00E42040">
        <w:rPr>
          <w:rFonts w:ascii="Times New Roman" w:hAnsi="Times New Roman" w:cs="Times New Roman"/>
          <w:color w:val="000000" w:themeColor="text1"/>
          <w:lang w:val="en-US"/>
        </w:rPr>
        <w:t xml:space="preserve"> in bilinguals with higher L2 proficiency.</w:t>
      </w:r>
      <w:r w:rsidRPr="00FE51CA">
        <w:rPr>
          <w:rFonts w:ascii="Times New Roman" w:hAnsi="Times New Roman" w:cs="Times New Roman"/>
          <w:color w:val="000000" w:themeColor="text1"/>
          <w:lang w:val="en-US"/>
        </w:rPr>
        <w:t xml:space="preserve"> Accordingly, we hypothesized that speakers </w:t>
      </w:r>
      <w:r w:rsidR="008D622F">
        <w:rPr>
          <w:rFonts w:ascii="Times New Roman" w:hAnsi="Times New Roman" w:cs="Times New Roman"/>
          <w:color w:val="000000" w:themeColor="text1"/>
          <w:lang w:val="en-US"/>
        </w:rPr>
        <w:t>who report</w:t>
      </w:r>
      <w:r w:rsidR="008D622F" w:rsidRPr="00FE51CA">
        <w:rPr>
          <w:rFonts w:ascii="Times New Roman" w:hAnsi="Times New Roman" w:cs="Times New Roman"/>
          <w:color w:val="000000" w:themeColor="text1"/>
          <w:lang w:val="en-US"/>
        </w:rPr>
        <w:t xml:space="preserve"> </w:t>
      </w:r>
      <w:r w:rsidR="003427E2">
        <w:rPr>
          <w:rFonts w:ascii="Times New Roman" w:hAnsi="Times New Roman" w:cs="Times New Roman"/>
          <w:color w:val="000000" w:themeColor="text1"/>
          <w:lang w:val="en-US"/>
        </w:rPr>
        <w:t>more</w:t>
      </w:r>
      <w:r w:rsidRPr="00FE51CA">
        <w:rPr>
          <w:rFonts w:ascii="Times New Roman" w:hAnsi="Times New Roman" w:cs="Times New Roman"/>
          <w:color w:val="000000" w:themeColor="text1"/>
          <w:lang w:val="en-US"/>
        </w:rPr>
        <w:t xml:space="preserve"> English exposure</w:t>
      </w:r>
      <w:r w:rsidR="00E42040">
        <w:rPr>
          <w:rFonts w:ascii="Times New Roman" w:hAnsi="Times New Roman" w:cs="Times New Roman"/>
          <w:color w:val="000000" w:themeColor="text1"/>
          <w:lang w:val="en-US"/>
        </w:rPr>
        <w:t xml:space="preserve"> (</w:t>
      </w:r>
      <w:r w:rsidR="003427E2">
        <w:rPr>
          <w:rFonts w:ascii="Times New Roman" w:hAnsi="Times New Roman" w:cs="Times New Roman"/>
          <w:color w:val="000000" w:themeColor="text1"/>
          <w:lang w:val="en-US"/>
        </w:rPr>
        <w:t>less</w:t>
      </w:r>
      <w:r w:rsidRPr="00FE51CA">
        <w:rPr>
          <w:rFonts w:ascii="Times New Roman" w:hAnsi="Times New Roman" w:cs="Times New Roman"/>
          <w:color w:val="000000" w:themeColor="text1"/>
          <w:lang w:val="en-US"/>
        </w:rPr>
        <w:t xml:space="preserve"> Mandarin exposur</w:t>
      </w:r>
      <w:r w:rsidR="00E42040">
        <w:rPr>
          <w:rFonts w:ascii="Times New Roman" w:hAnsi="Times New Roman" w:cs="Times New Roman"/>
          <w:color w:val="000000" w:themeColor="text1"/>
          <w:lang w:val="en-US"/>
        </w:rPr>
        <w:t>e)</w:t>
      </w:r>
      <w:r w:rsidR="00281CFA">
        <w:rPr>
          <w:rFonts w:ascii="Times New Roman" w:hAnsi="Times New Roman" w:cs="Times New Roman"/>
          <w:color w:val="000000" w:themeColor="text1"/>
          <w:lang w:val="en-US"/>
        </w:rPr>
        <w:t xml:space="preserve"> and/or</w:t>
      </w:r>
      <w:r w:rsidR="00E42040">
        <w:rPr>
          <w:rFonts w:ascii="Times New Roman" w:hAnsi="Times New Roman" w:cs="Times New Roman"/>
          <w:color w:val="000000" w:themeColor="text1"/>
          <w:lang w:val="en-US"/>
        </w:rPr>
        <w:t xml:space="preserve"> higher English proficiency</w:t>
      </w:r>
      <w:r w:rsidRPr="00FE51CA">
        <w:rPr>
          <w:rFonts w:ascii="Times New Roman" w:hAnsi="Times New Roman" w:cs="Times New Roman"/>
          <w:color w:val="000000" w:themeColor="text1"/>
          <w:lang w:val="en-US"/>
        </w:rPr>
        <w:t xml:space="preserve"> would </w:t>
      </w:r>
      <w:r w:rsidR="00BF09F0">
        <w:rPr>
          <w:rFonts w:ascii="Times New Roman" w:hAnsi="Times New Roman" w:cs="Times New Roman"/>
          <w:color w:val="000000" w:themeColor="text1"/>
          <w:lang w:val="en-US"/>
        </w:rPr>
        <w:t>show</w:t>
      </w:r>
      <w:r w:rsidR="00BF09F0" w:rsidRPr="00FE51CA">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 xml:space="preserve">more severe attrition in their reference production, showing a </w:t>
      </w:r>
      <w:r w:rsidR="00BF09F0">
        <w:rPr>
          <w:rFonts w:ascii="Times New Roman" w:hAnsi="Times New Roman" w:cs="Times New Roman"/>
          <w:color w:val="000000" w:themeColor="text1"/>
          <w:lang w:val="en-US"/>
        </w:rPr>
        <w:t xml:space="preserve">stronger </w:t>
      </w:r>
      <w:r w:rsidRPr="00FE51CA">
        <w:rPr>
          <w:rFonts w:ascii="Times New Roman" w:hAnsi="Times New Roman" w:cs="Times New Roman"/>
          <w:color w:val="000000" w:themeColor="text1"/>
          <w:lang w:val="en-US"/>
        </w:rPr>
        <w:t xml:space="preserve">preference for the more explicit form. This difference should show up in a coarse-grained fashion by comparing across our three </w:t>
      </w:r>
      <w:r w:rsidR="00523275" w:rsidRPr="00FE51CA">
        <w:rPr>
          <w:rFonts w:ascii="Times New Roman" w:hAnsi="Times New Roman" w:cs="Times New Roman"/>
          <w:color w:val="000000" w:themeColor="text1"/>
          <w:lang w:val="en-US"/>
        </w:rPr>
        <w:t>groups but</w:t>
      </w:r>
      <w:r w:rsidRPr="00FE51CA">
        <w:rPr>
          <w:rFonts w:ascii="Times New Roman" w:hAnsi="Times New Roman" w:cs="Times New Roman"/>
          <w:color w:val="000000" w:themeColor="text1"/>
          <w:lang w:val="en-US"/>
        </w:rPr>
        <w:t xml:space="preserve"> can also be assessed in a more fine-grained way by correlating our questionnaire data with participants’ explicitness in the production task. </w:t>
      </w:r>
    </w:p>
    <w:bookmarkEnd w:id="6"/>
    <w:bookmarkEnd w:id="7"/>
    <w:p w14:paraId="0D11D2E8" w14:textId="77777777" w:rsidR="00C67982" w:rsidRPr="00EA5DC4" w:rsidRDefault="00C67982" w:rsidP="00C67982">
      <w:pPr>
        <w:spacing w:line="360" w:lineRule="auto"/>
        <w:contextualSpacing/>
        <w:rPr>
          <w:rFonts w:ascii="Times New Roman" w:hAnsi="Times New Roman" w:cs="Times New Roman"/>
          <w:b/>
          <w:bCs/>
        </w:rPr>
      </w:pPr>
    </w:p>
    <w:p w14:paraId="1FF782B4" w14:textId="0FFCBC2F" w:rsidR="00C67982" w:rsidRDefault="008473E3" w:rsidP="005D424A">
      <w:pPr>
        <w:spacing w:line="360" w:lineRule="auto"/>
        <w:contextualSpacing/>
        <w:rPr>
          <w:rFonts w:ascii="Times New Roman" w:hAnsi="Times New Roman" w:cs="Times New Roman"/>
          <w:b/>
          <w:bCs/>
          <w:i/>
          <w:iCs/>
        </w:rPr>
      </w:pPr>
      <w:r w:rsidRPr="008473E3">
        <w:rPr>
          <w:rFonts w:ascii="Times New Roman" w:hAnsi="Times New Roman" w:cs="Times New Roman"/>
          <w:b/>
          <w:bCs/>
          <w:i/>
          <w:iCs/>
        </w:rPr>
        <w:t>2.</w:t>
      </w:r>
      <w:r w:rsidR="005D424A" w:rsidRPr="008473E3">
        <w:rPr>
          <w:rFonts w:ascii="Times New Roman" w:hAnsi="Times New Roman" w:cs="Times New Roman"/>
          <w:b/>
          <w:bCs/>
          <w:i/>
          <w:iCs/>
        </w:rPr>
        <w:t xml:space="preserve">3. </w:t>
      </w:r>
      <w:r w:rsidR="00C67982" w:rsidRPr="008473E3">
        <w:rPr>
          <w:rFonts w:ascii="Times New Roman" w:hAnsi="Times New Roman" w:cs="Times New Roman"/>
          <w:b/>
          <w:bCs/>
          <w:i/>
          <w:iCs/>
        </w:rPr>
        <w:t>D</w:t>
      </w:r>
      <w:r w:rsidR="00C67982" w:rsidRPr="008473E3">
        <w:rPr>
          <w:rFonts w:ascii="Times New Roman" w:hAnsi="Times New Roman" w:cs="Times New Roman" w:hint="eastAsia"/>
          <w:b/>
          <w:bCs/>
          <w:i/>
          <w:iCs/>
        </w:rPr>
        <w:t>ata</w:t>
      </w:r>
      <w:r w:rsidR="00C67982" w:rsidRPr="008473E3">
        <w:rPr>
          <w:rFonts w:ascii="Times New Roman" w:hAnsi="Times New Roman" w:cs="Times New Roman"/>
          <w:b/>
          <w:bCs/>
          <w:i/>
          <w:iCs/>
        </w:rPr>
        <w:t xml:space="preserve"> Analysis</w:t>
      </w:r>
    </w:p>
    <w:p w14:paraId="6DCBFE8F" w14:textId="77777777" w:rsidR="00732427" w:rsidRPr="008473E3" w:rsidRDefault="00732427" w:rsidP="005D424A">
      <w:pPr>
        <w:spacing w:line="360" w:lineRule="auto"/>
        <w:contextualSpacing/>
        <w:rPr>
          <w:rFonts w:ascii="Times New Roman" w:hAnsi="Times New Roman" w:cs="Times New Roman"/>
          <w:b/>
          <w:bCs/>
          <w:i/>
          <w:iCs/>
        </w:rPr>
      </w:pPr>
    </w:p>
    <w:p w14:paraId="755DF1A7" w14:textId="24F74401" w:rsidR="00C67982" w:rsidRPr="00FE51CA" w:rsidRDefault="00C67982" w:rsidP="000F268A">
      <w:pPr>
        <w:spacing w:line="480" w:lineRule="auto"/>
        <w:contextualSpacing/>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 xml:space="preserve">We focused on participants’ production of three referential forms, namely NPs (which were always proper names in the context of our experiment), overt pronouns and null pronouns, in the two conditions of the picture description task. We analysed the referential forms that speakers used in their first complete sentence when mentioning the target referent. Empty responses and responses containing plural forms (such as “Xiaozi and Xiaohong”, or “They”) or possessive forms (such as “Her hands”) were excluded from data analysis. We also omitted responses in instances where participants altered the order of the context and target images and provided descriptions accordingly, for example, “Xiaohong picked up a backpack and greeted Xiaolan”. Responses were also excluded in cases where there was a topic shift before speakers described the target referent in the topic-continuity context of the two-character condition, for example, “Little Red met Little Blue on the campus. Little Blue is Little Red’s enemy, so Little Red was particularly unhappy.” </w:t>
      </w:r>
    </w:p>
    <w:p w14:paraId="22BC54AC" w14:textId="77777777" w:rsidR="0024071E" w:rsidRDefault="0024071E" w:rsidP="0024071E">
      <w:pPr>
        <w:spacing w:line="480" w:lineRule="auto"/>
        <w:contextualSpacing/>
        <w:rPr>
          <w:rFonts w:ascii="Times New Roman" w:hAnsi="Times New Roman" w:cs="Times New Roman"/>
          <w:color w:val="000000" w:themeColor="text1"/>
          <w:lang w:val="en-US"/>
        </w:rPr>
      </w:pPr>
    </w:p>
    <w:p w14:paraId="6D3E4795" w14:textId="2D0DCDC8" w:rsidR="00C67982" w:rsidRDefault="00C67982">
      <w:pPr>
        <w:spacing w:line="480" w:lineRule="auto"/>
        <w:contextualSpacing/>
        <w:rPr>
          <w:rFonts w:ascii="Times New Roman" w:hAnsi="Times New Roman" w:cs="Times New Roman"/>
          <w:color w:val="000000" w:themeColor="text1"/>
          <w:lang w:val="en-US"/>
        </w:rPr>
      </w:pPr>
      <w:r w:rsidRPr="00C91DA8">
        <w:rPr>
          <w:rFonts w:ascii="Times New Roman" w:hAnsi="Times New Roman" w:cs="Times New Roman"/>
          <w:color w:val="000000" w:themeColor="text1"/>
          <w:lang w:val="en-US"/>
        </w:rPr>
        <w:t xml:space="preserve">Consequently, a total of 1515 trials in the two-character condition and a total of 1551 trials in the one-character condition were analysed using Bayesian ordinal logistic regression, specifically </w:t>
      </w:r>
      <w:r w:rsidR="00BF09F0">
        <w:rPr>
          <w:rFonts w:ascii="Times New Roman" w:hAnsi="Times New Roman" w:cs="Times New Roman"/>
          <w:color w:val="000000" w:themeColor="text1"/>
          <w:lang w:val="en-US"/>
        </w:rPr>
        <w:t xml:space="preserve">the </w:t>
      </w:r>
      <w:r w:rsidRPr="00C91DA8">
        <w:rPr>
          <w:rFonts w:ascii="Times New Roman" w:hAnsi="Times New Roman" w:cs="Times New Roman"/>
          <w:color w:val="000000" w:themeColor="text1"/>
          <w:lang w:val="en-US"/>
        </w:rPr>
        <w:t xml:space="preserve">adjacent category model, with the brms package </w:t>
      </w:r>
      <w:r w:rsidRPr="00C91DA8">
        <w:rPr>
          <w:rFonts w:ascii="Times New Roman" w:hAnsi="Times New Roman" w:cs="Times New Roman"/>
          <w:color w:val="000000" w:themeColor="text1"/>
          <w:lang w:val="en-US"/>
        </w:rPr>
        <w:fldChar w:fldCharType="begin"/>
      </w:r>
      <w:r w:rsidRPr="00C91DA8">
        <w:rPr>
          <w:rFonts w:ascii="Times New Roman" w:hAnsi="Times New Roman" w:cs="Times New Roman"/>
          <w:color w:val="000000" w:themeColor="text1"/>
          <w:lang w:val="en-US"/>
        </w:rPr>
        <w:instrText xml:space="preserve"> ADDIN ZOTERO_ITEM CSL_CITATION {"citationID":"oa0lnGDO","properties":{"formattedCitation":"(B\\uc0\\u252{}rkner, 2017)","plainCitation":"(Bürkner, 2017)","noteIndex":0},"citationItems":[{"id":112,"uris":["http://zotero.org/users/local/x6SmP7TL/items/7ELGCJ33"],"itemData":{"id":112,"type":"article-journal","container-title":"Journal of Statistical Software","DOI":"10.18637/jss.v080.i01","ISSN":"1548-7660","issue":"1","journalAbbreviation":"J. Stat. Soft.","language":"en","source":"DOI.org (Crossref)","title":"&lt;b&gt;brms&lt;/b&gt; : An &lt;i&gt;R&lt;/i&gt; Package for Bayesian Multilevel Models Using &lt;i&gt;Stan&lt;/i&gt;","title-short":"&lt;b&gt;brms&lt;/b&gt;","URL":"http://www.jstatsoft.org/v80/i01/","volume":"80","author":[{"family":"Bürkner","given":"Paul-Christian"}],"accessed":{"date-parts":[["2024",3,23]]},"issued":{"date-parts":[["2017"]]}}}],"schema":"https://github.com/citation-style-language/schema/raw/master/csl-citation.json"} </w:instrText>
      </w:r>
      <w:r w:rsidRPr="00C91DA8">
        <w:rPr>
          <w:rFonts w:ascii="Times New Roman" w:hAnsi="Times New Roman" w:cs="Times New Roman"/>
          <w:color w:val="000000" w:themeColor="text1"/>
          <w:lang w:val="en-US"/>
        </w:rPr>
        <w:fldChar w:fldCharType="separate"/>
      </w:r>
      <w:r w:rsidRPr="00C91DA8">
        <w:rPr>
          <w:rFonts w:ascii="Times New Roman" w:hAnsi="Times New Roman" w:cs="Times New Roman"/>
          <w:color w:val="000000" w:themeColor="text1"/>
        </w:rPr>
        <w:t>(Bürkner, 2017)</w:t>
      </w:r>
      <w:r w:rsidRPr="00C91DA8">
        <w:rPr>
          <w:rFonts w:ascii="Times New Roman" w:hAnsi="Times New Roman" w:cs="Times New Roman"/>
          <w:color w:val="000000" w:themeColor="text1"/>
          <w:lang w:val="en-US"/>
        </w:rPr>
        <w:fldChar w:fldCharType="end"/>
      </w:r>
      <w:r w:rsidRPr="00C91DA8">
        <w:rPr>
          <w:rFonts w:ascii="Times New Roman" w:hAnsi="Times New Roman" w:cs="Times New Roman"/>
          <w:color w:val="000000" w:themeColor="text1"/>
          <w:lang w:val="en-US"/>
        </w:rPr>
        <w:t xml:space="preserve"> in R </w:t>
      </w:r>
      <w:r w:rsidRPr="00C91DA8">
        <w:rPr>
          <w:rFonts w:ascii="Times New Roman" w:hAnsi="Times New Roman" w:cs="Times New Roman"/>
          <w:color w:val="000000" w:themeColor="text1"/>
          <w:lang w:val="en-US"/>
        </w:rPr>
        <w:fldChar w:fldCharType="begin"/>
      </w:r>
      <w:r w:rsidRPr="00C91DA8">
        <w:rPr>
          <w:rFonts w:ascii="Times New Roman" w:hAnsi="Times New Roman" w:cs="Times New Roman"/>
          <w:color w:val="000000" w:themeColor="text1"/>
          <w:lang w:val="en-US"/>
        </w:rPr>
        <w:instrText xml:space="preserve"> ADDIN ZOTERO_ITEM CSL_CITATION {"citationID":"tsc0NPdX","properties":{"formattedCitation":"(R Core Team, 2023)","plainCitation":"(R Core Team, 2023)","noteIndex":0},"citationItems":[{"id":116,"uris":["http://zotero.org/users/local/x6SmP7TL/items/MZXRI6BD"],"itemData":{"id":116,"type":"software","event-place":"Vienna, Austria","publisher-place":"Vienna, Austria","title":"R: A Language and Environment for Statistical Computing. R Foundation for Statistical Computing","URL":"https://www.r-project.org/","author":[{"family":"R Core Team","given":""}],"accessed":{"date-parts":[["2024",3,23]]},"issued":{"date-parts":[["2023"]]}}}],"schema":"https://github.com/citation-style-language/schema/raw/master/csl-citation.json"} </w:instrText>
      </w:r>
      <w:r w:rsidRPr="00C91DA8">
        <w:rPr>
          <w:rFonts w:ascii="Times New Roman" w:hAnsi="Times New Roman" w:cs="Times New Roman"/>
          <w:color w:val="000000" w:themeColor="text1"/>
          <w:lang w:val="en-US"/>
        </w:rPr>
        <w:fldChar w:fldCharType="separate"/>
      </w:r>
      <w:r w:rsidRPr="00C91DA8">
        <w:rPr>
          <w:rFonts w:ascii="Times New Roman" w:hAnsi="Times New Roman" w:cs="Times New Roman"/>
          <w:noProof/>
          <w:color w:val="000000" w:themeColor="text1"/>
          <w:lang w:val="en-US"/>
        </w:rPr>
        <w:t>(R Core Team, 2023)</w:t>
      </w:r>
      <w:r w:rsidRPr="00C91DA8">
        <w:rPr>
          <w:rFonts w:ascii="Times New Roman" w:hAnsi="Times New Roman" w:cs="Times New Roman"/>
          <w:color w:val="000000" w:themeColor="text1"/>
          <w:lang w:val="en-US"/>
        </w:rPr>
        <w:fldChar w:fldCharType="end"/>
      </w:r>
      <w:r w:rsidRPr="00C91DA8">
        <w:rPr>
          <w:rFonts w:ascii="Times New Roman" w:hAnsi="Times New Roman" w:cs="Times New Roman"/>
          <w:color w:val="000000" w:themeColor="text1"/>
          <w:lang w:val="en-US"/>
        </w:rPr>
        <w:t>. This approach was chosen because the three referential forms produced by speakers can be conceptualized along a continuum of increasing explicitness</w:t>
      </w:r>
      <w:r w:rsidR="00BF09F0">
        <w:rPr>
          <w:rFonts w:ascii="Times New Roman" w:hAnsi="Times New Roman" w:cs="Times New Roman"/>
          <w:color w:val="000000" w:themeColor="text1"/>
          <w:lang w:val="en-US"/>
        </w:rPr>
        <w:t xml:space="preserve"> (null, overt, NP)</w:t>
      </w:r>
      <w:r w:rsidRPr="00C91DA8">
        <w:rPr>
          <w:rFonts w:ascii="Times New Roman" w:hAnsi="Times New Roman" w:cs="Times New Roman"/>
          <w:color w:val="000000" w:themeColor="text1"/>
          <w:lang w:val="en-US"/>
        </w:rPr>
        <w:t xml:space="preserve">. </w:t>
      </w:r>
      <w:r w:rsidR="00BF09F0">
        <w:rPr>
          <w:rFonts w:ascii="Times New Roman" w:hAnsi="Times New Roman" w:cs="Times New Roman"/>
          <w:color w:val="000000" w:themeColor="text1"/>
          <w:lang w:val="en-US"/>
        </w:rPr>
        <w:t>T</w:t>
      </w:r>
      <w:r w:rsidRPr="00C91DA8">
        <w:rPr>
          <w:rFonts w:ascii="Times New Roman" w:hAnsi="Times New Roman" w:cs="Times New Roman"/>
          <w:color w:val="000000" w:themeColor="text1"/>
          <w:lang w:val="en-US"/>
        </w:rPr>
        <w:t>he adjacent category model allow</w:t>
      </w:r>
      <w:r w:rsidR="008D622F">
        <w:rPr>
          <w:rFonts w:ascii="Times New Roman" w:hAnsi="Times New Roman" w:cs="Times New Roman"/>
          <w:color w:val="000000" w:themeColor="text1"/>
          <w:lang w:val="en-US"/>
        </w:rPr>
        <w:t>s</w:t>
      </w:r>
      <w:r w:rsidRPr="00C91DA8">
        <w:rPr>
          <w:rFonts w:ascii="Times New Roman" w:hAnsi="Times New Roman" w:cs="Times New Roman"/>
          <w:color w:val="000000" w:themeColor="text1"/>
          <w:lang w:val="en-US"/>
        </w:rPr>
        <w:t xml:space="preserve"> for a </w:t>
      </w:r>
      <w:r w:rsidR="00BF09F0">
        <w:rPr>
          <w:rFonts w:ascii="Times New Roman" w:hAnsi="Times New Roman" w:cs="Times New Roman"/>
          <w:color w:val="000000" w:themeColor="text1"/>
          <w:lang w:val="en-US"/>
        </w:rPr>
        <w:t>comparison of</w:t>
      </w:r>
      <w:r w:rsidRPr="00C91DA8">
        <w:rPr>
          <w:rFonts w:ascii="Times New Roman" w:hAnsi="Times New Roman" w:cs="Times New Roman"/>
          <w:color w:val="000000" w:themeColor="text1"/>
          <w:lang w:val="en-US"/>
        </w:rPr>
        <w:t xml:space="preserve"> differences between adjacent categories (</w:t>
      </w:r>
      <w:proofErr w:type="gramStart"/>
      <w:r w:rsidRPr="00C91DA8">
        <w:rPr>
          <w:rFonts w:ascii="Times New Roman" w:hAnsi="Times New Roman" w:cs="Times New Roman"/>
          <w:color w:val="000000" w:themeColor="text1"/>
          <w:lang w:val="en-US"/>
        </w:rPr>
        <w:t>i.e.</w:t>
      </w:r>
      <w:proofErr w:type="gramEnd"/>
      <w:r w:rsidRPr="00C91DA8">
        <w:rPr>
          <w:rFonts w:ascii="Times New Roman" w:hAnsi="Times New Roman" w:cs="Times New Roman"/>
          <w:color w:val="000000" w:themeColor="text1"/>
          <w:lang w:val="en-US"/>
        </w:rPr>
        <w:t xml:space="preserve"> null to overt pronouns, overt pronouns to NPs) across groups. The pro</w:t>
      </w:r>
      <w:r w:rsidRPr="00FE51CA">
        <w:rPr>
          <w:rFonts w:ascii="Times New Roman" w:hAnsi="Times New Roman" w:cs="Times New Roman"/>
          <w:color w:val="000000" w:themeColor="text1"/>
          <w:lang w:val="en-US"/>
        </w:rPr>
        <w:t xml:space="preserve">bability of direction (pd) was obtained accordingly using the function pd() from the </w:t>
      </w:r>
      <w:proofErr w:type="spellStart"/>
      <w:r w:rsidRPr="00FE51CA">
        <w:rPr>
          <w:rFonts w:ascii="Times New Roman" w:hAnsi="Times New Roman" w:cs="Times New Roman"/>
          <w:color w:val="000000" w:themeColor="text1"/>
          <w:lang w:val="en-US"/>
        </w:rPr>
        <w:t>bayestestR</w:t>
      </w:r>
      <w:proofErr w:type="spellEnd"/>
      <w:r w:rsidRPr="00FE51CA">
        <w:rPr>
          <w:rFonts w:ascii="Times New Roman" w:hAnsi="Times New Roman" w:cs="Times New Roman"/>
          <w:color w:val="000000" w:themeColor="text1"/>
          <w:lang w:val="en-US"/>
        </w:rPr>
        <w:t xml:space="preserve"> package </w:t>
      </w:r>
      <w:r w:rsidRPr="00FE51CA">
        <w:rPr>
          <w:rFonts w:ascii="Times New Roman" w:hAnsi="Times New Roman" w:cs="Times New Roman"/>
          <w:color w:val="000000" w:themeColor="text1"/>
          <w:lang w:val="en-US"/>
        </w:rPr>
        <w:fldChar w:fldCharType="begin"/>
      </w:r>
      <w:r w:rsidRPr="00FE51CA">
        <w:rPr>
          <w:rFonts w:ascii="Times New Roman" w:hAnsi="Times New Roman" w:cs="Times New Roman"/>
          <w:color w:val="000000" w:themeColor="text1"/>
          <w:lang w:val="en-US"/>
        </w:rPr>
        <w:instrText xml:space="preserve"> ADDIN ZOTERO_ITEM CSL_CITATION {"citationID":"ww7qGowg","properties":{"formattedCitation":"(Makowski et al., 2019)","plainCitation":"(Makowski et al., 2019)","noteIndex":0},"citationItems":[{"id":105,"uris":["http://zotero.org/users/local/x6SmP7TL/items/KJMX8BZF"],"itemData":{"id":105,"type":"article-journal","container-title":"Journal of Open Source Software","DOI":"10.21105/joss.01541","ISSN":"2475-9066","issue":"40","journalAbbreviation":"JOSS","language":"en","page":"1541","source":"DOI.org (Crossref)","title":"bayestestR: Describing Effects and their Uncertainty, Existence and Significance within the Bayesian Framework","title-short":"bayestestR","volume":"4","author":[{"family":"Makowski","given":"Dominique"},{"family":"Ben-Shachar","given":"Mattan"},{"family":"Lüdecke","given":"Daniel"}],"issued":{"date-parts":[["2019",8,13]]}}}],"schema":"https://github.com/citation-style-language/schema/raw/master/csl-citation.json"} </w:instrText>
      </w:r>
      <w:r w:rsidRPr="00FE51CA">
        <w:rPr>
          <w:rFonts w:ascii="Times New Roman" w:hAnsi="Times New Roman" w:cs="Times New Roman"/>
          <w:color w:val="000000" w:themeColor="text1"/>
          <w:lang w:val="en-US"/>
        </w:rPr>
        <w:fldChar w:fldCharType="separate"/>
      </w:r>
      <w:r w:rsidRPr="00FE51CA">
        <w:rPr>
          <w:rFonts w:ascii="Times New Roman" w:hAnsi="Times New Roman" w:cs="Times New Roman"/>
          <w:noProof/>
          <w:color w:val="000000" w:themeColor="text1"/>
          <w:lang w:val="en-US"/>
        </w:rPr>
        <w:t>(Makowski et al., 2019)</w:t>
      </w:r>
      <w:r w:rsidRPr="00FE51CA">
        <w:rPr>
          <w:rFonts w:ascii="Times New Roman" w:hAnsi="Times New Roman" w:cs="Times New Roman"/>
          <w:color w:val="000000" w:themeColor="text1"/>
          <w:lang w:val="en-US"/>
        </w:rPr>
        <w:fldChar w:fldCharType="end"/>
      </w:r>
      <w:r w:rsidRPr="00FE51CA">
        <w:rPr>
          <w:rFonts w:ascii="Times New Roman" w:hAnsi="Times New Roman" w:cs="Times New Roman"/>
          <w:color w:val="000000" w:themeColor="text1"/>
          <w:lang w:val="en-US"/>
        </w:rPr>
        <w:t xml:space="preserve">. For each model, we used very weakly informative priors with mean 0 and standard deviation 1.5 (log-odds) for both the intercept and the other effects (which corresponds to a 95% Credible Interval between -3 and + 3 log-odds, equal to almost </w:t>
      </w:r>
      <w:r w:rsidRPr="00FE51CA">
        <w:rPr>
          <w:rFonts w:ascii="Times New Roman" w:hAnsi="Times New Roman" w:cs="Times New Roman"/>
          <w:color w:val="000000" w:themeColor="text1"/>
          <w:lang w:val="en-US"/>
        </w:rPr>
        <w:lastRenderedPageBreak/>
        <w:t xml:space="preserve">0 to 100% probability). Four MCMC chains of 4000 iterations each were executed and the first 1000 iterations were warmup. </w:t>
      </w:r>
    </w:p>
    <w:p w14:paraId="53E1389C" w14:textId="77777777" w:rsidR="001D2464" w:rsidRPr="00122CB3" w:rsidRDefault="001D2464" w:rsidP="00523275">
      <w:pPr>
        <w:spacing w:line="480" w:lineRule="auto"/>
        <w:contextualSpacing/>
        <w:rPr>
          <w:rFonts w:ascii="Times New Roman" w:hAnsi="Times New Roman" w:cs="Times New Roman"/>
          <w:color w:val="FF0000"/>
          <w:lang w:val="en-US"/>
        </w:rPr>
      </w:pPr>
    </w:p>
    <w:p w14:paraId="094D0AE1" w14:textId="45C5C718" w:rsidR="00C67982" w:rsidRPr="005D424A" w:rsidRDefault="008473E3" w:rsidP="000F268A">
      <w:pPr>
        <w:spacing w:line="480" w:lineRule="auto"/>
        <w:contextualSpacing/>
        <w:rPr>
          <w:rFonts w:ascii="Times New Roman" w:hAnsi="Times New Roman" w:cs="Times New Roman"/>
          <w:b/>
          <w:bCs/>
          <w:color w:val="000000" w:themeColor="text1"/>
          <w:lang w:val="en-US"/>
        </w:rPr>
      </w:pPr>
      <w:r>
        <w:rPr>
          <w:rFonts w:ascii="Times New Roman" w:hAnsi="Times New Roman" w:cs="Times New Roman"/>
          <w:b/>
          <w:bCs/>
          <w:color w:val="000000" w:themeColor="text1"/>
          <w:lang w:val="en-US"/>
        </w:rPr>
        <w:t>3</w:t>
      </w:r>
      <w:r w:rsidR="005D424A" w:rsidRPr="005D424A">
        <w:rPr>
          <w:rFonts w:ascii="Times New Roman" w:hAnsi="Times New Roman" w:cs="Times New Roman"/>
          <w:b/>
          <w:bCs/>
          <w:color w:val="000000" w:themeColor="text1"/>
          <w:lang w:val="en-US"/>
        </w:rPr>
        <w:t xml:space="preserve">. </w:t>
      </w:r>
      <w:r w:rsidR="00C67982" w:rsidRPr="005D424A">
        <w:rPr>
          <w:rFonts w:ascii="Times New Roman" w:hAnsi="Times New Roman" w:cs="Times New Roman"/>
          <w:b/>
          <w:bCs/>
          <w:color w:val="000000" w:themeColor="text1"/>
          <w:lang w:val="en-US"/>
        </w:rPr>
        <w:t>Results</w:t>
      </w:r>
    </w:p>
    <w:p w14:paraId="0D81D53E" w14:textId="6210F574" w:rsidR="00C2432E" w:rsidRDefault="00C2432E" w:rsidP="000F268A">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We</w:t>
      </w:r>
      <w:r w:rsidR="0007771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begin this section by</w:t>
      </w:r>
      <w:r w:rsidR="0007771D">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summari</w:t>
      </w:r>
      <w:r w:rsidR="00C809A1">
        <w:rPr>
          <w:rFonts w:ascii="Times New Roman" w:hAnsi="Times New Roman" w:cs="Times New Roman"/>
          <w:color w:val="000000" w:themeColor="text1"/>
          <w:lang w:val="en-US"/>
        </w:rPr>
        <w:t>s</w:t>
      </w:r>
      <w:r>
        <w:rPr>
          <w:rFonts w:ascii="Times New Roman" w:hAnsi="Times New Roman" w:cs="Times New Roman"/>
          <w:color w:val="000000" w:themeColor="text1"/>
          <w:lang w:val="en-US"/>
        </w:rPr>
        <w:t xml:space="preserve">ing </w:t>
      </w:r>
      <w:r w:rsidR="0007771D">
        <w:rPr>
          <w:rFonts w:ascii="Times New Roman" w:hAnsi="Times New Roman" w:cs="Times New Roman"/>
          <w:color w:val="000000" w:themeColor="text1"/>
          <w:lang w:val="en-US"/>
        </w:rPr>
        <w:t xml:space="preserve">participants’ questionnaire responses </w:t>
      </w:r>
      <w:r w:rsidR="00C809A1">
        <w:rPr>
          <w:rFonts w:ascii="Times New Roman" w:hAnsi="Times New Roman" w:cs="Times New Roman"/>
          <w:color w:val="000000" w:themeColor="text1"/>
          <w:lang w:val="en-US"/>
        </w:rPr>
        <w:t xml:space="preserve">on </w:t>
      </w:r>
      <w:r w:rsidR="0007771D">
        <w:rPr>
          <w:rFonts w:ascii="Times New Roman" w:hAnsi="Times New Roman" w:cs="Times New Roman"/>
          <w:color w:val="000000" w:themeColor="text1"/>
          <w:lang w:val="en-US"/>
        </w:rPr>
        <w:t xml:space="preserve">their language proficiency and use. </w:t>
      </w:r>
      <w:r>
        <w:rPr>
          <w:rFonts w:ascii="Times New Roman" w:hAnsi="Times New Roman" w:cs="Times New Roman"/>
          <w:color w:val="000000" w:themeColor="text1"/>
          <w:lang w:val="en-US"/>
        </w:rPr>
        <w:t>Next</w:t>
      </w:r>
      <w:r w:rsidR="0007771D">
        <w:rPr>
          <w:rFonts w:ascii="Times New Roman" w:hAnsi="Times New Roman" w:cs="Times New Roman"/>
          <w:color w:val="000000" w:themeColor="text1"/>
          <w:lang w:val="en-US"/>
        </w:rPr>
        <w:t xml:space="preserve">, we </w:t>
      </w:r>
      <w:r>
        <w:rPr>
          <w:rFonts w:ascii="Times New Roman" w:hAnsi="Times New Roman" w:cs="Times New Roman"/>
          <w:color w:val="000000" w:themeColor="text1"/>
          <w:lang w:val="en-US"/>
        </w:rPr>
        <w:t>present</w:t>
      </w:r>
      <w:r w:rsidR="0007771D">
        <w:rPr>
          <w:rFonts w:ascii="Times New Roman" w:hAnsi="Times New Roman" w:cs="Times New Roman"/>
          <w:color w:val="000000" w:themeColor="text1"/>
          <w:lang w:val="en-US"/>
        </w:rPr>
        <w:t xml:space="preserve"> the statistical results on reference production in </w:t>
      </w:r>
      <w:r w:rsidR="00295C32">
        <w:rPr>
          <w:rFonts w:ascii="Times New Roman" w:hAnsi="Times New Roman" w:cs="Times New Roman"/>
          <w:color w:val="000000" w:themeColor="text1"/>
          <w:lang w:val="en-US"/>
        </w:rPr>
        <w:t>the picture description task,</w:t>
      </w:r>
      <w:r w:rsidR="0007771D">
        <w:rPr>
          <w:rFonts w:ascii="Times New Roman" w:hAnsi="Times New Roman" w:cs="Times New Roman"/>
          <w:color w:val="000000" w:themeColor="text1"/>
          <w:lang w:val="en-US"/>
        </w:rPr>
        <w:t xml:space="preserve"> compar</w:t>
      </w:r>
      <w:r w:rsidR="00295C32">
        <w:rPr>
          <w:rFonts w:ascii="Times New Roman" w:hAnsi="Times New Roman" w:cs="Times New Roman"/>
          <w:color w:val="000000" w:themeColor="text1"/>
          <w:lang w:val="en-US"/>
        </w:rPr>
        <w:t>ing</w:t>
      </w:r>
      <w:r w:rsidR="0007771D">
        <w:rPr>
          <w:rFonts w:ascii="Times New Roman" w:hAnsi="Times New Roman" w:cs="Times New Roman"/>
          <w:color w:val="000000" w:themeColor="text1"/>
          <w:lang w:val="en-US"/>
        </w:rPr>
        <w:t xml:space="preserve"> </w:t>
      </w:r>
      <w:r w:rsidR="00C809A1">
        <w:rPr>
          <w:rFonts w:ascii="Times New Roman" w:hAnsi="Times New Roman" w:cs="Times New Roman"/>
          <w:color w:val="000000" w:themeColor="text1"/>
          <w:lang w:val="en-US"/>
        </w:rPr>
        <w:t>across</w:t>
      </w:r>
      <w:r w:rsidR="0007771D">
        <w:rPr>
          <w:rFonts w:ascii="Times New Roman" w:hAnsi="Times New Roman" w:cs="Times New Roman"/>
          <w:color w:val="000000" w:themeColor="text1"/>
          <w:lang w:val="en-US"/>
        </w:rPr>
        <w:t xml:space="preserve"> groups. </w:t>
      </w:r>
      <w:r>
        <w:rPr>
          <w:rFonts w:ascii="Times New Roman" w:hAnsi="Times New Roman" w:cs="Times New Roman"/>
          <w:color w:val="000000" w:themeColor="text1"/>
          <w:lang w:val="en-US"/>
        </w:rPr>
        <w:t>Finally</w:t>
      </w:r>
      <w:r w:rsidR="0007771D">
        <w:rPr>
          <w:rFonts w:ascii="Times New Roman" w:hAnsi="Times New Roman" w:cs="Times New Roman"/>
          <w:color w:val="000000" w:themeColor="text1"/>
          <w:lang w:val="en-US"/>
        </w:rPr>
        <w:t xml:space="preserve">, we </w:t>
      </w:r>
      <w:r w:rsidR="00012663">
        <w:rPr>
          <w:rFonts w:ascii="Times New Roman" w:hAnsi="Times New Roman" w:cs="Times New Roman"/>
          <w:color w:val="000000" w:themeColor="text1"/>
          <w:lang w:val="en-US"/>
        </w:rPr>
        <w:t>analyse</w:t>
      </w:r>
      <w:r>
        <w:rPr>
          <w:rFonts w:ascii="Times New Roman" w:hAnsi="Times New Roman" w:cs="Times New Roman"/>
          <w:color w:val="000000" w:themeColor="text1"/>
          <w:lang w:val="en-US"/>
        </w:rPr>
        <w:t xml:space="preserve"> </w:t>
      </w:r>
      <w:r w:rsidR="00265D14">
        <w:rPr>
          <w:rFonts w:ascii="Times New Roman" w:hAnsi="Times New Roman" w:cs="Times New Roman" w:hint="eastAsia"/>
          <w:color w:val="000000" w:themeColor="text1"/>
          <w:lang w:val="en-US"/>
        </w:rPr>
        <w:t>how</w:t>
      </w:r>
      <w:r w:rsidR="00265D14">
        <w:rPr>
          <w:rFonts w:ascii="Times New Roman" w:hAnsi="Times New Roman" w:cs="Times New Roman"/>
          <w:color w:val="000000" w:themeColor="text1"/>
          <w:lang w:val="en-US"/>
        </w:rPr>
        <w:t xml:space="preserve"> </w:t>
      </w:r>
      <w:r w:rsidR="00CC0CBE">
        <w:rPr>
          <w:rFonts w:ascii="Times New Roman" w:hAnsi="Times New Roman" w:cs="Times New Roman"/>
          <w:color w:val="000000" w:themeColor="text1"/>
          <w:lang w:val="en-US"/>
        </w:rPr>
        <w:t>participants’</w:t>
      </w:r>
      <w:r w:rsidR="00B152D0">
        <w:rPr>
          <w:rFonts w:ascii="Times New Roman" w:hAnsi="Times New Roman" w:cs="Times New Roman"/>
          <w:color w:val="000000" w:themeColor="text1"/>
          <w:lang w:val="en-US"/>
        </w:rPr>
        <w:t xml:space="preserve"> </w:t>
      </w:r>
      <w:r w:rsidR="0007771D">
        <w:rPr>
          <w:rFonts w:ascii="Times New Roman" w:hAnsi="Times New Roman" w:cs="Times New Roman"/>
          <w:color w:val="000000" w:themeColor="text1"/>
          <w:lang w:val="en-US"/>
        </w:rPr>
        <w:t>language</w:t>
      </w:r>
      <w:r w:rsidR="00A74B7D">
        <w:rPr>
          <w:rFonts w:ascii="Times New Roman" w:hAnsi="Times New Roman" w:cs="Times New Roman"/>
          <w:color w:val="000000" w:themeColor="text1"/>
          <w:lang w:val="en-US"/>
        </w:rPr>
        <w:t xml:space="preserve"> proficiency and</w:t>
      </w:r>
      <w:r w:rsidR="0007771D">
        <w:rPr>
          <w:rFonts w:ascii="Times New Roman" w:hAnsi="Times New Roman" w:cs="Times New Roman"/>
          <w:color w:val="000000" w:themeColor="text1"/>
          <w:lang w:val="en-US"/>
        </w:rPr>
        <w:t xml:space="preserve"> use </w:t>
      </w:r>
      <w:r w:rsidR="00012663">
        <w:rPr>
          <w:rFonts w:ascii="Times New Roman" w:hAnsi="Times New Roman" w:cs="Times New Roman"/>
          <w:color w:val="000000" w:themeColor="text1"/>
          <w:lang w:val="en-US"/>
        </w:rPr>
        <w:t>relate to</w:t>
      </w:r>
      <w:r w:rsidR="0007771D">
        <w:rPr>
          <w:rFonts w:ascii="Times New Roman" w:hAnsi="Times New Roman" w:cs="Times New Roman"/>
          <w:color w:val="000000" w:themeColor="text1"/>
          <w:lang w:val="en-US"/>
        </w:rPr>
        <w:t xml:space="preserve"> </w:t>
      </w:r>
      <w:r w:rsidR="002829DB">
        <w:rPr>
          <w:rFonts w:ascii="Times New Roman" w:hAnsi="Times New Roman" w:cs="Times New Roman"/>
          <w:color w:val="000000" w:themeColor="text1"/>
          <w:lang w:val="en-US"/>
        </w:rPr>
        <w:t xml:space="preserve">the </w:t>
      </w:r>
      <w:r w:rsidR="00CC0CBE">
        <w:rPr>
          <w:rFonts w:ascii="Times New Roman" w:hAnsi="Times New Roman" w:cs="Times New Roman"/>
          <w:color w:val="000000" w:themeColor="text1"/>
          <w:lang w:val="en-US"/>
        </w:rPr>
        <w:t>explicitness</w:t>
      </w:r>
      <w:r w:rsidR="002829DB">
        <w:rPr>
          <w:rFonts w:ascii="Times New Roman" w:hAnsi="Times New Roman" w:cs="Times New Roman"/>
          <w:color w:val="000000" w:themeColor="text1"/>
          <w:lang w:val="en-US"/>
        </w:rPr>
        <w:t xml:space="preserve"> of their referen</w:t>
      </w:r>
      <w:r w:rsidR="00295C32">
        <w:rPr>
          <w:rFonts w:ascii="Times New Roman" w:hAnsi="Times New Roman" w:cs="Times New Roman"/>
          <w:color w:val="000000" w:themeColor="text1"/>
          <w:lang w:val="en-US"/>
        </w:rPr>
        <w:t>tial choices</w:t>
      </w:r>
      <w:r w:rsidR="0007771D">
        <w:rPr>
          <w:rFonts w:ascii="Times New Roman" w:hAnsi="Times New Roman" w:cs="Times New Roman"/>
          <w:color w:val="000000" w:themeColor="text1"/>
          <w:lang w:val="en-US"/>
        </w:rPr>
        <w:t>.</w:t>
      </w:r>
      <w:r w:rsidR="00C809A1">
        <w:rPr>
          <w:rFonts w:ascii="Times New Roman" w:hAnsi="Times New Roman" w:cs="Times New Roman"/>
          <w:color w:val="000000" w:themeColor="text1"/>
          <w:lang w:val="en-US"/>
        </w:rPr>
        <w:t xml:space="preserve"> </w:t>
      </w:r>
    </w:p>
    <w:p w14:paraId="4C23CCF4" w14:textId="76C20D36" w:rsidR="005D424A" w:rsidRDefault="0007771D" w:rsidP="000F268A">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 </w:t>
      </w:r>
    </w:p>
    <w:p w14:paraId="053E0EC3" w14:textId="143C10DE" w:rsidR="00C2432E" w:rsidRPr="00B152D0" w:rsidRDefault="00C2432E" w:rsidP="000F268A">
      <w:pPr>
        <w:spacing w:line="480" w:lineRule="auto"/>
        <w:contextualSpacing/>
        <w:rPr>
          <w:rFonts w:ascii="Times New Roman" w:hAnsi="Times New Roman" w:cs="Times New Roman"/>
          <w:i/>
          <w:iCs/>
          <w:color w:val="000000" w:themeColor="text1"/>
          <w:lang w:val="en-US"/>
        </w:rPr>
      </w:pPr>
      <w:r w:rsidRPr="00B152D0">
        <w:rPr>
          <w:rFonts w:ascii="Times New Roman" w:hAnsi="Times New Roman" w:cs="Times New Roman"/>
          <w:i/>
          <w:iCs/>
          <w:color w:val="000000" w:themeColor="text1"/>
          <w:lang w:val="en-US"/>
        </w:rPr>
        <w:t>3.1 Language proficiency and use</w:t>
      </w:r>
    </w:p>
    <w:p w14:paraId="6063832E" w14:textId="203A5B01" w:rsidR="00C2432E" w:rsidRDefault="00C2432E" w:rsidP="00B152D0">
      <w:pPr>
        <w:spacing w:line="480" w:lineRule="auto"/>
        <w:rPr>
          <w:rFonts w:ascii="Times New Roman" w:hAnsi="Times New Roman" w:cs="Times New Roman"/>
          <w:color w:val="000000" w:themeColor="text1"/>
          <w:lang w:val="en-US"/>
        </w:rPr>
      </w:pPr>
      <w:r w:rsidRPr="00FE51CA">
        <w:rPr>
          <w:rFonts w:ascii="Times New Roman" w:hAnsi="Times New Roman" w:cs="Times New Roman"/>
          <w:color w:val="000000" w:themeColor="text1"/>
        </w:rPr>
        <w:t xml:space="preserve">Figure </w:t>
      </w:r>
      <w:r w:rsidR="00B152D0">
        <w:rPr>
          <w:rFonts w:ascii="Times New Roman" w:hAnsi="Times New Roman" w:cs="Times New Roman"/>
          <w:color w:val="000000" w:themeColor="text1"/>
        </w:rPr>
        <w:t>2</w:t>
      </w:r>
      <w:r>
        <w:rPr>
          <w:rStyle w:val="FootnoteReference"/>
          <w:rFonts w:ascii="Times New Roman" w:hAnsi="Times New Roman" w:cs="Times New Roman"/>
          <w:color w:val="000000" w:themeColor="text1"/>
        </w:rPr>
        <w:footnoteReference w:id="6"/>
      </w:r>
      <w:r w:rsidRPr="00FE51CA">
        <w:rPr>
          <w:rFonts w:ascii="Times New Roman" w:hAnsi="Times New Roman" w:cs="Times New Roman"/>
          <w:color w:val="000000" w:themeColor="text1"/>
          <w:lang w:val="en-US"/>
        </w:rPr>
        <w:t xml:space="preserve"> illustrates the mean proficiency of English</w:t>
      </w:r>
      <w:r w:rsidR="00950AE3">
        <w:rPr>
          <w:rFonts w:ascii="Times New Roman" w:hAnsi="Times New Roman" w:cs="Times New Roman"/>
          <w:color w:val="000000" w:themeColor="text1"/>
          <w:lang w:val="en-US"/>
        </w:rPr>
        <w:t xml:space="preserve"> and </w:t>
      </w:r>
      <w:r w:rsidRPr="00FE51CA">
        <w:rPr>
          <w:rFonts w:ascii="Times New Roman" w:hAnsi="Times New Roman" w:cs="Times New Roman"/>
          <w:color w:val="000000" w:themeColor="text1"/>
          <w:lang w:val="en-US"/>
        </w:rPr>
        <w:t>Mandarin in listening, speaking, reading, and writing</w:t>
      </w:r>
      <w:r w:rsidR="0091010A">
        <w:rPr>
          <w:rFonts w:ascii="Times New Roman" w:hAnsi="Times New Roman" w:cs="Times New Roman"/>
          <w:color w:val="000000" w:themeColor="text1"/>
          <w:lang w:val="en-US"/>
        </w:rPr>
        <w:t xml:space="preserve"> across groups</w:t>
      </w:r>
      <w:r w:rsidRPr="00FE51CA">
        <w:rPr>
          <w:rFonts w:ascii="Times New Roman" w:hAnsi="Times New Roman" w:cs="Times New Roman"/>
          <w:color w:val="000000" w:themeColor="text1"/>
          <w:lang w:val="en-US"/>
        </w:rPr>
        <w:t xml:space="preserve">, self-reported on a scale of 0-10. Speakers from the Long-Term English Exposure group reported the highest English proficiency in all four skills. All speakers reported the highest proficiency in Mandarin Chinese, with the Long-Term English Exposure and Short-Term English Exposure groups slightly surpassing the control group. </w:t>
      </w:r>
    </w:p>
    <w:p w14:paraId="53F336F4" w14:textId="77777777" w:rsidR="0024071E" w:rsidRDefault="0024071E" w:rsidP="0024071E">
      <w:pPr>
        <w:spacing w:line="480" w:lineRule="auto"/>
        <w:rPr>
          <w:rFonts w:ascii="Times New Roman" w:hAnsi="Times New Roman" w:cs="Times New Roman"/>
          <w:color w:val="000000" w:themeColor="text1"/>
          <w:lang w:val="en-US"/>
        </w:rPr>
      </w:pPr>
    </w:p>
    <w:p w14:paraId="088DC6F1" w14:textId="6952F52A" w:rsidR="00CD0EB3" w:rsidRDefault="00C2432E" w:rsidP="0094262C">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lang w:val="en-US"/>
        </w:rPr>
        <w:t xml:space="preserve">Figure </w:t>
      </w:r>
      <w:r w:rsidR="00B152D0">
        <w:rPr>
          <w:rFonts w:ascii="Times New Roman" w:hAnsi="Times New Roman" w:cs="Times New Roman"/>
          <w:color w:val="000000" w:themeColor="text1"/>
          <w:lang w:val="en-US"/>
        </w:rPr>
        <w:t>3</w:t>
      </w:r>
      <w:r w:rsidRPr="00FE51CA">
        <w:rPr>
          <w:rFonts w:ascii="Times New Roman" w:hAnsi="Times New Roman" w:cs="Times New Roman"/>
          <w:color w:val="000000" w:themeColor="text1"/>
          <w:lang w:val="en-US"/>
        </w:rPr>
        <w:t xml:space="preserve"> depicts the mean proportion of language use in English</w:t>
      </w:r>
      <w:r w:rsidR="00950AE3">
        <w:rPr>
          <w:rFonts w:ascii="Times New Roman" w:hAnsi="Times New Roman" w:cs="Times New Roman"/>
          <w:color w:val="000000" w:themeColor="text1"/>
          <w:lang w:val="en-US"/>
        </w:rPr>
        <w:t xml:space="preserve"> and </w:t>
      </w:r>
      <w:r w:rsidRPr="00FE51CA">
        <w:rPr>
          <w:rFonts w:ascii="Times New Roman" w:hAnsi="Times New Roman" w:cs="Times New Roman"/>
          <w:color w:val="000000" w:themeColor="text1"/>
        </w:rPr>
        <w:t>Mandarin</w:t>
      </w:r>
      <w:r w:rsidR="00950AE3">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t xml:space="preserve">in the four skills by group. Figure </w:t>
      </w:r>
      <w:r w:rsidR="00B152D0">
        <w:rPr>
          <w:rFonts w:ascii="Times New Roman" w:hAnsi="Times New Roman" w:cs="Times New Roman"/>
          <w:color w:val="000000" w:themeColor="text1"/>
        </w:rPr>
        <w:t>4</w:t>
      </w:r>
      <w:r w:rsidRPr="00FE51CA">
        <w:rPr>
          <w:rFonts w:ascii="Times New Roman" w:hAnsi="Times New Roman" w:cs="Times New Roman"/>
          <w:color w:val="000000" w:themeColor="text1"/>
        </w:rPr>
        <w:t xml:space="preserve"> </w:t>
      </w:r>
      <w:r w:rsidR="00950AE3">
        <w:rPr>
          <w:rFonts w:ascii="Times New Roman" w:hAnsi="Times New Roman" w:cs="Times New Roman"/>
          <w:color w:val="000000" w:themeColor="text1"/>
        </w:rPr>
        <w:t>shows</w:t>
      </w:r>
      <w:r w:rsidRPr="00FE51CA">
        <w:rPr>
          <w:rFonts w:ascii="Times New Roman" w:hAnsi="Times New Roman" w:cs="Times New Roman"/>
          <w:color w:val="000000" w:themeColor="text1"/>
        </w:rPr>
        <w:t xml:space="preserve"> the proportion of English </w:t>
      </w:r>
      <w:r w:rsidR="00950AE3">
        <w:rPr>
          <w:rFonts w:ascii="Times New Roman" w:hAnsi="Times New Roman" w:cs="Times New Roman"/>
          <w:color w:val="000000" w:themeColor="text1"/>
        </w:rPr>
        <w:t>use</w:t>
      </w:r>
      <w:r w:rsidRPr="00FE51CA">
        <w:rPr>
          <w:rFonts w:ascii="Times New Roman" w:hAnsi="Times New Roman" w:cs="Times New Roman"/>
          <w:color w:val="000000" w:themeColor="text1"/>
        </w:rPr>
        <w:t xml:space="preserve"> in 12 specific daily situations by group. </w:t>
      </w:r>
      <w:r w:rsidR="00C809A1" w:rsidRPr="00FE51CA">
        <w:rPr>
          <w:rFonts w:ascii="Times New Roman" w:hAnsi="Times New Roman" w:cs="Times New Roman"/>
          <w:color w:val="000000" w:themeColor="text1"/>
          <w:lang w:val="en-US"/>
        </w:rPr>
        <w:t>We only included 12 contexts out of 20 included in the questionnaire</w:t>
      </w:r>
      <w:r w:rsidR="00C809A1">
        <w:rPr>
          <w:rFonts w:ascii="Times New Roman" w:hAnsi="Times New Roman" w:cs="Times New Roman"/>
          <w:color w:val="000000" w:themeColor="text1"/>
          <w:lang w:val="en-US"/>
        </w:rPr>
        <w:t xml:space="preserve"> (</w:t>
      </w:r>
      <w:r w:rsidR="00C809A1" w:rsidRPr="00FE51CA">
        <w:rPr>
          <w:rFonts w:ascii="Times New Roman" w:hAnsi="Times New Roman" w:cs="Times New Roman"/>
          <w:color w:val="000000" w:themeColor="text1"/>
          <w:lang w:val="en-US"/>
        </w:rPr>
        <w:t xml:space="preserve">“at school”, “with roommates”, “with </w:t>
      </w:r>
      <w:proofErr w:type="spellStart"/>
      <w:r w:rsidR="00C809A1" w:rsidRPr="00FE51CA">
        <w:rPr>
          <w:rFonts w:ascii="Times New Roman" w:hAnsi="Times New Roman" w:cs="Times New Roman"/>
          <w:color w:val="000000" w:themeColor="text1"/>
          <w:lang w:val="en-US"/>
        </w:rPr>
        <w:t>neighbours</w:t>
      </w:r>
      <w:proofErr w:type="spellEnd"/>
      <w:r w:rsidR="00C809A1" w:rsidRPr="00FE51CA">
        <w:rPr>
          <w:rFonts w:ascii="Times New Roman" w:hAnsi="Times New Roman" w:cs="Times New Roman"/>
          <w:color w:val="000000" w:themeColor="text1"/>
          <w:lang w:val="en-US"/>
        </w:rPr>
        <w:t>”, “with friends”, “social events”, “activities”, “shopping”, “reading”, “emails”, “texting”, “on social media”, “watching shows”</w:t>
      </w:r>
      <w:r w:rsidR="00C809A1">
        <w:rPr>
          <w:rFonts w:ascii="Times New Roman" w:hAnsi="Times New Roman" w:cs="Times New Roman"/>
          <w:color w:val="000000" w:themeColor="text1"/>
          <w:lang w:val="en-US"/>
        </w:rPr>
        <w:t xml:space="preserve">), </w:t>
      </w:r>
      <w:r w:rsidR="00C809A1" w:rsidRPr="00FE51CA">
        <w:rPr>
          <w:rFonts w:ascii="Times New Roman" w:hAnsi="Times New Roman" w:cs="Times New Roman"/>
          <w:color w:val="000000" w:themeColor="text1"/>
          <w:lang w:val="en-US"/>
        </w:rPr>
        <w:t xml:space="preserve">because speakers in all three groups reported using over 90% of Chinese in six contexts related to </w:t>
      </w:r>
      <w:r w:rsidR="00C809A1" w:rsidRPr="00FE51CA">
        <w:rPr>
          <w:rFonts w:ascii="Times New Roman" w:hAnsi="Times New Roman" w:cs="Times New Roman"/>
          <w:color w:val="000000" w:themeColor="text1"/>
          <w:lang w:val="en-US"/>
        </w:rPr>
        <w:lastRenderedPageBreak/>
        <w:t>communication with family members at home</w:t>
      </w:r>
      <w:r w:rsidR="00C809A1">
        <w:rPr>
          <w:rFonts w:ascii="Times New Roman" w:hAnsi="Times New Roman" w:cs="Times New Roman"/>
          <w:color w:val="000000" w:themeColor="text1"/>
          <w:lang w:val="en-US"/>
        </w:rPr>
        <w:t xml:space="preserve">, and </w:t>
      </w:r>
      <w:r w:rsidR="00C809A1" w:rsidRPr="00FE51CA">
        <w:rPr>
          <w:rFonts w:ascii="Times New Roman" w:hAnsi="Times New Roman" w:cs="Times New Roman"/>
          <w:color w:val="000000" w:themeColor="text1"/>
          <w:lang w:val="en-US"/>
        </w:rPr>
        <w:t>two contexts related to communication with colleagues at work were not applicable to speakers in the Short-Term English Exposure group.</w:t>
      </w:r>
      <w:r w:rsidR="00546F35">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rPr>
        <w:t>As expected, speakers in the Long-Term English Exposure group reported the highest percentage of English use in the four skills and in daily contexts</w:t>
      </w:r>
      <w:r w:rsidR="009200FB">
        <w:rPr>
          <w:rFonts w:ascii="Times New Roman" w:hAnsi="Times New Roman" w:cs="Times New Roman"/>
          <w:color w:val="000000" w:themeColor="text1"/>
        </w:rPr>
        <w:t xml:space="preserve">, whereas the Control group reported the lowest English use. </w:t>
      </w:r>
    </w:p>
    <w:p w14:paraId="2A9239D6" w14:textId="77777777" w:rsidR="00C2432E" w:rsidRPr="00FE51CA" w:rsidRDefault="00C2432E" w:rsidP="00C2432E">
      <w:pPr>
        <w:spacing w:line="360" w:lineRule="auto"/>
        <w:jc w:val="both"/>
        <w:rPr>
          <w:rFonts w:ascii="Times New Roman" w:hAnsi="Times New Roman" w:cs="Times New Roman"/>
          <w:color w:val="000000" w:themeColor="text1"/>
        </w:rPr>
      </w:pPr>
    </w:p>
    <w:p w14:paraId="46C191E5" w14:textId="43FBE774" w:rsidR="00C2432E" w:rsidRPr="00FE51CA" w:rsidRDefault="00120A93" w:rsidP="007D0BD8">
      <w:pPr>
        <w:spacing w:line="360" w:lineRule="auto"/>
        <w:jc w:val="center"/>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1EB37B1" wp14:editId="49820E67">
            <wp:extent cx="4525571" cy="2880000"/>
            <wp:effectExtent l="0" t="0" r="0" b="3175"/>
            <wp:docPr id="7" name="Picture 7" descr="A graph of different english and mandar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different english and mandarin&#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25571" cy="2880000"/>
                    </a:xfrm>
                    <a:prstGeom prst="rect">
                      <a:avLst/>
                    </a:prstGeom>
                  </pic:spPr>
                </pic:pic>
              </a:graphicData>
            </a:graphic>
          </wp:inline>
        </w:drawing>
      </w:r>
    </w:p>
    <w:p w14:paraId="0B06DF27" w14:textId="746E7D0B" w:rsidR="00C2432E" w:rsidRPr="00FE51CA" w:rsidRDefault="00C2432E" w:rsidP="00C2432E">
      <w:pPr>
        <w:spacing w:line="360" w:lineRule="auto"/>
        <w:ind w:left="720"/>
        <w:jc w:val="both"/>
        <w:rPr>
          <w:rFonts w:ascii="Times New Roman" w:hAnsi="Times New Roman" w:cs="Times New Roman"/>
          <w:color w:val="000000" w:themeColor="text1"/>
          <w:sz w:val="20"/>
          <w:szCs w:val="20"/>
          <w:lang w:val="en-US"/>
        </w:rPr>
      </w:pPr>
      <w:r w:rsidRPr="00FE51CA">
        <w:rPr>
          <w:rFonts w:ascii="Times New Roman" w:hAnsi="Times New Roman" w:cs="Times New Roman"/>
          <w:b/>
          <w:bCs/>
          <w:color w:val="000000" w:themeColor="text1"/>
          <w:sz w:val="20"/>
          <w:szCs w:val="20"/>
          <w:lang w:val="en-US"/>
        </w:rPr>
        <w:t xml:space="preserve">Figure </w:t>
      </w:r>
      <w:r w:rsidR="00B152D0">
        <w:rPr>
          <w:rFonts w:ascii="Times New Roman" w:hAnsi="Times New Roman" w:cs="Times New Roman"/>
          <w:b/>
          <w:bCs/>
          <w:color w:val="000000" w:themeColor="text1"/>
          <w:sz w:val="20"/>
          <w:szCs w:val="20"/>
          <w:lang w:val="en-US"/>
        </w:rPr>
        <w:t>2</w:t>
      </w:r>
      <w:r w:rsidRPr="00FE51CA">
        <w:rPr>
          <w:rFonts w:ascii="Times New Roman" w:hAnsi="Times New Roman" w:cs="Times New Roman"/>
          <w:color w:val="000000" w:themeColor="text1"/>
          <w:sz w:val="20"/>
          <w:szCs w:val="20"/>
          <w:lang w:val="en-US"/>
        </w:rPr>
        <w:t>: The mean proficiency scores in English</w:t>
      </w:r>
      <w:r w:rsidR="00F47B63">
        <w:rPr>
          <w:rFonts w:ascii="Times New Roman" w:hAnsi="Times New Roman" w:cs="Times New Roman"/>
          <w:color w:val="000000" w:themeColor="text1"/>
          <w:sz w:val="20"/>
          <w:szCs w:val="20"/>
          <w:lang w:val="en-US"/>
        </w:rPr>
        <w:t xml:space="preserve"> and </w:t>
      </w:r>
      <w:r w:rsidRPr="00FE51CA">
        <w:rPr>
          <w:rFonts w:ascii="Times New Roman" w:hAnsi="Times New Roman" w:cs="Times New Roman"/>
          <w:color w:val="000000" w:themeColor="text1"/>
          <w:sz w:val="20"/>
          <w:szCs w:val="20"/>
          <w:lang w:val="en-US"/>
        </w:rPr>
        <w:t>Mandarin</w:t>
      </w:r>
      <w:r w:rsidR="00F47B63">
        <w:rPr>
          <w:rFonts w:ascii="Times New Roman" w:hAnsi="Times New Roman" w:cs="Times New Roman"/>
          <w:color w:val="000000" w:themeColor="text1"/>
          <w:sz w:val="20"/>
          <w:szCs w:val="20"/>
          <w:lang w:val="en-US"/>
        </w:rPr>
        <w:t xml:space="preserve"> </w:t>
      </w:r>
      <w:r w:rsidRPr="00FE51CA">
        <w:rPr>
          <w:rFonts w:ascii="Times New Roman" w:hAnsi="Times New Roman" w:cs="Times New Roman"/>
          <w:color w:val="000000" w:themeColor="text1"/>
          <w:sz w:val="20"/>
          <w:szCs w:val="20"/>
          <w:lang w:val="en-US"/>
        </w:rPr>
        <w:t xml:space="preserve">across our three groups. Error bars </w:t>
      </w:r>
      <w:r w:rsidRPr="00FE51CA">
        <w:rPr>
          <w:rFonts w:ascii="Times New Roman" w:hAnsi="Times New Roman" w:cs="Times New Roman"/>
          <w:color w:val="000000" w:themeColor="text1"/>
          <w:sz w:val="20"/>
          <w:szCs w:val="20"/>
        </w:rPr>
        <w:t>show bootstrapped 95% confidence intervals of the mean</w:t>
      </w:r>
      <w:r w:rsidRPr="00FE51CA">
        <w:rPr>
          <w:rFonts w:ascii="Times New Roman" w:hAnsi="Times New Roman" w:cs="Times New Roman"/>
          <w:color w:val="000000" w:themeColor="text1"/>
          <w:sz w:val="20"/>
          <w:szCs w:val="20"/>
          <w:lang w:val="en-US"/>
        </w:rPr>
        <w:t xml:space="preserve">. </w:t>
      </w:r>
    </w:p>
    <w:p w14:paraId="21AB904B" w14:textId="77777777" w:rsidR="00C2432E" w:rsidRPr="00FE51CA" w:rsidRDefault="00C2432E" w:rsidP="00C2432E">
      <w:pPr>
        <w:spacing w:line="360" w:lineRule="auto"/>
        <w:jc w:val="both"/>
        <w:rPr>
          <w:rFonts w:ascii="Times New Roman" w:hAnsi="Times New Roman" w:cs="Times New Roman"/>
          <w:color w:val="000000" w:themeColor="text1"/>
          <w:lang w:val="en-US"/>
        </w:rPr>
      </w:pPr>
    </w:p>
    <w:p w14:paraId="4DCB5EC4" w14:textId="4DA1DD4E" w:rsidR="00C2432E" w:rsidRPr="00FE51CA" w:rsidRDefault="004A4328" w:rsidP="00C2432E">
      <w:pPr>
        <w:spacing w:line="360" w:lineRule="auto"/>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17255E99" wp14:editId="51874654">
            <wp:extent cx="4525571" cy="2880000"/>
            <wp:effectExtent l="0" t="0" r="0" b="3175"/>
            <wp:docPr id="2" name="Picture 2" descr="A graph of different english and mandari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different english and mandarin&#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25571" cy="2880000"/>
                    </a:xfrm>
                    <a:prstGeom prst="rect">
                      <a:avLst/>
                    </a:prstGeom>
                  </pic:spPr>
                </pic:pic>
              </a:graphicData>
            </a:graphic>
          </wp:inline>
        </w:drawing>
      </w:r>
    </w:p>
    <w:p w14:paraId="0DFF7706" w14:textId="2934B875" w:rsidR="00C2432E" w:rsidRPr="00FE51CA" w:rsidRDefault="00C2432E" w:rsidP="00C2432E">
      <w:pPr>
        <w:spacing w:line="360" w:lineRule="auto"/>
        <w:ind w:left="720"/>
        <w:rPr>
          <w:rFonts w:ascii="Times New Roman" w:hAnsi="Times New Roman" w:cs="Times New Roman"/>
          <w:color w:val="000000" w:themeColor="text1"/>
          <w:sz w:val="20"/>
          <w:szCs w:val="20"/>
          <w:lang w:val="en-US"/>
        </w:rPr>
      </w:pPr>
      <w:r w:rsidRPr="00FE51CA">
        <w:rPr>
          <w:rFonts w:ascii="Times New Roman" w:hAnsi="Times New Roman" w:cs="Times New Roman"/>
          <w:b/>
          <w:bCs/>
          <w:color w:val="000000" w:themeColor="text1"/>
          <w:sz w:val="20"/>
          <w:szCs w:val="20"/>
          <w:lang w:val="en-US"/>
        </w:rPr>
        <w:lastRenderedPageBreak/>
        <w:t xml:space="preserve">Figure </w:t>
      </w:r>
      <w:r w:rsidR="00B152D0">
        <w:rPr>
          <w:rFonts w:ascii="Times New Roman" w:hAnsi="Times New Roman" w:cs="Times New Roman"/>
          <w:b/>
          <w:bCs/>
          <w:color w:val="000000" w:themeColor="text1"/>
          <w:sz w:val="20"/>
          <w:szCs w:val="20"/>
          <w:lang w:val="en-US"/>
        </w:rPr>
        <w:t>3</w:t>
      </w:r>
      <w:r w:rsidRPr="00FE51CA">
        <w:rPr>
          <w:rFonts w:ascii="Times New Roman" w:hAnsi="Times New Roman" w:cs="Times New Roman"/>
          <w:color w:val="000000" w:themeColor="text1"/>
          <w:sz w:val="20"/>
          <w:szCs w:val="20"/>
          <w:lang w:val="en-US"/>
        </w:rPr>
        <w:t>: The mean percentage of language use in English</w:t>
      </w:r>
      <w:r w:rsidR="00950AE3">
        <w:rPr>
          <w:rFonts w:ascii="Times New Roman" w:hAnsi="Times New Roman" w:cs="Times New Roman"/>
          <w:color w:val="000000" w:themeColor="text1"/>
          <w:sz w:val="20"/>
          <w:szCs w:val="20"/>
          <w:lang w:val="en-US"/>
        </w:rPr>
        <w:t xml:space="preserve"> and </w:t>
      </w:r>
      <w:r w:rsidRPr="00FE51CA">
        <w:rPr>
          <w:rFonts w:ascii="Times New Roman" w:hAnsi="Times New Roman" w:cs="Times New Roman"/>
          <w:color w:val="000000" w:themeColor="text1"/>
          <w:sz w:val="20"/>
          <w:szCs w:val="20"/>
          <w:lang w:val="en-US"/>
        </w:rPr>
        <w:t>Mandarin</w:t>
      </w:r>
      <w:r w:rsidR="00950AE3" w:rsidRPr="00FE51CA" w:rsidDel="00950AE3">
        <w:rPr>
          <w:rFonts w:ascii="Times New Roman" w:hAnsi="Times New Roman" w:cs="Times New Roman"/>
          <w:color w:val="000000" w:themeColor="text1"/>
          <w:sz w:val="20"/>
          <w:szCs w:val="20"/>
          <w:lang w:val="en-US"/>
        </w:rPr>
        <w:t xml:space="preserve"> </w:t>
      </w:r>
      <w:r w:rsidRPr="00FE51CA">
        <w:rPr>
          <w:rFonts w:ascii="Times New Roman" w:hAnsi="Times New Roman" w:cs="Times New Roman"/>
          <w:color w:val="000000" w:themeColor="text1"/>
          <w:sz w:val="20"/>
          <w:szCs w:val="20"/>
          <w:lang w:val="en-US"/>
        </w:rPr>
        <w:t xml:space="preserve">in the respective four skills across groups. </w:t>
      </w:r>
      <w:r w:rsidR="0091010A">
        <w:rPr>
          <w:rFonts w:ascii="Times New Roman" w:hAnsi="Times New Roman" w:cs="Times New Roman"/>
          <w:color w:val="000000" w:themeColor="text1"/>
          <w:sz w:val="20"/>
          <w:szCs w:val="20"/>
          <w:lang w:val="en-US"/>
        </w:rPr>
        <w:t xml:space="preserve">Plotting conventions as in Figure </w:t>
      </w:r>
      <w:r w:rsidR="00B152D0">
        <w:rPr>
          <w:rFonts w:ascii="Times New Roman" w:hAnsi="Times New Roman" w:cs="Times New Roman"/>
          <w:color w:val="000000" w:themeColor="text1"/>
          <w:sz w:val="20"/>
          <w:szCs w:val="20"/>
          <w:lang w:val="en-US"/>
        </w:rPr>
        <w:t>2</w:t>
      </w:r>
      <w:r w:rsidR="00950AE3">
        <w:rPr>
          <w:rFonts w:ascii="Times New Roman" w:hAnsi="Times New Roman" w:cs="Times New Roman"/>
          <w:color w:val="000000" w:themeColor="text1"/>
          <w:sz w:val="20"/>
          <w:szCs w:val="20"/>
          <w:lang w:val="en-US"/>
        </w:rPr>
        <w:t>. Use of C</w:t>
      </w:r>
      <w:r w:rsidR="00950AE3" w:rsidRPr="00FE51CA">
        <w:rPr>
          <w:rFonts w:ascii="Times New Roman" w:hAnsi="Times New Roman" w:cs="Times New Roman"/>
          <w:color w:val="000000" w:themeColor="text1"/>
          <w:sz w:val="20"/>
          <w:szCs w:val="20"/>
          <w:lang w:val="en-US"/>
        </w:rPr>
        <w:t>hinese dialects</w:t>
      </w:r>
      <w:r w:rsidR="00950AE3">
        <w:rPr>
          <w:rFonts w:ascii="Times New Roman" w:hAnsi="Times New Roman" w:cs="Times New Roman"/>
          <w:color w:val="000000" w:themeColor="text1"/>
          <w:sz w:val="20"/>
          <w:szCs w:val="20"/>
          <w:lang w:val="en-US"/>
        </w:rPr>
        <w:t xml:space="preserve"> are not shown and make up the remaining percentages</w:t>
      </w:r>
      <w:r w:rsidR="00B152D0">
        <w:rPr>
          <w:rFonts w:ascii="Times New Roman" w:hAnsi="Times New Roman" w:cs="Times New Roman"/>
          <w:color w:val="000000" w:themeColor="text1"/>
          <w:sz w:val="20"/>
          <w:szCs w:val="20"/>
          <w:lang w:val="en-US"/>
        </w:rPr>
        <w:t>.</w:t>
      </w:r>
    </w:p>
    <w:p w14:paraId="54BAA886" w14:textId="7C6ED124" w:rsidR="00C2432E" w:rsidRDefault="00C2432E" w:rsidP="007D0BD8">
      <w:pPr>
        <w:spacing w:line="360" w:lineRule="auto"/>
        <w:rPr>
          <w:rFonts w:ascii="Times New Roman" w:hAnsi="Times New Roman" w:cs="Times New Roman"/>
          <w:color w:val="000000" w:themeColor="text1"/>
          <w:sz w:val="20"/>
          <w:szCs w:val="20"/>
          <w:lang w:val="en-US"/>
        </w:rPr>
      </w:pPr>
    </w:p>
    <w:p w14:paraId="0B7F4119" w14:textId="1A036A48" w:rsidR="007D0BD8" w:rsidRPr="00FE51CA" w:rsidRDefault="007D0BD8" w:rsidP="00C2432E">
      <w:pPr>
        <w:spacing w:line="360" w:lineRule="auto"/>
        <w:jc w:val="center"/>
        <w:rPr>
          <w:rFonts w:ascii="Times New Roman" w:hAnsi="Times New Roman" w:cs="Times New Roman"/>
          <w:color w:val="000000" w:themeColor="text1"/>
          <w:sz w:val="20"/>
          <w:szCs w:val="20"/>
          <w:lang w:val="en-US"/>
        </w:rPr>
      </w:pPr>
      <w:r>
        <w:rPr>
          <w:rFonts w:ascii="Times New Roman" w:hAnsi="Times New Roman" w:cs="Times New Roman"/>
          <w:noProof/>
          <w:color w:val="000000" w:themeColor="text1"/>
          <w:sz w:val="20"/>
          <w:szCs w:val="20"/>
          <w:lang w:val="en-US"/>
        </w:rPr>
        <w:drawing>
          <wp:inline distT="0" distB="0" distL="0" distR="0" wp14:anchorId="10110FD2" wp14:editId="2207C79B">
            <wp:extent cx="5731510" cy="2865755"/>
            <wp:effectExtent l="0" t="0" r="0" b="4445"/>
            <wp:docPr id="19" name="Picture 19" descr="A graph showing the different types of english us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graph showing the different types of english us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54ED8782" w14:textId="429304FB" w:rsidR="0091010A" w:rsidRPr="00FE51CA" w:rsidRDefault="00C2432E" w:rsidP="0091010A">
      <w:pPr>
        <w:spacing w:line="360" w:lineRule="auto"/>
        <w:ind w:left="720"/>
        <w:rPr>
          <w:rFonts w:ascii="Times New Roman" w:hAnsi="Times New Roman" w:cs="Times New Roman"/>
          <w:color w:val="000000" w:themeColor="text1"/>
          <w:sz w:val="20"/>
          <w:szCs w:val="20"/>
          <w:lang w:val="en-US"/>
        </w:rPr>
      </w:pPr>
      <w:r w:rsidRPr="00FE51CA">
        <w:rPr>
          <w:rFonts w:ascii="Times New Roman" w:hAnsi="Times New Roman" w:cs="Times New Roman"/>
          <w:b/>
          <w:bCs/>
          <w:color w:val="000000" w:themeColor="text1"/>
          <w:sz w:val="20"/>
          <w:szCs w:val="20"/>
          <w:lang w:val="en-US"/>
        </w:rPr>
        <w:t xml:space="preserve">Figure </w:t>
      </w:r>
      <w:r w:rsidR="00B152D0">
        <w:rPr>
          <w:rFonts w:ascii="Times New Roman" w:hAnsi="Times New Roman" w:cs="Times New Roman"/>
          <w:b/>
          <w:bCs/>
          <w:color w:val="000000" w:themeColor="text1"/>
          <w:sz w:val="20"/>
          <w:szCs w:val="20"/>
          <w:lang w:val="en-US"/>
        </w:rPr>
        <w:t>4</w:t>
      </w:r>
      <w:r w:rsidRPr="00FE51CA">
        <w:rPr>
          <w:rFonts w:ascii="Times New Roman" w:hAnsi="Times New Roman" w:cs="Times New Roman"/>
          <w:color w:val="000000" w:themeColor="text1"/>
          <w:sz w:val="20"/>
          <w:szCs w:val="20"/>
          <w:lang w:val="en-US"/>
        </w:rPr>
        <w:t xml:space="preserve">: The mean percentage of language use in English in 12 specific daily situations. </w:t>
      </w:r>
      <w:r w:rsidR="0091010A">
        <w:rPr>
          <w:rFonts w:ascii="Times New Roman" w:hAnsi="Times New Roman" w:cs="Times New Roman"/>
          <w:color w:val="000000" w:themeColor="text1"/>
          <w:sz w:val="20"/>
          <w:szCs w:val="20"/>
          <w:lang w:val="en-US"/>
        </w:rPr>
        <w:t xml:space="preserve">Plotting conventions as in Figure </w:t>
      </w:r>
      <w:r w:rsidR="00B152D0">
        <w:rPr>
          <w:rFonts w:ascii="Times New Roman" w:hAnsi="Times New Roman" w:cs="Times New Roman"/>
          <w:color w:val="000000" w:themeColor="text1"/>
          <w:sz w:val="20"/>
          <w:szCs w:val="20"/>
          <w:lang w:val="en-US"/>
        </w:rPr>
        <w:t>2</w:t>
      </w:r>
      <w:r w:rsidR="0091010A">
        <w:rPr>
          <w:rFonts w:ascii="Times New Roman" w:hAnsi="Times New Roman" w:cs="Times New Roman"/>
          <w:color w:val="000000" w:themeColor="text1"/>
          <w:sz w:val="20"/>
          <w:szCs w:val="20"/>
          <w:lang w:val="en-US"/>
        </w:rPr>
        <w:t xml:space="preserve"> and </w:t>
      </w:r>
      <w:r w:rsidR="00B152D0">
        <w:rPr>
          <w:rFonts w:ascii="Times New Roman" w:hAnsi="Times New Roman" w:cs="Times New Roman"/>
          <w:color w:val="000000" w:themeColor="text1"/>
          <w:sz w:val="20"/>
          <w:szCs w:val="20"/>
          <w:lang w:val="en-US"/>
        </w:rPr>
        <w:t>3</w:t>
      </w:r>
      <w:r w:rsidR="0091010A">
        <w:rPr>
          <w:rFonts w:ascii="Times New Roman" w:hAnsi="Times New Roman" w:cs="Times New Roman"/>
          <w:color w:val="000000" w:themeColor="text1"/>
          <w:sz w:val="20"/>
          <w:szCs w:val="20"/>
          <w:lang w:val="en-US"/>
        </w:rPr>
        <w:t>.</w:t>
      </w:r>
    </w:p>
    <w:p w14:paraId="211C2A93" w14:textId="77777777" w:rsidR="00546F35" w:rsidRPr="00EA4679" w:rsidRDefault="00546F35" w:rsidP="00EA4679">
      <w:pPr>
        <w:spacing w:line="360" w:lineRule="auto"/>
        <w:rPr>
          <w:rFonts w:ascii="Times New Roman" w:hAnsi="Times New Roman" w:cs="Times New Roman"/>
          <w:color w:val="000000" w:themeColor="text1"/>
          <w:sz w:val="20"/>
          <w:szCs w:val="20"/>
          <w:lang w:val="en-US"/>
        </w:rPr>
      </w:pPr>
    </w:p>
    <w:p w14:paraId="03DDBB35" w14:textId="61967A6C" w:rsidR="00C67982" w:rsidRPr="005D424A" w:rsidRDefault="008473E3" w:rsidP="000F268A">
      <w:pPr>
        <w:spacing w:line="480" w:lineRule="auto"/>
        <w:contextualSpacing/>
        <w:rPr>
          <w:rFonts w:ascii="Times New Roman" w:hAnsi="Times New Roman" w:cs="Times New Roman"/>
          <w:b/>
          <w:bCs/>
          <w:i/>
          <w:iCs/>
          <w:color w:val="000000" w:themeColor="text1"/>
          <w:lang w:val="en-US"/>
        </w:rPr>
      </w:pPr>
      <w:r>
        <w:rPr>
          <w:rFonts w:ascii="Times New Roman" w:hAnsi="Times New Roman" w:cs="Times New Roman"/>
          <w:b/>
          <w:bCs/>
          <w:i/>
          <w:iCs/>
          <w:color w:val="000000" w:themeColor="text1"/>
          <w:lang w:val="en-US"/>
        </w:rPr>
        <w:t>3</w:t>
      </w:r>
      <w:r w:rsidR="005D424A" w:rsidRPr="005D424A">
        <w:rPr>
          <w:rFonts w:ascii="Times New Roman" w:hAnsi="Times New Roman" w:cs="Times New Roman"/>
          <w:b/>
          <w:bCs/>
          <w:i/>
          <w:iCs/>
          <w:color w:val="000000" w:themeColor="text1"/>
          <w:lang w:val="en-US"/>
        </w:rPr>
        <w:t>.</w:t>
      </w:r>
      <w:r w:rsidR="00C2432E">
        <w:rPr>
          <w:rFonts w:ascii="Times New Roman" w:hAnsi="Times New Roman" w:cs="Times New Roman"/>
          <w:b/>
          <w:bCs/>
          <w:i/>
          <w:iCs/>
          <w:color w:val="000000" w:themeColor="text1"/>
          <w:lang w:val="en-US"/>
        </w:rPr>
        <w:t>2</w:t>
      </w:r>
      <w:r w:rsidR="005D424A" w:rsidRPr="005D424A">
        <w:rPr>
          <w:rFonts w:ascii="Times New Roman" w:hAnsi="Times New Roman" w:cs="Times New Roman"/>
          <w:b/>
          <w:bCs/>
          <w:i/>
          <w:iCs/>
          <w:color w:val="000000" w:themeColor="text1"/>
          <w:lang w:val="en-US"/>
        </w:rPr>
        <w:t xml:space="preserve"> </w:t>
      </w:r>
      <w:r w:rsidR="00C67982" w:rsidRPr="005D424A">
        <w:rPr>
          <w:rFonts w:ascii="Times New Roman" w:hAnsi="Times New Roman" w:cs="Times New Roman"/>
          <w:b/>
          <w:bCs/>
          <w:i/>
          <w:iCs/>
          <w:color w:val="000000" w:themeColor="text1"/>
          <w:lang w:val="en-US"/>
        </w:rPr>
        <w:t>Reference production</w:t>
      </w:r>
    </w:p>
    <w:p w14:paraId="6C638CD5" w14:textId="1947281F" w:rsidR="00C67982" w:rsidRPr="00EA4679" w:rsidRDefault="008A11E5" w:rsidP="000F268A">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 xml:space="preserve">The questionnaire responses reveal </w:t>
      </w:r>
      <w:r w:rsidR="00597723">
        <w:rPr>
          <w:rFonts w:ascii="Times New Roman" w:hAnsi="Times New Roman" w:cs="Times New Roman"/>
          <w:color w:val="000000" w:themeColor="text1"/>
        </w:rPr>
        <w:t>the expected</w:t>
      </w:r>
      <w:r>
        <w:rPr>
          <w:rFonts w:ascii="Times New Roman" w:hAnsi="Times New Roman" w:cs="Times New Roman"/>
          <w:color w:val="000000" w:themeColor="text1"/>
        </w:rPr>
        <w:t xml:space="preserve"> differences among the three groups in their self-reported English proficiency and language use. In this subsection, we analyse whether the three groups show differen</w:t>
      </w:r>
      <w:r w:rsidR="00B152D0">
        <w:rPr>
          <w:rFonts w:ascii="Times New Roman" w:hAnsi="Times New Roman" w:cs="Times New Roman"/>
          <w:color w:val="000000" w:themeColor="text1"/>
        </w:rPr>
        <w:t>t</w:t>
      </w:r>
      <w:r>
        <w:rPr>
          <w:rFonts w:ascii="Times New Roman" w:hAnsi="Times New Roman" w:cs="Times New Roman"/>
          <w:color w:val="000000" w:themeColor="text1"/>
        </w:rPr>
        <w:t xml:space="preserve"> preferences in reference production. </w:t>
      </w:r>
      <w:r w:rsidR="00C67982" w:rsidRPr="00FE51CA">
        <w:rPr>
          <w:rFonts w:ascii="Times New Roman" w:hAnsi="Times New Roman" w:cs="Times New Roman"/>
          <w:color w:val="000000" w:themeColor="text1"/>
        </w:rPr>
        <w:t xml:space="preserve">Figure </w:t>
      </w:r>
      <w:r w:rsidR="00B152D0">
        <w:rPr>
          <w:rFonts w:ascii="Times New Roman" w:hAnsi="Times New Roman" w:cs="Times New Roman"/>
          <w:color w:val="000000" w:themeColor="text1"/>
        </w:rPr>
        <w:t>5</w:t>
      </w:r>
      <w:r w:rsidR="00C67982" w:rsidRPr="00FE51CA">
        <w:rPr>
          <w:rFonts w:ascii="Times New Roman" w:hAnsi="Times New Roman" w:cs="Times New Roman"/>
          <w:color w:val="000000" w:themeColor="text1"/>
        </w:rPr>
        <w:t xml:space="preserve"> and Figure </w:t>
      </w:r>
      <w:r w:rsidR="00B152D0">
        <w:rPr>
          <w:rFonts w:ascii="Times New Roman" w:hAnsi="Times New Roman" w:cs="Times New Roman"/>
          <w:color w:val="000000" w:themeColor="text1"/>
        </w:rPr>
        <w:t>6</w:t>
      </w:r>
      <w:r w:rsidR="00C67982" w:rsidRPr="00FE51CA">
        <w:rPr>
          <w:rFonts w:ascii="Times New Roman" w:hAnsi="Times New Roman" w:cs="Times New Roman"/>
          <w:color w:val="000000" w:themeColor="text1"/>
        </w:rPr>
        <w:t xml:space="preserve"> show the production distribution of the three referential forms in the two-character condition and one-character condition, respectively.</w:t>
      </w:r>
      <w:r w:rsidR="00C67982" w:rsidRPr="00FE51CA">
        <w:rPr>
          <w:rFonts w:ascii="Times New Roman" w:hAnsi="Times New Roman" w:cs="Times New Roman"/>
          <w:strike/>
          <w:color w:val="000000" w:themeColor="text1"/>
        </w:rPr>
        <w:t xml:space="preserve"> </w:t>
      </w:r>
    </w:p>
    <w:p w14:paraId="324B8BE8" w14:textId="276563F2" w:rsidR="00C67982" w:rsidRPr="00FE51CA" w:rsidRDefault="004A1660" w:rsidP="004A1660">
      <w:pPr>
        <w:spacing w:line="480" w:lineRule="auto"/>
        <w:rPr>
          <w:rFonts w:ascii="Times New Roman" w:hAnsi="Times New Roman" w:cs="Times New Roman"/>
          <w:color w:val="000000" w:themeColor="text1"/>
        </w:rPr>
      </w:pPr>
      <w:r>
        <w:rPr>
          <w:rFonts w:ascii="Times New Roman" w:hAnsi="Times New Roman" w:cs="Times New Roman"/>
          <w:noProof/>
          <w:color w:val="000000" w:themeColor="text1"/>
          <w:lang w:val="en-US"/>
        </w:rPr>
        <w:lastRenderedPageBreak/>
        <w:drawing>
          <wp:inline distT="0" distB="0" distL="0" distR="0" wp14:anchorId="77B988C2" wp14:editId="0F424F5C">
            <wp:extent cx="5731510" cy="4011930"/>
            <wp:effectExtent l="0" t="0" r="0" b="1270"/>
            <wp:docPr id="3" name="Picture 3" descr="A diagram of different types of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different types of character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p>
    <w:p w14:paraId="17432358" w14:textId="7265D633" w:rsidR="00C67982" w:rsidRDefault="00C67982" w:rsidP="00C67982">
      <w:pPr>
        <w:spacing w:line="360" w:lineRule="auto"/>
        <w:jc w:val="both"/>
        <w:rPr>
          <w:rFonts w:ascii="Times New Roman" w:hAnsi="Times New Roman" w:cs="Times New Roman"/>
          <w:color w:val="000000" w:themeColor="text1"/>
          <w:sz w:val="20"/>
          <w:szCs w:val="20"/>
        </w:rPr>
      </w:pPr>
      <w:r w:rsidRPr="00FE51CA">
        <w:rPr>
          <w:rFonts w:ascii="Times New Roman" w:hAnsi="Times New Roman" w:cs="Times New Roman"/>
          <w:b/>
          <w:bCs/>
          <w:color w:val="000000" w:themeColor="text1"/>
          <w:sz w:val="20"/>
          <w:szCs w:val="20"/>
        </w:rPr>
        <w:t xml:space="preserve">Figure </w:t>
      </w:r>
      <w:r w:rsidR="00B152D0">
        <w:rPr>
          <w:rFonts w:ascii="Times New Roman" w:hAnsi="Times New Roman" w:cs="Times New Roman"/>
          <w:b/>
          <w:bCs/>
          <w:color w:val="000000" w:themeColor="text1"/>
          <w:sz w:val="20"/>
          <w:szCs w:val="20"/>
        </w:rPr>
        <w:t>5</w:t>
      </w:r>
      <w:r w:rsidRPr="00FE51CA">
        <w:rPr>
          <w:rFonts w:ascii="Times New Roman" w:hAnsi="Times New Roman" w:cs="Times New Roman"/>
          <w:color w:val="000000" w:themeColor="text1"/>
          <w:sz w:val="20"/>
          <w:szCs w:val="20"/>
        </w:rPr>
        <w:t xml:space="preserve">: The production of three referential forms in the two-character condition </w:t>
      </w:r>
      <w:r w:rsidR="005B23F0" w:rsidRPr="00FE51CA">
        <w:rPr>
          <w:rFonts w:ascii="Times New Roman" w:hAnsi="Times New Roman" w:cs="Times New Roman"/>
          <w:color w:val="000000" w:themeColor="text1"/>
          <w:sz w:val="20"/>
          <w:szCs w:val="20"/>
        </w:rPr>
        <w:t xml:space="preserve">across </w:t>
      </w:r>
      <w:r w:rsidR="00517621">
        <w:rPr>
          <w:rFonts w:ascii="Times New Roman" w:hAnsi="Times New Roman" w:cs="Times New Roman"/>
          <w:color w:val="000000" w:themeColor="text1"/>
          <w:sz w:val="20"/>
          <w:szCs w:val="20"/>
        </w:rPr>
        <w:t xml:space="preserve">the </w:t>
      </w:r>
      <w:r w:rsidR="005B23F0" w:rsidRPr="00FE51CA">
        <w:rPr>
          <w:rFonts w:ascii="Times New Roman" w:hAnsi="Times New Roman" w:cs="Times New Roman"/>
          <w:color w:val="000000" w:themeColor="text1"/>
          <w:sz w:val="20"/>
          <w:szCs w:val="20"/>
        </w:rPr>
        <w:t>three groups</w:t>
      </w:r>
      <w:r w:rsidR="005B23F0">
        <w:rPr>
          <w:rFonts w:ascii="Times New Roman" w:hAnsi="Times New Roman" w:cs="Times New Roman"/>
          <w:color w:val="000000" w:themeColor="text1"/>
          <w:sz w:val="20"/>
          <w:szCs w:val="20"/>
        </w:rPr>
        <w:t xml:space="preserve">, where </w:t>
      </w:r>
      <w:r w:rsidRPr="00FE51CA">
        <w:rPr>
          <w:rFonts w:ascii="Times New Roman" w:hAnsi="Times New Roman" w:cs="Times New Roman"/>
          <w:color w:val="000000" w:themeColor="text1"/>
          <w:sz w:val="20"/>
          <w:szCs w:val="20"/>
        </w:rPr>
        <w:t xml:space="preserve">the target referent is </w:t>
      </w:r>
      <w:r w:rsidR="005B23F0">
        <w:rPr>
          <w:rFonts w:ascii="Times New Roman" w:hAnsi="Times New Roman" w:cs="Times New Roman"/>
          <w:color w:val="000000" w:themeColor="text1"/>
          <w:sz w:val="20"/>
          <w:szCs w:val="20"/>
        </w:rPr>
        <w:t xml:space="preserve">either </w:t>
      </w:r>
      <w:r w:rsidRPr="00FE51CA">
        <w:rPr>
          <w:rFonts w:ascii="Times New Roman" w:hAnsi="Times New Roman" w:cs="Times New Roman"/>
          <w:color w:val="000000" w:themeColor="text1"/>
          <w:sz w:val="20"/>
          <w:szCs w:val="20"/>
        </w:rPr>
        <w:t>the subject or non-subject of the previous context. Each dot corresponds to the results of one participant. The diamond shape represents the</w:t>
      </w:r>
      <w:r w:rsidR="004A1660">
        <w:rPr>
          <w:rFonts w:ascii="Times New Roman" w:hAnsi="Times New Roman" w:cs="Times New Roman"/>
          <w:color w:val="000000" w:themeColor="text1"/>
          <w:sz w:val="20"/>
          <w:szCs w:val="20"/>
        </w:rPr>
        <w:t xml:space="preserve"> estimated</w:t>
      </w:r>
      <w:r w:rsidRPr="00FE51CA">
        <w:rPr>
          <w:rFonts w:ascii="Times New Roman" w:hAnsi="Times New Roman" w:cs="Times New Roman"/>
          <w:color w:val="000000" w:themeColor="text1"/>
          <w:sz w:val="20"/>
          <w:szCs w:val="20"/>
        </w:rPr>
        <w:t xml:space="preserve"> mean</w:t>
      </w:r>
      <w:r w:rsidR="004A1660">
        <w:rPr>
          <w:rFonts w:ascii="Times New Roman" w:hAnsi="Times New Roman" w:cs="Times New Roman"/>
          <w:color w:val="000000" w:themeColor="text1"/>
          <w:sz w:val="20"/>
          <w:szCs w:val="20"/>
        </w:rPr>
        <w:t xml:space="preserve">, </w:t>
      </w:r>
      <w:r w:rsidRPr="00FE51CA">
        <w:rPr>
          <w:rFonts w:ascii="Times New Roman" w:hAnsi="Times New Roman" w:cs="Times New Roman"/>
          <w:color w:val="000000" w:themeColor="text1"/>
          <w:sz w:val="20"/>
          <w:szCs w:val="20"/>
        </w:rPr>
        <w:t xml:space="preserve">with error bars showing 95% </w:t>
      </w:r>
      <w:r w:rsidR="004A1660">
        <w:rPr>
          <w:rFonts w:ascii="Times New Roman" w:hAnsi="Times New Roman" w:cs="Times New Roman"/>
          <w:color w:val="000000" w:themeColor="text1"/>
          <w:sz w:val="20"/>
          <w:szCs w:val="20"/>
        </w:rPr>
        <w:t>credible intervals, both derived from the Bayesian model</w:t>
      </w:r>
      <w:r w:rsidRPr="00FE51CA">
        <w:rPr>
          <w:rFonts w:ascii="Times New Roman" w:hAnsi="Times New Roman" w:cs="Times New Roman"/>
          <w:color w:val="000000" w:themeColor="text1"/>
          <w:sz w:val="20"/>
          <w:szCs w:val="20"/>
        </w:rPr>
        <w:t>.</w:t>
      </w:r>
    </w:p>
    <w:p w14:paraId="05AF9534" w14:textId="77777777" w:rsidR="00C67982" w:rsidRPr="00FE51CA" w:rsidRDefault="00C67982" w:rsidP="00C67982">
      <w:pPr>
        <w:spacing w:line="360" w:lineRule="auto"/>
        <w:jc w:val="both"/>
        <w:rPr>
          <w:rFonts w:ascii="Times New Roman" w:hAnsi="Times New Roman" w:cs="Times New Roman"/>
          <w:color w:val="000000" w:themeColor="text1"/>
          <w:sz w:val="20"/>
          <w:szCs w:val="20"/>
        </w:rPr>
      </w:pPr>
    </w:p>
    <w:p w14:paraId="3BFBA224" w14:textId="3CEC50CA" w:rsidR="00C67982" w:rsidRPr="00FE51CA" w:rsidRDefault="004A1660" w:rsidP="00C67982">
      <w:pPr>
        <w:spacing w:line="360" w:lineRule="auto"/>
        <w:rPr>
          <w:rFonts w:ascii="Times New Roman" w:hAnsi="Times New Roman" w:cs="Times New Roman"/>
          <w:color w:val="000000" w:themeColor="text1"/>
          <w:sz w:val="22"/>
          <w:szCs w:val="22"/>
          <w:lang w:val="en-US"/>
        </w:rPr>
      </w:pPr>
      <w:r>
        <w:rPr>
          <w:rFonts w:ascii="Times New Roman" w:hAnsi="Times New Roman" w:cs="Times New Roman"/>
          <w:i/>
          <w:iCs/>
          <w:noProof/>
          <w:color w:val="000000" w:themeColor="text1"/>
          <w:lang w:val="en-US"/>
        </w:rPr>
        <w:drawing>
          <wp:inline distT="0" distB="0" distL="0" distR="0" wp14:anchorId="03C72E21" wp14:editId="27461E07">
            <wp:extent cx="5731510" cy="2292350"/>
            <wp:effectExtent l="0" t="0" r="0" b="6350"/>
            <wp:docPr id="4" name="Picture 4" descr="A diagram of different types of type of type of type of type of type of type of type of type of type of type of type of type of type of type of type of type of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different types of type of type of type of type of type of type of type of type of type of type of type of type of type of type of type of type of typ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92350"/>
                    </a:xfrm>
                    <a:prstGeom prst="rect">
                      <a:avLst/>
                    </a:prstGeom>
                  </pic:spPr>
                </pic:pic>
              </a:graphicData>
            </a:graphic>
          </wp:inline>
        </w:drawing>
      </w:r>
    </w:p>
    <w:p w14:paraId="3F880609" w14:textId="1C517F87" w:rsidR="00C67982" w:rsidRPr="00FE51CA" w:rsidRDefault="00C67982" w:rsidP="00C67982">
      <w:pPr>
        <w:spacing w:line="360" w:lineRule="auto"/>
        <w:rPr>
          <w:rFonts w:ascii="Times New Roman" w:hAnsi="Times New Roman" w:cs="Times New Roman"/>
          <w:color w:val="000000" w:themeColor="text1"/>
          <w:sz w:val="20"/>
          <w:szCs w:val="20"/>
        </w:rPr>
      </w:pPr>
      <w:r w:rsidRPr="00FE51CA">
        <w:rPr>
          <w:rFonts w:ascii="Times New Roman" w:hAnsi="Times New Roman" w:cs="Times New Roman"/>
          <w:b/>
          <w:bCs/>
          <w:color w:val="000000" w:themeColor="text1"/>
          <w:sz w:val="20"/>
          <w:szCs w:val="20"/>
        </w:rPr>
        <w:t xml:space="preserve">Figure </w:t>
      </w:r>
      <w:r w:rsidR="00B152D0">
        <w:rPr>
          <w:rFonts w:ascii="Times New Roman" w:hAnsi="Times New Roman" w:cs="Times New Roman"/>
          <w:b/>
          <w:bCs/>
          <w:color w:val="000000" w:themeColor="text1"/>
          <w:sz w:val="20"/>
          <w:szCs w:val="20"/>
        </w:rPr>
        <w:t>6</w:t>
      </w:r>
      <w:r w:rsidRPr="00FE51CA">
        <w:rPr>
          <w:rFonts w:ascii="Times New Roman" w:hAnsi="Times New Roman" w:cs="Times New Roman"/>
          <w:color w:val="000000" w:themeColor="text1"/>
          <w:sz w:val="20"/>
          <w:szCs w:val="20"/>
        </w:rPr>
        <w:t>: The production data of three referential forms in the one-character condition</w:t>
      </w:r>
      <w:r w:rsidR="005B23F0">
        <w:rPr>
          <w:rFonts w:ascii="Times New Roman" w:hAnsi="Times New Roman" w:cs="Times New Roman"/>
          <w:color w:val="000000" w:themeColor="text1"/>
          <w:sz w:val="20"/>
          <w:szCs w:val="20"/>
        </w:rPr>
        <w:t>,</w:t>
      </w:r>
      <w:r w:rsidRPr="00FE51CA">
        <w:rPr>
          <w:rFonts w:ascii="Times New Roman" w:hAnsi="Times New Roman" w:cs="Times New Roman"/>
          <w:color w:val="000000" w:themeColor="text1"/>
          <w:sz w:val="20"/>
          <w:szCs w:val="20"/>
        </w:rPr>
        <w:t xml:space="preserve"> where there is only one referent in the context. </w:t>
      </w:r>
      <w:r w:rsidR="004A1660">
        <w:rPr>
          <w:rFonts w:ascii="Times New Roman" w:hAnsi="Times New Roman" w:cs="Times New Roman"/>
          <w:color w:val="000000" w:themeColor="text1"/>
          <w:sz w:val="20"/>
          <w:szCs w:val="20"/>
        </w:rPr>
        <w:t xml:space="preserve">Plotting conventions as in Figure </w:t>
      </w:r>
      <w:r w:rsidR="00B152D0">
        <w:rPr>
          <w:rFonts w:ascii="Times New Roman" w:hAnsi="Times New Roman" w:cs="Times New Roman"/>
          <w:color w:val="000000" w:themeColor="text1"/>
          <w:sz w:val="20"/>
          <w:szCs w:val="20"/>
        </w:rPr>
        <w:t>5</w:t>
      </w:r>
      <w:r w:rsidR="004A1660">
        <w:rPr>
          <w:rFonts w:ascii="Times New Roman" w:hAnsi="Times New Roman" w:cs="Times New Roman"/>
          <w:color w:val="000000" w:themeColor="text1"/>
          <w:sz w:val="20"/>
          <w:szCs w:val="20"/>
        </w:rPr>
        <w:t>.</w:t>
      </w:r>
    </w:p>
    <w:p w14:paraId="554532F5" w14:textId="77777777" w:rsidR="0024071E" w:rsidRPr="00832CE0" w:rsidRDefault="0024071E" w:rsidP="0024071E">
      <w:pPr>
        <w:spacing w:line="480" w:lineRule="auto"/>
        <w:contextualSpacing/>
        <w:rPr>
          <w:rFonts w:ascii="Times New Roman" w:hAnsi="Times New Roman" w:cs="Times New Roman"/>
          <w:i/>
          <w:iCs/>
          <w:color w:val="000000" w:themeColor="text1"/>
          <w:lang w:val="en-US"/>
        </w:rPr>
      </w:pPr>
    </w:p>
    <w:p w14:paraId="44DC8523" w14:textId="7A257B47" w:rsidR="00C67982" w:rsidRPr="000F2387" w:rsidRDefault="00C67982" w:rsidP="000E4031">
      <w:pPr>
        <w:spacing w:line="480" w:lineRule="auto"/>
        <w:contextualSpacing/>
        <w:rPr>
          <w:rFonts w:ascii="Times New Roman" w:hAnsi="Times New Roman" w:cs="Times New Roman"/>
          <w:color w:val="000000" w:themeColor="text1"/>
          <w:sz w:val="20"/>
          <w:szCs w:val="20"/>
          <w:lang w:val="en-US"/>
        </w:rPr>
      </w:pPr>
      <w:r w:rsidRPr="00FE51CA">
        <w:rPr>
          <w:rFonts w:ascii="Times New Roman" w:hAnsi="Times New Roman" w:cs="Times New Roman"/>
          <w:color w:val="000000" w:themeColor="text1"/>
          <w:lang w:val="en-US"/>
        </w:rPr>
        <w:lastRenderedPageBreak/>
        <w:t>Our analysis</w:t>
      </w:r>
      <w:r w:rsidRPr="00FE51CA">
        <w:rPr>
          <w:rStyle w:val="FootnoteReference"/>
          <w:rFonts w:ascii="Times New Roman" w:hAnsi="Times New Roman" w:cs="Times New Roman"/>
          <w:color w:val="000000" w:themeColor="text1"/>
          <w:lang w:val="en-US"/>
        </w:rPr>
        <w:footnoteReference w:id="7"/>
      </w:r>
      <w:r w:rsidRPr="00FE51CA">
        <w:rPr>
          <w:rFonts w:ascii="Times New Roman" w:hAnsi="Times New Roman" w:cs="Times New Roman"/>
          <w:color w:val="000000" w:themeColor="text1"/>
          <w:lang w:val="en-US"/>
        </w:rPr>
        <w:t xml:space="preserve"> of referring expressions for two-character scenes included fixed effects of the referent role (subject or non-subject of the context sentence), group (Control, Short-</w:t>
      </w:r>
      <w:r>
        <w:rPr>
          <w:rFonts w:ascii="Times New Roman" w:hAnsi="Times New Roman" w:cs="Times New Roman"/>
          <w:color w:val="000000" w:themeColor="text1"/>
          <w:lang w:val="en-US"/>
        </w:rPr>
        <w:t>T</w:t>
      </w:r>
      <w:r w:rsidRPr="00FE51CA">
        <w:rPr>
          <w:rFonts w:ascii="Times New Roman" w:hAnsi="Times New Roman" w:cs="Times New Roman"/>
          <w:color w:val="000000" w:themeColor="text1"/>
          <w:lang w:val="en-US"/>
        </w:rPr>
        <w:t>erm English Exposure, Long-</w:t>
      </w:r>
      <w:r>
        <w:rPr>
          <w:rFonts w:ascii="Times New Roman" w:hAnsi="Times New Roman" w:cs="Times New Roman"/>
          <w:color w:val="000000" w:themeColor="text1"/>
          <w:lang w:val="en-US"/>
        </w:rPr>
        <w:t>T</w:t>
      </w:r>
      <w:r w:rsidRPr="00FE51CA">
        <w:rPr>
          <w:rFonts w:ascii="Times New Roman" w:hAnsi="Times New Roman" w:cs="Times New Roman"/>
          <w:color w:val="000000" w:themeColor="text1"/>
          <w:lang w:val="en-US"/>
        </w:rPr>
        <w:t xml:space="preserve">erm English Exposure), and their interaction. The model </w:t>
      </w:r>
      <w:r>
        <w:rPr>
          <w:rFonts w:ascii="Times New Roman" w:hAnsi="Times New Roman" w:cs="Times New Roman"/>
          <w:color w:val="000000" w:themeColor="text1"/>
          <w:lang w:val="en-US"/>
        </w:rPr>
        <w:t xml:space="preserve">also </w:t>
      </w:r>
      <w:r w:rsidRPr="00FE51CA">
        <w:rPr>
          <w:rFonts w:ascii="Times New Roman" w:hAnsi="Times New Roman" w:cs="Times New Roman"/>
          <w:color w:val="000000" w:themeColor="text1"/>
          <w:lang w:val="en-US"/>
        </w:rPr>
        <w:t>included by-participant and by-item random intercepts and slopes for referent role.</w:t>
      </w:r>
      <w:r>
        <w:rPr>
          <w:rFonts w:ascii="Times New Roman" w:hAnsi="Times New Roman" w:cs="Times New Roman"/>
          <w:color w:val="000000" w:themeColor="text1"/>
          <w:lang w:val="en-US"/>
        </w:rPr>
        <w:t xml:space="preserve"> </w:t>
      </w:r>
      <w:r w:rsidR="005B23F0" w:rsidRPr="00C91DA8">
        <w:rPr>
          <w:rFonts w:ascii="Times New Roman" w:hAnsi="Times New Roman" w:cs="Times New Roman"/>
          <w:color w:val="000000" w:themeColor="text1"/>
          <w:lang w:val="en-US"/>
        </w:rPr>
        <w:t>We used the default treatment contrast</w:t>
      </w:r>
      <w:r w:rsidR="005B23F0" w:rsidRPr="00FE51CA">
        <w:rPr>
          <w:rFonts w:ascii="Times New Roman" w:hAnsi="Times New Roman" w:cs="Times New Roman"/>
          <w:color w:val="000000" w:themeColor="text1"/>
          <w:lang w:val="en-US"/>
        </w:rPr>
        <w:t xml:space="preserve"> </w:t>
      </w:r>
      <w:r w:rsidR="005B23F0">
        <w:rPr>
          <w:rFonts w:ascii="Times New Roman" w:hAnsi="Times New Roman" w:cs="Times New Roman"/>
          <w:color w:val="000000" w:themeColor="text1"/>
          <w:lang w:val="en-US"/>
        </w:rPr>
        <w:t>for both Role and Group, with the S</w:t>
      </w:r>
      <w:r w:rsidRPr="00FE51CA">
        <w:rPr>
          <w:rFonts w:ascii="Times New Roman" w:hAnsi="Times New Roman" w:cs="Times New Roman"/>
          <w:color w:val="000000" w:themeColor="text1"/>
          <w:lang w:val="en-US"/>
        </w:rPr>
        <w:t>ubject role</w:t>
      </w:r>
      <w:r>
        <w:rPr>
          <w:rFonts w:ascii="Times New Roman" w:hAnsi="Times New Roman" w:cs="Times New Roman"/>
          <w:color w:val="000000" w:themeColor="text1"/>
          <w:lang w:val="en-US"/>
        </w:rPr>
        <w:t xml:space="preserve"> and the </w:t>
      </w:r>
      <w:r w:rsidR="005B23F0">
        <w:rPr>
          <w:rFonts w:ascii="Times New Roman" w:hAnsi="Times New Roman" w:cs="Times New Roman"/>
          <w:color w:val="000000" w:themeColor="text1"/>
          <w:lang w:val="en-US"/>
        </w:rPr>
        <w:t>C</w:t>
      </w:r>
      <w:r>
        <w:rPr>
          <w:rFonts w:ascii="Times New Roman" w:hAnsi="Times New Roman" w:cs="Times New Roman"/>
          <w:color w:val="000000" w:themeColor="text1"/>
          <w:lang w:val="en-US"/>
        </w:rPr>
        <w:t xml:space="preserve">ontrol group </w:t>
      </w:r>
      <w:r w:rsidRPr="00FE51CA">
        <w:rPr>
          <w:rFonts w:ascii="Times New Roman" w:hAnsi="Times New Roman" w:cs="Times New Roman"/>
          <w:color w:val="000000" w:themeColor="text1"/>
          <w:lang w:val="en-US"/>
        </w:rPr>
        <w:t xml:space="preserve">set as reference levels </w:t>
      </w:r>
      <w:r>
        <w:rPr>
          <w:rFonts w:ascii="Times New Roman" w:hAnsi="Times New Roman" w:cs="Times New Roman"/>
          <w:color w:val="000000" w:themeColor="text1"/>
          <w:lang w:val="en-US"/>
        </w:rPr>
        <w:t>for Role and Group, respectively.</w:t>
      </w:r>
      <w:r w:rsidRPr="00C91DA8">
        <w:rPr>
          <w:rFonts w:ascii="Times New Roman" w:hAnsi="Times New Roman" w:cs="Times New Roman"/>
          <w:color w:val="000000" w:themeColor="text1"/>
          <w:lang w:val="en-US"/>
        </w:rPr>
        <w:t xml:space="preserve"> </w:t>
      </w:r>
      <w:r w:rsidR="005B23F0">
        <w:rPr>
          <w:rFonts w:ascii="Times New Roman" w:hAnsi="Times New Roman" w:cs="Times New Roman"/>
          <w:color w:val="000000" w:themeColor="text1"/>
          <w:lang w:val="en-US"/>
        </w:rPr>
        <w:t>This</w:t>
      </w:r>
      <w:r w:rsidRPr="00C91DA8">
        <w:rPr>
          <w:rFonts w:ascii="Times New Roman" w:hAnsi="Times New Roman" w:cs="Times New Roman"/>
          <w:color w:val="000000" w:themeColor="text1"/>
          <w:lang w:val="en-US"/>
        </w:rPr>
        <w:t xml:space="preserve"> produces two Group fixed effects: one which compares the Short-Term English Exposure group against the </w:t>
      </w:r>
      <w:r w:rsidR="00E86C66">
        <w:rPr>
          <w:rFonts w:ascii="Times New Roman" w:hAnsi="Times New Roman" w:cs="Times New Roman"/>
          <w:color w:val="000000" w:themeColor="text1"/>
          <w:lang w:val="en-US"/>
        </w:rPr>
        <w:t xml:space="preserve">reference level </w:t>
      </w:r>
      <w:r w:rsidRPr="00C91DA8">
        <w:rPr>
          <w:rFonts w:ascii="Times New Roman" w:hAnsi="Times New Roman" w:cs="Times New Roman"/>
          <w:color w:val="000000" w:themeColor="text1"/>
          <w:lang w:val="en-US"/>
        </w:rPr>
        <w:t xml:space="preserve">Control group, and a second which compares the Long-Term English Exposure group against the </w:t>
      </w:r>
      <w:r w:rsidR="00E86C66">
        <w:rPr>
          <w:rFonts w:ascii="Times New Roman" w:hAnsi="Times New Roman" w:cs="Times New Roman"/>
          <w:color w:val="000000" w:themeColor="text1"/>
          <w:lang w:val="en-US"/>
        </w:rPr>
        <w:t>C</w:t>
      </w:r>
      <w:r w:rsidRPr="00C91DA8">
        <w:rPr>
          <w:rFonts w:ascii="Times New Roman" w:hAnsi="Times New Roman" w:cs="Times New Roman"/>
          <w:color w:val="000000" w:themeColor="text1"/>
          <w:lang w:val="en-US"/>
        </w:rPr>
        <w:t xml:space="preserve">ontrol group. The adjacent category model with category-specific effects allows us to specifically compare group differences across two referential contrasts, </w:t>
      </w:r>
      <w:proofErr w:type="gramStart"/>
      <w:r w:rsidRPr="00C91DA8">
        <w:rPr>
          <w:rFonts w:ascii="Times New Roman" w:hAnsi="Times New Roman" w:cs="Times New Roman"/>
          <w:color w:val="000000" w:themeColor="text1"/>
          <w:lang w:val="en-US"/>
        </w:rPr>
        <w:t>i.e.</w:t>
      </w:r>
      <w:proofErr w:type="gramEnd"/>
      <w:r w:rsidRPr="00C91DA8">
        <w:rPr>
          <w:rFonts w:ascii="Times New Roman" w:hAnsi="Times New Roman" w:cs="Times New Roman"/>
          <w:color w:val="000000" w:themeColor="text1"/>
          <w:lang w:val="en-US"/>
        </w:rPr>
        <w:t xml:space="preserve"> overt versus null pronouns; NPs versus overt pronouns. Table 1 in the Appendix provides the results of the Bayesian model in the two-character condition. </w:t>
      </w:r>
    </w:p>
    <w:p w14:paraId="36043BB0" w14:textId="77777777" w:rsidR="0024071E" w:rsidRDefault="0024071E" w:rsidP="0024071E">
      <w:pPr>
        <w:spacing w:line="480" w:lineRule="auto"/>
        <w:contextualSpacing/>
        <w:rPr>
          <w:rFonts w:ascii="Times New Roman" w:hAnsi="Times New Roman" w:cs="Times New Roman"/>
          <w:color w:val="000000" w:themeColor="text1"/>
          <w:lang w:val="en-US"/>
        </w:rPr>
      </w:pPr>
    </w:p>
    <w:p w14:paraId="4403306F" w14:textId="5C4D29AF" w:rsidR="00C86431" w:rsidRDefault="00C86431" w:rsidP="004548F8">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Looking first at the Control group, t</w:t>
      </w:r>
      <w:r w:rsidR="00C67982" w:rsidRPr="00C91DA8">
        <w:rPr>
          <w:rFonts w:ascii="Times New Roman" w:hAnsi="Times New Roman" w:cs="Times New Roman"/>
          <w:color w:val="000000" w:themeColor="text1"/>
          <w:lang w:val="en-US"/>
        </w:rPr>
        <w:t xml:space="preserve">he analysis reveals no clear preference between null and overt pronouns, for both subject and non-subject referents, as indicated by the wide range of credible intervals that include both negative and positive values (intercept, indicating subject role: b = 0.21, CrI = [-0.36, 0.75], pd = 77%; effect of non-subject role: b = 0.42, CrI = [-0.86, 1.79], pd =73%). </w:t>
      </w:r>
      <w:r w:rsidR="00717653">
        <w:rPr>
          <w:rFonts w:ascii="Times New Roman" w:hAnsi="Times New Roman" w:cs="Times New Roman"/>
          <w:color w:val="000000" w:themeColor="text1"/>
          <w:lang w:val="en-US"/>
        </w:rPr>
        <w:t>T</w:t>
      </w:r>
      <w:r w:rsidR="00C67982" w:rsidRPr="00C91DA8">
        <w:rPr>
          <w:rFonts w:ascii="Times New Roman" w:hAnsi="Times New Roman" w:cs="Times New Roman"/>
          <w:color w:val="000000" w:themeColor="text1"/>
          <w:lang w:val="en-US"/>
        </w:rPr>
        <w:t>he</w:t>
      </w:r>
      <w:r w:rsidR="00257B1D">
        <w:rPr>
          <w:rFonts w:ascii="Times New Roman" w:hAnsi="Times New Roman" w:cs="Times New Roman"/>
          <w:color w:val="000000" w:themeColor="text1"/>
          <w:lang w:val="en-US"/>
        </w:rPr>
        <w:t xml:space="preserve"> </w:t>
      </w:r>
      <w:r w:rsidR="00C67982" w:rsidRPr="00C91DA8">
        <w:rPr>
          <w:rFonts w:ascii="Times New Roman" w:hAnsi="Times New Roman" w:cs="Times New Roman"/>
          <w:color w:val="000000" w:themeColor="text1"/>
          <w:lang w:val="en-US"/>
        </w:rPr>
        <w:t xml:space="preserve">control speakers used </w:t>
      </w:r>
      <w:r w:rsidR="000D7CE4">
        <w:rPr>
          <w:rFonts w:ascii="Times New Roman" w:hAnsi="Times New Roman" w:cs="Times New Roman"/>
          <w:color w:val="000000" w:themeColor="text1"/>
          <w:lang w:val="en-US"/>
        </w:rPr>
        <w:t>more NPs than</w:t>
      </w:r>
      <w:r w:rsidR="000D7CE4" w:rsidRPr="00C91DA8">
        <w:rPr>
          <w:rFonts w:ascii="Times New Roman" w:hAnsi="Times New Roman" w:cs="Times New Roman"/>
          <w:color w:val="000000" w:themeColor="text1"/>
          <w:lang w:val="en-US"/>
        </w:rPr>
        <w:t xml:space="preserve"> </w:t>
      </w:r>
      <w:r w:rsidR="00C67982" w:rsidRPr="00C91DA8">
        <w:rPr>
          <w:rFonts w:ascii="Times New Roman" w:hAnsi="Times New Roman" w:cs="Times New Roman"/>
          <w:color w:val="000000" w:themeColor="text1"/>
          <w:lang w:val="en-US"/>
        </w:rPr>
        <w:t xml:space="preserve">overt pronouns for subject referents (b = -1.43, CrI = [-1.94, -0.93], pd = 100%), and this preference for NPs was even stronger for non-subject referents (b = 3.40, CrI = [2.42, 4.48], pd = 100%). </w:t>
      </w:r>
    </w:p>
    <w:p w14:paraId="7A0A8D00" w14:textId="77777777" w:rsidR="0024071E" w:rsidRDefault="0024071E" w:rsidP="0024071E">
      <w:pPr>
        <w:spacing w:line="480" w:lineRule="auto"/>
        <w:contextualSpacing/>
        <w:rPr>
          <w:rFonts w:ascii="Times New Roman" w:hAnsi="Times New Roman" w:cs="Times New Roman"/>
          <w:color w:val="000000" w:themeColor="text1"/>
          <w:lang w:val="en-US"/>
        </w:rPr>
      </w:pPr>
    </w:p>
    <w:p w14:paraId="1D43F939" w14:textId="3471241F" w:rsidR="00717653" w:rsidRDefault="00C67982" w:rsidP="004548F8">
      <w:pPr>
        <w:spacing w:line="480" w:lineRule="auto"/>
        <w:contextualSpacing/>
        <w:rPr>
          <w:rFonts w:ascii="Times New Roman" w:hAnsi="Times New Roman" w:cs="Times New Roman"/>
          <w:color w:val="000000" w:themeColor="text1"/>
          <w:lang w:val="en-US"/>
        </w:rPr>
      </w:pPr>
      <w:r w:rsidRPr="00C91DA8">
        <w:rPr>
          <w:rFonts w:ascii="Times New Roman" w:hAnsi="Times New Roman" w:cs="Times New Roman"/>
          <w:color w:val="000000" w:themeColor="text1"/>
          <w:lang w:val="en-US"/>
        </w:rPr>
        <w:t xml:space="preserve">In terms of group comparison, both Short-Term and Long-Term English Exposure groups preferred overt pronouns over null pronouns more than the Control group (Short-Term vs </w:t>
      </w:r>
      <w:r w:rsidRPr="00C91DA8">
        <w:rPr>
          <w:rFonts w:ascii="Times New Roman" w:hAnsi="Times New Roman" w:cs="Times New Roman"/>
          <w:color w:val="000000" w:themeColor="text1"/>
          <w:lang w:val="en-US"/>
        </w:rPr>
        <w:lastRenderedPageBreak/>
        <w:t>Control: b = 0.82, CrI = [0.15, 1.48], pd = 99%; Long-Term</w:t>
      </w:r>
      <w:r w:rsidR="00E16EA7">
        <w:rPr>
          <w:rFonts w:ascii="Times New Roman" w:hAnsi="Times New Roman" w:cs="Times New Roman"/>
          <w:color w:val="000000" w:themeColor="text1"/>
          <w:lang w:val="en-US"/>
        </w:rPr>
        <w:t xml:space="preserve"> vs Control</w:t>
      </w:r>
      <w:r w:rsidRPr="00C91DA8">
        <w:rPr>
          <w:rFonts w:ascii="Times New Roman" w:hAnsi="Times New Roman" w:cs="Times New Roman"/>
          <w:color w:val="000000" w:themeColor="text1"/>
          <w:lang w:val="en-US"/>
        </w:rPr>
        <w:t>: b = 0.88, CrI = [0.17, 1.61], pd = 99%); although the wide range of credible intervals suggests some uncertainty about the magnitude of these effects (</w:t>
      </w:r>
      <w:r w:rsidRPr="00A46137">
        <w:rPr>
          <w:rFonts w:ascii="Times New Roman" w:hAnsi="Times New Roman" w:cs="Times New Roman"/>
          <w:color w:val="000000" w:themeColor="text1"/>
          <w:lang w:val="en-US"/>
        </w:rPr>
        <w:t xml:space="preserve">that is, this effect </w:t>
      </w:r>
      <w:r w:rsidR="00C86431">
        <w:rPr>
          <w:rFonts w:ascii="Times New Roman" w:hAnsi="Times New Roman" w:cs="Times New Roman"/>
          <w:color w:val="000000" w:themeColor="text1"/>
          <w:lang w:val="en-US"/>
        </w:rPr>
        <w:t>could be</w:t>
      </w:r>
      <w:r w:rsidRPr="00A46137">
        <w:rPr>
          <w:rFonts w:ascii="Times New Roman" w:hAnsi="Times New Roman" w:cs="Times New Roman"/>
          <w:color w:val="000000" w:themeColor="text1"/>
          <w:lang w:val="en-US"/>
        </w:rPr>
        <w:t xml:space="preserve"> very small or large</w:t>
      </w:r>
      <w:r w:rsidRPr="00C91DA8">
        <w:rPr>
          <w:rFonts w:ascii="Times New Roman" w:hAnsi="Times New Roman" w:cs="Times New Roman"/>
          <w:color w:val="000000" w:themeColor="text1"/>
          <w:lang w:val="en-US"/>
        </w:rPr>
        <w:t xml:space="preserve">). </w:t>
      </w:r>
    </w:p>
    <w:p w14:paraId="1F4BA39C" w14:textId="77777777" w:rsidR="0024071E" w:rsidRDefault="0024071E" w:rsidP="0024071E">
      <w:pPr>
        <w:spacing w:line="480" w:lineRule="auto"/>
        <w:contextualSpacing/>
        <w:rPr>
          <w:rFonts w:ascii="Times New Roman" w:hAnsi="Times New Roman" w:cs="Times New Roman"/>
          <w:color w:val="000000" w:themeColor="text1"/>
          <w:lang w:val="en-US"/>
        </w:rPr>
      </w:pPr>
    </w:p>
    <w:p w14:paraId="16CDF62B" w14:textId="590318DF" w:rsidR="00C67982" w:rsidRPr="00C91DA8" w:rsidRDefault="00717653" w:rsidP="000E4031">
      <w:pPr>
        <w:spacing w:line="480" w:lineRule="auto"/>
        <w:contextualSpacing/>
        <w:rPr>
          <w:rFonts w:ascii="Times New Roman" w:hAnsi="Times New Roman" w:cs="Times New Roman"/>
          <w:color w:val="000000" w:themeColor="text1"/>
        </w:rPr>
      </w:pPr>
      <w:r>
        <w:rPr>
          <w:rFonts w:ascii="Times New Roman" w:hAnsi="Times New Roman" w:cs="Times New Roman"/>
          <w:color w:val="000000" w:themeColor="text1"/>
          <w:lang w:val="en-US"/>
        </w:rPr>
        <w:t>N</w:t>
      </w:r>
      <w:r w:rsidR="00C67982" w:rsidRPr="00C91DA8">
        <w:rPr>
          <w:rFonts w:ascii="Times New Roman" w:hAnsi="Times New Roman" w:cs="Times New Roman"/>
          <w:color w:val="000000" w:themeColor="text1"/>
          <w:lang w:val="en-US"/>
        </w:rPr>
        <w:t>either of the bilingual groups showed a stronger preference for NPs over overt pronouns compared to the Control group, as suggested by the credible intervals spanning both negative and positive values</w:t>
      </w:r>
      <w:r w:rsidR="00536CAF" w:rsidRPr="00C91DA8">
        <w:rPr>
          <w:rFonts w:ascii="Times New Roman" w:hAnsi="Times New Roman" w:cs="Times New Roman"/>
          <w:color w:val="000000" w:themeColor="text1"/>
          <w:lang w:val="en-US"/>
        </w:rPr>
        <w:t>, indicating substantial uncertainty regarding the directionality and magnitude of these effects</w:t>
      </w:r>
      <w:r w:rsidR="00C67982" w:rsidRPr="00C91DA8">
        <w:rPr>
          <w:rFonts w:ascii="Times New Roman" w:hAnsi="Times New Roman" w:cs="Times New Roman"/>
          <w:color w:val="000000" w:themeColor="text1"/>
          <w:lang w:val="en-US"/>
        </w:rPr>
        <w:t xml:space="preserve"> </w:t>
      </w:r>
      <w:r w:rsidR="00C86431">
        <w:rPr>
          <w:rFonts w:ascii="Times New Roman" w:hAnsi="Times New Roman" w:cs="Times New Roman"/>
          <w:color w:val="000000" w:themeColor="text1"/>
          <w:lang w:val="en-US"/>
        </w:rPr>
        <w:t>(</w:t>
      </w:r>
      <w:r w:rsidR="00C67982" w:rsidRPr="00C91DA8">
        <w:rPr>
          <w:rFonts w:ascii="Times New Roman" w:hAnsi="Times New Roman" w:cs="Times New Roman"/>
          <w:color w:val="000000" w:themeColor="text1"/>
          <w:lang w:val="en-US"/>
        </w:rPr>
        <w:t>Short-Term English Exposure relative to Control</w:t>
      </w:r>
      <w:r w:rsidR="00C86431">
        <w:rPr>
          <w:rFonts w:ascii="Times New Roman" w:hAnsi="Times New Roman" w:cs="Times New Roman"/>
          <w:color w:val="000000" w:themeColor="text1"/>
          <w:lang w:val="en-US"/>
        </w:rPr>
        <w:t xml:space="preserve">: </w:t>
      </w:r>
      <w:r w:rsidR="00C67982" w:rsidRPr="00C91DA8">
        <w:rPr>
          <w:rFonts w:ascii="Times New Roman" w:hAnsi="Times New Roman" w:cs="Times New Roman"/>
          <w:color w:val="000000" w:themeColor="text1"/>
          <w:lang w:val="en-US"/>
        </w:rPr>
        <w:t>b = -0.48, CrI = [-1.08, 0.13], pd = 94%</w:t>
      </w:r>
      <w:r w:rsidR="00C86431">
        <w:rPr>
          <w:rFonts w:ascii="Times New Roman" w:hAnsi="Times New Roman" w:cs="Times New Roman"/>
          <w:color w:val="000000" w:themeColor="text1"/>
          <w:lang w:val="en-US"/>
        </w:rPr>
        <w:t xml:space="preserve">; </w:t>
      </w:r>
      <w:r w:rsidR="00C67982" w:rsidRPr="00C91DA8">
        <w:rPr>
          <w:rFonts w:ascii="Times New Roman" w:hAnsi="Times New Roman" w:cs="Times New Roman"/>
          <w:color w:val="000000" w:themeColor="text1"/>
          <w:lang w:val="en-US"/>
        </w:rPr>
        <w:t>Long-Term English Exposure relative to Control</w:t>
      </w:r>
      <w:r w:rsidR="00C86431">
        <w:rPr>
          <w:rFonts w:ascii="Times New Roman" w:hAnsi="Times New Roman" w:cs="Times New Roman"/>
          <w:color w:val="000000" w:themeColor="text1"/>
          <w:lang w:val="en-US"/>
        </w:rPr>
        <w:t xml:space="preserve">: </w:t>
      </w:r>
      <w:r w:rsidR="00C67982" w:rsidRPr="00C91DA8">
        <w:rPr>
          <w:rFonts w:ascii="Times New Roman" w:hAnsi="Times New Roman" w:cs="Times New Roman"/>
          <w:color w:val="000000" w:themeColor="text1"/>
          <w:lang w:val="en-US"/>
        </w:rPr>
        <w:t>b = 0.19, CrI = [-0.43, 0.81], pd = 73%).</w:t>
      </w:r>
      <w:r w:rsidR="008A11E5">
        <w:rPr>
          <w:rFonts w:ascii="Times New Roman" w:hAnsi="Times New Roman" w:cs="Times New Roman"/>
          <w:color w:val="000000" w:themeColor="text1"/>
          <w:lang w:val="en-US"/>
        </w:rPr>
        <w:t xml:space="preserve"> </w:t>
      </w:r>
      <w:r w:rsidR="00C67982" w:rsidRPr="00C91DA8">
        <w:rPr>
          <w:rFonts w:ascii="Times New Roman" w:hAnsi="Times New Roman" w:cs="Times New Roman"/>
          <w:color w:val="000000" w:themeColor="text1"/>
          <w:lang w:val="en-US"/>
        </w:rPr>
        <w:t>All interaction terms have credible intervals that encompass a wide range of both negative and positive values, suggesting considerable uncertainty about the direction and magnitude of these effects</w:t>
      </w:r>
      <w:r w:rsidR="009244D8">
        <w:rPr>
          <w:rFonts w:ascii="Times New Roman" w:hAnsi="Times New Roman" w:cs="Times New Roman"/>
          <w:color w:val="000000" w:themeColor="text1"/>
          <w:lang w:val="en-US"/>
        </w:rPr>
        <w:t xml:space="preserve">; as can be seen from </w:t>
      </w:r>
      <w:r w:rsidR="009244D8" w:rsidRPr="00FE51CA">
        <w:rPr>
          <w:rFonts w:ascii="Times New Roman" w:hAnsi="Times New Roman" w:cs="Times New Roman"/>
          <w:color w:val="000000" w:themeColor="text1"/>
        </w:rPr>
        <w:t xml:space="preserve">Figure </w:t>
      </w:r>
      <w:r w:rsidR="008E525B">
        <w:rPr>
          <w:rFonts w:ascii="Times New Roman" w:hAnsi="Times New Roman" w:cs="Times New Roman"/>
          <w:color w:val="000000" w:themeColor="text1"/>
        </w:rPr>
        <w:t>5</w:t>
      </w:r>
      <w:r w:rsidR="009244D8">
        <w:rPr>
          <w:rFonts w:ascii="Times New Roman" w:hAnsi="Times New Roman" w:cs="Times New Roman"/>
          <w:color w:val="000000" w:themeColor="text1"/>
        </w:rPr>
        <w:t>, reference to non-subjects in all 3 groups is dominated by the use of NPs</w:t>
      </w:r>
      <w:r w:rsidR="00C67982" w:rsidRPr="00C91DA8">
        <w:rPr>
          <w:rFonts w:ascii="Times New Roman" w:hAnsi="Times New Roman" w:cs="Times New Roman"/>
          <w:color w:val="000000" w:themeColor="text1"/>
          <w:lang w:val="en-US"/>
        </w:rPr>
        <w:t xml:space="preserve">. </w:t>
      </w:r>
    </w:p>
    <w:p w14:paraId="103E48ED" w14:textId="77777777" w:rsidR="0024071E" w:rsidRDefault="0024071E" w:rsidP="0024071E">
      <w:pPr>
        <w:spacing w:line="480" w:lineRule="auto"/>
        <w:contextualSpacing/>
        <w:rPr>
          <w:rFonts w:ascii="Times New Roman" w:hAnsi="Times New Roman" w:cs="Times New Roman"/>
          <w:color w:val="000000" w:themeColor="text1"/>
          <w:lang w:val="en-US"/>
        </w:rPr>
      </w:pPr>
    </w:p>
    <w:p w14:paraId="2007A61B" w14:textId="6CE45FDB" w:rsidR="00C67982" w:rsidRDefault="009244D8" w:rsidP="000E4031">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W</w:t>
      </w:r>
      <w:r w:rsidR="00C67982" w:rsidRPr="00C91DA8">
        <w:rPr>
          <w:rFonts w:ascii="Times New Roman" w:hAnsi="Times New Roman" w:cs="Times New Roman"/>
          <w:color w:val="000000" w:themeColor="text1"/>
          <w:lang w:val="en-US"/>
        </w:rPr>
        <w:t xml:space="preserve">e </w:t>
      </w:r>
      <w:r>
        <w:rPr>
          <w:rFonts w:ascii="Times New Roman" w:hAnsi="Times New Roman" w:cs="Times New Roman"/>
          <w:color w:val="000000" w:themeColor="text1"/>
          <w:lang w:val="en-US"/>
        </w:rPr>
        <w:t xml:space="preserve">also </w:t>
      </w:r>
      <w:r w:rsidR="00C67982" w:rsidRPr="00C91DA8">
        <w:rPr>
          <w:rFonts w:ascii="Times New Roman" w:hAnsi="Times New Roman" w:cs="Times New Roman"/>
          <w:color w:val="000000" w:themeColor="text1"/>
          <w:lang w:val="en-US"/>
        </w:rPr>
        <w:t xml:space="preserve">analysed </w:t>
      </w:r>
      <w:r>
        <w:rPr>
          <w:rFonts w:ascii="Times New Roman" w:hAnsi="Times New Roman" w:cs="Times New Roman"/>
          <w:color w:val="000000" w:themeColor="text1"/>
          <w:lang w:val="en-US"/>
        </w:rPr>
        <w:t>reference</w:t>
      </w:r>
      <w:r w:rsidR="00C67982" w:rsidRPr="00C91DA8">
        <w:rPr>
          <w:rFonts w:ascii="Times New Roman" w:hAnsi="Times New Roman" w:cs="Times New Roman"/>
          <w:color w:val="000000" w:themeColor="text1"/>
          <w:lang w:val="en-US"/>
        </w:rPr>
        <w:t xml:space="preserve"> production in the one-character condition. Since this condition features a single animate referent consistently assuming the role of the subject in the context sentence, the model contained only a fixed effect of Group (Control, Short-Term English Exposure, Long-Term English Exposure</w:t>
      </w:r>
      <w:r>
        <w:rPr>
          <w:rFonts w:ascii="Times New Roman" w:hAnsi="Times New Roman" w:cs="Times New Roman"/>
          <w:color w:val="000000" w:themeColor="text1"/>
          <w:lang w:val="en-US"/>
        </w:rPr>
        <w:t>, coded as before</w:t>
      </w:r>
      <w:r w:rsidR="00C67982" w:rsidRPr="00C91DA8">
        <w:rPr>
          <w:rFonts w:ascii="Times New Roman" w:hAnsi="Times New Roman" w:cs="Times New Roman"/>
          <w:color w:val="000000" w:themeColor="text1"/>
          <w:lang w:val="en-US"/>
        </w:rPr>
        <w:t>), with by-participant and by-item random intercepts.</w:t>
      </w:r>
      <w:r w:rsidR="0007771D">
        <w:rPr>
          <w:rFonts w:ascii="Times New Roman" w:hAnsi="Times New Roman" w:cs="Times New Roman"/>
          <w:color w:val="000000" w:themeColor="text1"/>
          <w:lang w:val="en-US"/>
        </w:rPr>
        <w:t xml:space="preserve"> </w:t>
      </w:r>
      <w:r w:rsidR="00C67982" w:rsidRPr="00C91DA8">
        <w:rPr>
          <w:rFonts w:ascii="Times New Roman" w:hAnsi="Times New Roman" w:cs="Times New Roman"/>
          <w:color w:val="000000" w:themeColor="text1"/>
          <w:lang w:val="en-US"/>
        </w:rPr>
        <w:t xml:space="preserve">The results of the Bayesian model in the one-character condition are presented in Table </w:t>
      </w:r>
      <w:r w:rsidR="008E525B">
        <w:rPr>
          <w:rFonts w:ascii="Times New Roman" w:hAnsi="Times New Roman" w:cs="Times New Roman"/>
          <w:color w:val="000000" w:themeColor="text1"/>
          <w:lang w:val="en-US"/>
        </w:rPr>
        <w:t>2</w:t>
      </w:r>
      <w:r w:rsidR="00C67982" w:rsidRPr="00C91DA8">
        <w:rPr>
          <w:rFonts w:ascii="Times New Roman" w:hAnsi="Times New Roman" w:cs="Times New Roman"/>
          <w:color w:val="000000" w:themeColor="text1"/>
          <w:lang w:val="en-US"/>
        </w:rPr>
        <w:t xml:space="preserve"> in the Appendix. </w:t>
      </w:r>
    </w:p>
    <w:p w14:paraId="5E8AA0FD" w14:textId="77777777" w:rsidR="0024071E" w:rsidRDefault="0024071E" w:rsidP="0024071E">
      <w:pPr>
        <w:spacing w:line="480" w:lineRule="auto"/>
        <w:contextualSpacing/>
        <w:rPr>
          <w:rFonts w:ascii="Times New Roman" w:hAnsi="Times New Roman" w:cs="Times New Roman"/>
          <w:color w:val="000000" w:themeColor="text1"/>
          <w:lang w:val="en-US"/>
        </w:rPr>
      </w:pPr>
    </w:p>
    <w:p w14:paraId="65B29EF8" w14:textId="66D53FFD" w:rsidR="00C67982" w:rsidRDefault="00C67982" w:rsidP="000E4031">
      <w:pPr>
        <w:spacing w:line="480" w:lineRule="auto"/>
        <w:contextualSpacing/>
        <w:rPr>
          <w:rFonts w:ascii="Times New Roman" w:hAnsi="Times New Roman" w:cs="Times New Roman"/>
          <w:color w:val="000000" w:themeColor="text1"/>
          <w:lang w:val="en-US"/>
        </w:rPr>
      </w:pPr>
      <w:r w:rsidRPr="00A46137">
        <w:rPr>
          <w:rFonts w:ascii="Times New Roman" w:hAnsi="Times New Roman" w:cs="Times New Roman"/>
          <w:color w:val="000000" w:themeColor="text1"/>
          <w:lang w:val="en-US"/>
        </w:rPr>
        <w:t xml:space="preserve">The model indicates that speakers in the Control group had no clear preference between null and overt pronouns (b = -0.07, CrI = [-0.62, 0.47], pd =61 %) but they </w:t>
      </w:r>
      <w:r w:rsidR="009244D8">
        <w:rPr>
          <w:rFonts w:ascii="Times New Roman" w:hAnsi="Times New Roman" w:cs="Times New Roman"/>
          <w:color w:val="000000" w:themeColor="text1"/>
          <w:lang w:val="en-US"/>
        </w:rPr>
        <w:t>strongly</w:t>
      </w:r>
      <w:r w:rsidR="009244D8" w:rsidRPr="00A46137">
        <w:rPr>
          <w:rFonts w:ascii="Times New Roman" w:hAnsi="Times New Roman" w:cs="Times New Roman"/>
          <w:color w:val="000000" w:themeColor="text1"/>
          <w:lang w:val="en-US"/>
        </w:rPr>
        <w:t xml:space="preserve"> </w:t>
      </w:r>
      <w:proofErr w:type="spellStart"/>
      <w:r w:rsidRPr="00A46137">
        <w:rPr>
          <w:rFonts w:ascii="Times New Roman" w:hAnsi="Times New Roman" w:cs="Times New Roman"/>
          <w:color w:val="000000" w:themeColor="text1"/>
          <w:lang w:val="en-US"/>
        </w:rPr>
        <w:t>favoured</w:t>
      </w:r>
      <w:proofErr w:type="spellEnd"/>
      <w:r w:rsidRPr="00A46137">
        <w:rPr>
          <w:rFonts w:ascii="Times New Roman" w:hAnsi="Times New Roman" w:cs="Times New Roman"/>
          <w:color w:val="000000" w:themeColor="text1"/>
          <w:lang w:val="en-US"/>
        </w:rPr>
        <w:t xml:space="preserve"> overt pronouns </w:t>
      </w:r>
      <w:r w:rsidR="00717653">
        <w:rPr>
          <w:rFonts w:ascii="Times New Roman" w:hAnsi="Times New Roman" w:cs="Times New Roman"/>
          <w:color w:val="000000" w:themeColor="text1"/>
          <w:lang w:val="en-US"/>
        </w:rPr>
        <w:t>over</w:t>
      </w:r>
      <w:r w:rsidR="00717653" w:rsidRPr="00A46137">
        <w:rPr>
          <w:rFonts w:ascii="Times New Roman" w:hAnsi="Times New Roman" w:cs="Times New Roman"/>
          <w:color w:val="000000" w:themeColor="text1"/>
          <w:lang w:val="en-US"/>
        </w:rPr>
        <w:t xml:space="preserve"> </w:t>
      </w:r>
      <w:r w:rsidRPr="00A46137">
        <w:rPr>
          <w:rFonts w:ascii="Times New Roman" w:hAnsi="Times New Roman" w:cs="Times New Roman"/>
          <w:color w:val="000000" w:themeColor="text1"/>
          <w:lang w:val="en-US"/>
        </w:rPr>
        <w:t xml:space="preserve">NPs (b = 2.91, CrI = [2.27, 3.57], pd = 100%). The Short-Term English Exposure group </w:t>
      </w:r>
      <w:r w:rsidR="009244D8">
        <w:rPr>
          <w:rFonts w:ascii="Times New Roman" w:hAnsi="Times New Roman" w:cs="Times New Roman"/>
          <w:color w:val="000000" w:themeColor="text1"/>
          <w:lang w:val="en-US"/>
        </w:rPr>
        <w:t>showed a tendency to prefer</w:t>
      </w:r>
      <w:r w:rsidR="009244D8" w:rsidRPr="00A46137">
        <w:rPr>
          <w:rFonts w:ascii="Times New Roman" w:hAnsi="Times New Roman" w:cs="Times New Roman"/>
          <w:color w:val="000000" w:themeColor="text1"/>
          <w:lang w:val="en-US"/>
        </w:rPr>
        <w:t xml:space="preserve"> </w:t>
      </w:r>
      <w:r w:rsidR="009244D8">
        <w:rPr>
          <w:rFonts w:ascii="Times New Roman" w:hAnsi="Times New Roman" w:cs="Times New Roman"/>
          <w:color w:val="000000" w:themeColor="text1"/>
          <w:lang w:val="en-US"/>
        </w:rPr>
        <w:t>o</w:t>
      </w:r>
      <w:r w:rsidRPr="00A46137">
        <w:rPr>
          <w:rFonts w:ascii="Times New Roman" w:hAnsi="Times New Roman" w:cs="Times New Roman"/>
          <w:color w:val="000000" w:themeColor="text1"/>
          <w:lang w:val="en-US"/>
        </w:rPr>
        <w:t xml:space="preserve">vert pronouns over null pronouns more than </w:t>
      </w:r>
      <w:r w:rsidRPr="00A46137">
        <w:rPr>
          <w:rFonts w:ascii="Times New Roman" w:hAnsi="Times New Roman" w:cs="Times New Roman"/>
          <w:color w:val="000000" w:themeColor="text1"/>
          <w:lang w:val="en-US"/>
        </w:rPr>
        <w:lastRenderedPageBreak/>
        <w:t xml:space="preserve">the Control group; however, the directionality and magnitude of the effect remain uncertain, as the credible intervals include both negative and positive values (b = 0.58, CrI = [-0.10, 1.25], pd = 96%). </w:t>
      </w:r>
      <w:r w:rsidR="00717653">
        <w:rPr>
          <w:rFonts w:ascii="Times New Roman" w:hAnsi="Times New Roman" w:cs="Times New Roman"/>
          <w:color w:val="000000" w:themeColor="text1"/>
          <w:lang w:val="en-US"/>
        </w:rPr>
        <w:t>T</w:t>
      </w:r>
      <w:r w:rsidRPr="00A46137">
        <w:rPr>
          <w:rFonts w:ascii="Times New Roman" w:hAnsi="Times New Roman" w:cs="Times New Roman"/>
          <w:color w:val="000000" w:themeColor="text1"/>
          <w:lang w:val="en-US"/>
        </w:rPr>
        <w:t xml:space="preserve">he Long-Term English Exposure group </w:t>
      </w:r>
      <w:r w:rsidR="00717653">
        <w:rPr>
          <w:rFonts w:ascii="Times New Roman" w:hAnsi="Times New Roman" w:cs="Times New Roman"/>
          <w:color w:val="000000" w:themeColor="text1"/>
          <w:lang w:val="en-US"/>
        </w:rPr>
        <w:t xml:space="preserve">showed a stronger </w:t>
      </w:r>
      <w:r w:rsidR="009244D8">
        <w:rPr>
          <w:rFonts w:ascii="Times New Roman" w:hAnsi="Times New Roman" w:cs="Times New Roman"/>
          <w:color w:val="000000" w:themeColor="text1"/>
          <w:lang w:val="en-US"/>
        </w:rPr>
        <w:t xml:space="preserve">and clearer </w:t>
      </w:r>
      <w:r w:rsidR="00717653">
        <w:rPr>
          <w:rFonts w:ascii="Times New Roman" w:hAnsi="Times New Roman" w:cs="Times New Roman"/>
          <w:color w:val="000000" w:themeColor="text1"/>
          <w:lang w:val="en-US"/>
        </w:rPr>
        <w:t>preference for overt over null pronouns</w:t>
      </w:r>
      <w:r w:rsidR="00717653" w:rsidRPr="00A46137">
        <w:rPr>
          <w:rFonts w:ascii="Times New Roman" w:hAnsi="Times New Roman" w:cs="Times New Roman"/>
          <w:color w:val="000000" w:themeColor="text1"/>
          <w:lang w:val="en-US"/>
        </w:rPr>
        <w:t xml:space="preserve"> </w:t>
      </w:r>
      <w:r w:rsidRPr="00A46137">
        <w:rPr>
          <w:rFonts w:ascii="Times New Roman" w:hAnsi="Times New Roman" w:cs="Times New Roman"/>
          <w:color w:val="000000" w:themeColor="text1"/>
          <w:lang w:val="en-US"/>
        </w:rPr>
        <w:t xml:space="preserve">than the Control group (b = 1.01, CrI = [0.34, 1.70], pd = 100%), </w:t>
      </w:r>
      <w:r w:rsidR="009244D8">
        <w:rPr>
          <w:rFonts w:ascii="Times New Roman" w:hAnsi="Times New Roman" w:cs="Times New Roman"/>
          <w:color w:val="000000" w:themeColor="text1"/>
          <w:lang w:val="en-US"/>
        </w:rPr>
        <w:t xml:space="preserve">although again </w:t>
      </w:r>
      <w:r w:rsidR="009330E3">
        <w:rPr>
          <w:rFonts w:ascii="Times New Roman" w:hAnsi="Times New Roman" w:cs="Times New Roman"/>
          <w:color w:val="000000" w:themeColor="text1"/>
          <w:lang w:val="en-US"/>
        </w:rPr>
        <w:t>the</w:t>
      </w:r>
      <w:r w:rsidR="00717653">
        <w:rPr>
          <w:rFonts w:ascii="Times New Roman" w:hAnsi="Times New Roman" w:cs="Times New Roman"/>
          <w:color w:val="000000" w:themeColor="text1"/>
          <w:lang w:val="en-US"/>
        </w:rPr>
        <w:t xml:space="preserve"> </w:t>
      </w:r>
      <w:r w:rsidRPr="00A46137">
        <w:rPr>
          <w:rFonts w:ascii="Times New Roman" w:hAnsi="Times New Roman" w:cs="Times New Roman"/>
          <w:color w:val="000000" w:themeColor="text1"/>
          <w:lang w:val="en-US"/>
        </w:rPr>
        <w:t>wide credible interval</w:t>
      </w:r>
      <w:r w:rsidR="00717653">
        <w:rPr>
          <w:rFonts w:ascii="Times New Roman" w:hAnsi="Times New Roman" w:cs="Times New Roman"/>
          <w:color w:val="000000" w:themeColor="text1"/>
          <w:lang w:val="en-US"/>
        </w:rPr>
        <w:t xml:space="preserve"> </w:t>
      </w:r>
      <w:r w:rsidR="009330E3">
        <w:rPr>
          <w:rFonts w:ascii="Times New Roman" w:hAnsi="Times New Roman" w:cs="Times New Roman"/>
          <w:color w:val="000000" w:themeColor="text1"/>
          <w:lang w:val="en-US"/>
        </w:rPr>
        <w:t>indicates this difference could be quite small or large</w:t>
      </w:r>
      <w:r w:rsidRPr="00A46137">
        <w:rPr>
          <w:rFonts w:ascii="Times New Roman" w:hAnsi="Times New Roman" w:cs="Times New Roman"/>
          <w:color w:val="000000" w:themeColor="text1"/>
          <w:lang w:val="en-US"/>
        </w:rPr>
        <w:t xml:space="preserve">. </w:t>
      </w:r>
      <w:r w:rsidR="00717653">
        <w:rPr>
          <w:rFonts w:ascii="Times New Roman" w:hAnsi="Times New Roman" w:cs="Times New Roman"/>
          <w:color w:val="000000" w:themeColor="text1"/>
          <w:lang w:val="en-US"/>
        </w:rPr>
        <w:t>N</w:t>
      </w:r>
      <w:r w:rsidRPr="00A46137">
        <w:rPr>
          <w:rFonts w:ascii="Times New Roman" w:hAnsi="Times New Roman" w:cs="Times New Roman"/>
          <w:color w:val="000000" w:themeColor="text1"/>
          <w:lang w:val="en-US"/>
        </w:rPr>
        <w:t>o differences were observed between either of the bilingual groups and the Control group in the comparison of NPs and overt pronouns (Short-Term vs Control: b = -0.66, CrI = [-1.51, 0.15], pd = 94</w:t>
      </w:r>
      <w:r w:rsidR="00717653">
        <w:rPr>
          <w:rFonts w:ascii="Times New Roman" w:hAnsi="Times New Roman" w:cs="Times New Roman"/>
          <w:color w:val="000000" w:themeColor="text1"/>
          <w:lang w:val="en-US"/>
        </w:rPr>
        <w:t>%</w:t>
      </w:r>
      <w:r w:rsidRPr="00A46137">
        <w:rPr>
          <w:rFonts w:ascii="Times New Roman" w:hAnsi="Times New Roman" w:cs="Times New Roman"/>
          <w:color w:val="000000" w:themeColor="text1"/>
          <w:lang w:val="en-US"/>
        </w:rPr>
        <w:t xml:space="preserve">; Long-Term vs Control: b = 0.09, CrI = [-0.71, 0.77], pd = 59%).  </w:t>
      </w:r>
    </w:p>
    <w:p w14:paraId="712AC2BD" w14:textId="77777777" w:rsidR="0024071E" w:rsidRDefault="0024071E" w:rsidP="0024071E">
      <w:pPr>
        <w:spacing w:line="480" w:lineRule="auto"/>
        <w:contextualSpacing/>
        <w:rPr>
          <w:rFonts w:ascii="Times New Roman" w:hAnsi="Times New Roman" w:cs="Times New Roman"/>
          <w:color w:val="000000" w:themeColor="text1"/>
          <w:lang w:val="en-US"/>
        </w:rPr>
      </w:pPr>
    </w:p>
    <w:p w14:paraId="48A84AAE" w14:textId="0F5C3D61" w:rsidR="005B6B89" w:rsidRDefault="005B6B89" w:rsidP="000E4031">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Separate analyses were conducted to directly compare the Short-Term and Long-Term English Exposure groups (the same statistical model with the Short-Term English Exposure set as the reference level). </w:t>
      </w:r>
      <w:r w:rsidR="00C408F9">
        <w:rPr>
          <w:rFonts w:ascii="Times New Roman" w:hAnsi="Times New Roman" w:cs="Times New Roman"/>
          <w:color w:val="000000" w:themeColor="text1"/>
          <w:lang w:val="en-US"/>
        </w:rPr>
        <w:t xml:space="preserve">Results are provided in Table 3 and 4 in Appendix. </w:t>
      </w:r>
      <w:r w:rsidR="00974D8D">
        <w:rPr>
          <w:rFonts w:ascii="Times New Roman" w:hAnsi="Times New Roman" w:cs="Times New Roman"/>
          <w:color w:val="000000" w:themeColor="text1"/>
          <w:lang w:val="en-US"/>
        </w:rPr>
        <w:t xml:space="preserve">In the two-character condition, the Long-Term English </w:t>
      </w:r>
      <w:r>
        <w:rPr>
          <w:rFonts w:ascii="Times New Roman" w:hAnsi="Times New Roman" w:cs="Times New Roman"/>
          <w:color w:val="000000" w:themeColor="text1"/>
          <w:lang w:val="en-US"/>
        </w:rPr>
        <w:t>Exposure group</w:t>
      </w:r>
      <w:r w:rsidR="00974D8D">
        <w:rPr>
          <w:rFonts w:ascii="Times New Roman" w:hAnsi="Times New Roman" w:cs="Times New Roman"/>
          <w:color w:val="000000" w:themeColor="text1"/>
          <w:lang w:val="en-US"/>
        </w:rPr>
        <w:t xml:space="preserve"> showed a stronger preference for NPs over overt pronouns</w:t>
      </w:r>
      <w:r>
        <w:rPr>
          <w:rFonts w:ascii="Times New Roman" w:hAnsi="Times New Roman" w:cs="Times New Roman"/>
          <w:color w:val="000000" w:themeColor="text1"/>
          <w:lang w:val="en-US"/>
        </w:rPr>
        <w:t xml:space="preserve"> </w:t>
      </w:r>
      <w:r w:rsidR="002C3F31">
        <w:rPr>
          <w:rFonts w:ascii="Times New Roman" w:hAnsi="Times New Roman" w:cs="Times New Roman"/>
          <w:color w:val="000000" w:themeColor="text1"/>
          <w:lang w:val="en-US"/>
        </w:rPr>
        <w:t xml:space="preserve">compared to the Short-Term English Exposure group </w:t>
      </w:r>
      <w:r>
        <w:rPr>
          <w:rFonts w:ascii="Times New Roman" w:hAnsi="Times New Roman" w:cs="Times New Roman"/>
          <w:color w:val="000000" w:themeColor="text1"/>
          <w:lang w:val="en-US"/>
        </w:rPr>
        <w:t>(</w:t>
      </w:r>
      <w:r w:rsidR="00D63DE5">
        <w:rPr>
          <w:rFonts w:ascii="Times New Roman" w:hAnsi="Times New Roman" w:cs="Times New Roman"/>
          <w:color w:val="000000" w:themeColor="text1"/>
          <w:lang w:val="en-US"/>
        </w:rPr>
        <w:t xml:space="preserve">b = </w:t>
      </w:r>
      <w:r w:rsidR="00626232">
        <w:rPr>
          <w:rFonts w:ascii="Times New Roman" w:hAnsi="Times New Roman" w:cs="Times New Roman"/>
          <w:color w:val="000000" w:themeColor="text1"/>
          <w:lang w:val="en-US"/>
        </w:rPr>
        <w:t>0.63</w:t>
      </w:r>
      <w:r w:rsidR="00D63DE5">
        <w:rPr>
          <w:rFonts w:ascii="Times New Roman" w:hAnsi="Times New Roman" w:cs="Times New Roman"/>
          <w:color w:val="000000" w:themeColor="text1"/>
          <w:lang w:val="en-US"/>
        </w:rPr>
        <w:t>, CrI = [</w:t>
      </w:r>
      <w:r w:rsidR="00626232">
        <w:rPr>
          <w:rFonts w:ascii="Times New Roman" w:hAnsi="Times New Roman" w:cs="Times New Roman"/>
          <w:color w:val="000000" w:themeColor="text1"/>
          <w:lang w:val="en-US"/>
        </w:rPr>
        <w:t>0.05, 1.21</w:t>
      </w:r>
      <w:r w:rsidR="002C3F31">
        <w:rPr>
          <w:rFonts w:ascii="Times New Roman" w:hAnsi="Times New Roman" w:cs="Times New Roman"/>
          <w:color w:val="000000" w:themeColor="text1"/>
          <w:lang w:val="en-US"/>
        </w:rPr>
        <w:t>]</w:t>
      </w:r>
      <w:r w:rsidR="00D63DE5">
        <w:rPr>
          <w:rFonts w:ascii="Times New Roman" w:hAnsi="Times New Roman" w:cs="Times New Roman"/>
          <w:color w:val="000000" w:themeColor="text1"/>
          <w:lang w:val="en-US"/>
        </w:rPr>
        <w:t xml:space="preserve">, pd = </w:t>
      </w:r>
      <w:r w:rsidR="00626232">
        <w:rPr>
          <w:rFonts w:ascii="Times New Roman" w:hAnsi="Times New Roman" w:cs="Times New Roman"/>
          <w:color w:val="000000" w:themeColor="text1"/>
          <w:lang w:val="en-US"/>
        </w:rPr>
        <w:t>98</w:t>
      </w:r>
      <w:r w:rsidR="00D63DE5">
        <w:rPr>
          <w:rFonts w:ascii="Times New Roman" w:hAnsi="Times New Roman" w:cs="Times New Roman"/>
          <w:color w:val="000000" w:themeColor="text1"/>
          <w:lang w:val="en-US"/>
        </w:rPr>
        <w:t>%</w:t>
      </w:r>
      <w:r>
        <w:rPr>
          <w:rFonts w:ascii="Times New Roman" w:hAnsi="Times New Roman" w:cs="Times New Roman"/>
          <w:color w:val="000000" w:themeColor="text1"/>
          <w:lang w:val="en-US"/>
        </w:rPr>
        <w:t>)</w:t>
      </w:r>
      <w:r w:rsidR="00626232">
        <w:rPr>
          <w:rFonts w:ascii="Times New Roman" w:hAnsi="Times New Roman" w:cs="Times New Roman"/>
          <w:color w:val="000000" w:themeColor="text1"/>
          <w:lang w:val="en-US"/>
        </w:rPr>
        <w:t xml:space="preserve">, </w:t>
      </w:r>
      <w:r w:rsidR="004F78B9">
        <w:rPr>
          <w:rFonts w:ascii="Times New Roman" w:hAnsi="Times New Roman" w:cs="Times New Roman"/>
          <w:color w:val="000000" w:themeColor="text1"/>
          <w:lang w:val="en-US"/>
        </w:rPr>
        <w:t xml:space="preserve">whereas there was no difference </w:t>
      </w:r>
      <w:r w:rsidR="002C3F31">
        <w:rPr>
          <w:rFonts w:ascii="Times New Roman" w:hAnsi="Times New Roman" w:cs="Times New Roman"/>
          <w:color w:val="000000" w:themeColor="text1"/>
          <w:lang w:val="en-US"/>
        </w:rPr>
        <w:t xml:space="preserve">between the groups </w:t>
      </w:r>
      <w:r w:rsidR="004F78B9">
        <w:rPr>
          <w:rFonts w:ascii="Times New Roman" w:hAnsi="Times New Roman" w:cs="Times New Roman"/>
          <w:color w:val="000000" w:themeColor="text1"/>
          <w:lang w:val="en-US"/>
        </w:rPr>
        <w:t>in their use of</w:t>
      </w:r>
      <w:r w:rsidR="00626232">
        <w:rPr>
          <w:rFonts w:ascii="Times New Roman" w:hAnsi="Times New Roman" w:cs="Times New Roman"/>
          <w:color w:val="000000" w:themeColor="text1"/>
          <w:lang w:val="en-US"/>
        </w:rPr>
        <w:t xml:space="preserve"> overt </w:t>
      </w:r>
      <w:r w:rsidR="008E525B">
        <w:rPr>
          <w:rFonts w:ascii="Times New Roman" w:hAnsi="Times New Roman" w:cs="Times New Roman"/>
          <w:color w:val="000000" w:themeColor="text1"/>
          <w:lang w:val="en-US"/>
        </w:rPr>
        <w:t>relative to</w:t>
      </w:r>
      <w:r w:rsidR="00626232">
        <w:rPr>
          <w:rFonts w:ascii="Times New Roman" w:hAnsi="Times New Roman" w:cs="Times New Roman"/>
          <w:color w:val="000000" w:themeColor="text1"/>
          <w:lang w:val="en-US"/>
        </w:rPr>
        <w:t xml:space="preserve"> null pronouns (b = 0.10, CrI = [-0.56, 1.21], pd = 61%). </w:t>
      </w:r>
      <w:r w:rsidR="004F78B9">
        <w:rPr>
          <w:rFonts w:ascii="Times New Roman" w:hAnsi="Times New Roman" w:cs="Times New Roman"/>
          <w:color w:val="000000" w:themeColor="text1"/>
          <w:lang w:val="en-US"/>
        </w:rPr>
        <w:t xml:space="preserve">In the one-character condition, no robust difference emerged for either </w:t>
      </w:r>
      <w:r w:rsidR="00626232">
        <w:rPr>
          <w:rFonts w:ascii="Times New Roman" w:hAnsi="Times New Roman" w:cs="Times New Roman"/>
          <w:color w:val="000000" w:themeColor="text1"/>
          <w:lang w:val="en-US"/>
        </w:rPr>
        <w:t xml:space="preserve">overt versus null </w:t>
      </w:r>
      <w:r w:rsidR="004F78B9">
        <w:rPr>
          <w:rFonts w:ascii="Times New Roman" w:hAnsi="Times New Roman" w:cs="Times New Roman"/>
          <w:color w:val="000000" w:themeColor="text1"/>
          <w:lang w:val="en-US"/>
        </w:rPr>
        <w:t xml:space="preserve">pronouns </w:t>
      </w:r>
      <w:r w:rsidR="00626232">
        <w:rPr>
          <w:rFonts w:ascii="Times New Roman" w:hAnsi="Times New Roman" w:cs="Times New Roman"/>
          <w:color w:val="000000" w:themeColor="text1"/>
          <w:lang w:val="en-US"/>
        </w:rPr>
        <w:t>(</w:t>
      </w:r>
      <w:r w:rsidR="00CD0EB3">
        <w:rPr>
          <w:rFonts w:ascii="Times New Roman" w:hAnsi="Times New Roman" w:cs="Times New Roman"/>
          <w:color w:val="000000" w:themeColor="text1"/>
          <w:lang w:val="en-US"/>
        </w:rPr>
        <w:t>b = 0.38, CrI = [-0.28, 1.03], pd = 88%</w:t>
      </w:r>
      <w:r w:rsidR="00626232">
        <w:rPr>
          <w:rFonts w:ascii="Times New Roman" w:hAnsi="Times New Roman" w:cs="Times New Roman"/>
          <w:color w:val="000000" w:themeColor="text1"/>
          <w:lang w:val="en-US"/>
        </w:rPr>
        <w:t>)</w:t>
      </w:r>
      <w:r w:rsidR="004F78B9">
        <w:rPr>
          <w:rFonts w:ascii="Times New Roman" w:hAnsi="Times New Roman" w:cs="Times New Roman"/>
          <w:color w:val="000000" w:themeColor="text1"/>
          <w:lang w:val="en-US"/>
        </w:rPr>
        <w:t xml:space="preserve"> or</w:t>
      </w:r>
      <w:r w:rsidR="00626232">
        <w:rPr>
          <w:rFonts w:ascii="Times New Roman" w:hAnsi="Times New Roman" w:cs="Times New Roman"/>
          <w:color w:val="000000" w:themeColor="text1"/>
          <w:lang w:val="en-US"/>
        </w:rPr>
        <w:t xml:space="preserve"> NP versus overt pronouns</w:t>
      </w:r>
      <w:r w:rsidR="00CD0EB3">
        <w:rPr>
          <w:rFonts w:ascii="Times New Roman" w:hAnsi="Times New Roman" w:cs="Times New Roman"/>
          <w:color w:val="000000" w:themeColor="text1"/>
          <w:lang w:val="en-US"/>
        </w:rPr>
        <w:t xml:space="preserve"> (b = 0.59, CrI = [-0.19, 1.36], pd = 93%).</w:t>
      </w:r>
    </w:p>
    <w:p w14:paraId="4311EE49" w14:textId="77777777" w:rsidR="0024071E" w:rsidRDefault="0024071E" w:rsidP="0024071E">
      <w:pPr>
        <w:spacing w:line="480" w:lineRule="auto"/>
        <w:contextualSpacing/>
        <w:rPr>
          <w:rFonts w:ascii="Times New Roman" w:hAnsi="Times New Roman" w:cs="Times New Roman"/>
          <w:color w:val="000000" w:themeColor="text1"/>
          <w:lang w:val="en-US"/>
        </w:rPr>
      </w:pPr>
    </w:p>
    <w:p w14:paraId="108977B9" w14:textId="0B90184F" w:rsidR="00C67982" w:rsidRDefault="00717653" w:rsidP="00C408F9">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In summary, in both the one-character and two-character conditions</w:t>
      </w:r>
      <w:r w:rsidR="009F18C7">
        <w:rPr>
          <w:rFonts w:ascii="Times New Roman" w:hAnsi="Times New Roman" w:cs="Times New Roman"/>
          <w:color w:val="000000" w:themeColor="text1"/>
          <w:lang w:val="en-US"/>
        </w:rPr>
        <w:t xml:space="preserve">, we found that our </w:t>
      </w:r>
      <w:r w:rsidR="009244D8">
        <w:rPr>
          <w:rFonts w:ascii="Times New Roman" w:hAnsi="Times New Roman" w:cs="Times New Roman"/>
          <w:color w:val="000000" w:themeColor="text1"/>
          <w:lang w:val="en-US"/>
        </w:rPr>
        <w:t>more</w:t>
      </w:r>
      <w:r w:rsidR="000E4031">
        <w:rPr>
          <w:rFonts w:ascii="Times New Roman" w:hAnsi="Times New Roman" w:cs="Times New Roman"/>
          <w:color w:val="000000" w:themeColor="text1"/>
          <w:lang w:val="en-US"/>
        </w:rPr>
        <w:t>-</w:t>
      </w:r>
      <w:r w:rsidR="009F18C7">
        <w:rPr>
          <w:rFonts w:ascii="Times New Roman" w:hAnsi="Times New Roman" w:cs="Times New Roman"/>
          <w:color w:val="000000" w:themeColor="text1"/>
          <w:lang w:val="en-US"/>
        </w:rPr>
        <w:t>bilingual groups showed a preference for more explicit forms (specifically, overt rather than null pronouns), relative to the control group</w:t>
      </w:r>
      <w:r w:rsidR="009244D8">
        <w:rPr>
          <w:rFonts w:ascii="Times New Roman" w:hAnsi="Times New Roman" w:cs="Times New Roman"/>
          <w:color w:val="000000" w:themeColor="text1"/>
          <w:lang w:val="en-US"/>
        </w:rPr>
        <w:t xml:space="preserve">, consistent with attrition effects shown for Italian </w:t>
      </w:r>
      <w:r w:rsidR="009244D8">
        <w:rPr>
          <w:rFonts w:ascii="Times New Roman" w:hAnsi="Times New Roman" w:cs="Times New Roman"/>
          <w:color w:val="000000" w:themeColor="text1"/>
          <w:lang w:val="en-US"/>
        </w:rPr>
        <w:lastRenderedPageBreak/>
        <w:t>and Spanish</w:t>
      </w:r>
      <w:r w:rsidR="009F18C7">
        <w:rPr>
          <w:rFonts w:ascii="Times New Roman" w:hAnsi="Times New Roman" w:cs="Times New Roman"/>
          <w:color w:val="000000" w:themeColor="text1"/>
          <w:lang w:val="en-US"/>
        </w:rPr>
        <w:t>.</w:t>
      </w:r>
      <w:r w:rsidR="00426F1C">
        <w:rPr>
          <w:rFonts w:ascii="Times New Roman" w:hAnsi="Times New Roman" w:cs="Times New Roman"/>
          <w:color w:val="000000" w:themeColor="text1"/>
          <w:lang w:val="en-US"/>
        </w:rPr>
        <w:t xml:space="preserve"> </w:t>
      </w:r>
      <w:r w:rsidR="008E525B">
        <w:rPr>
          <w:rFonts w:ascii="Times New Roman" w:hAnsi="Times New Roman" w:cs="Times New Roman"/>
          <w:color w:val="000000" w:themeColor="text1"/>
          <w:lang w:val="en-US"/>
        </w:rPr>
        <w:t>Additionally, the Long-Term English Exposure group used more NPs than the Short-Term English Exposure group</w:t>
      </w:r>
      <w:r w:rsidR="00846096">
        <w:rPr>
          <w:rFonts w:ascii="Times New Roman" w:hAnsi="Times New Roman" w:cs="Times New Roman"/>
          <w:color w:val="000000" w:themeColor="text1"/>
          <w:lang w:val="en-US"/>
        </w:rPr>
        <w:t xml:space="preserve"> in the two-character condition</w:t>
      </w:r>
      <w:r w:rsidR="008E525B">
        <w:rPr>
          <w:rFonts w:ascii="Times New Roman" w:hAnsi="Times New Roman" w:cs="Times New Roman"/>
          <w:color w:val="000000" w:themeColor="text1"/>
          <w:lang w:val="en-US"/>
        </w:rPr>
        <w:t xml:space="preserve">. </w:t>
      </w:r>
    </w:p>
    <w:p w14:paraId="32013CB5" w14:textId="77777777" w:rsidR="006501F8" w:rsidRDefault="006501F8" w:rsidP="00C408F9">
      <w:pPr>
        <w:spacing w:line="480" w:lineRule="auto"/>
        <w:contextualSpacing/>
        <w:rPr>
          <w:rFonts w:ascii="Times New Roman" w:hAnsi="Times New Roman" w:cs="Times New Roman"/>
          <w:color w:val="000000" w:themeColor="text1"/>
          <w:lang w:val="en-US"/>
        </w:rPr>
      </w:pPr>
    </w:p>
    <w:p w14:paraId="04C2AFB4" w14:textId="095D7771" w:rsidR="00C67982" w:rsidRPr="005D424A" w:rsidRDefault="008473E3" w:rsidP="00C67982">
      <w:pPr>
        <w:spacing w:line="480" w:lineRule="auto"/>
        <w:rPr>
          <w:rFonts w:ascii="Times New Roman" w:hAnsi="Times New Roman" w:cs="Times New Roman"/>
          <w:b/>
          <w:bCs/>
          <w:i/>
          <w:iCs/>
          <w:color w:val="000000" w:themeColor="text1"/>
        </w:rPr>
      </w:pPr>
      <w:r>
        <w:rPr>
          <w:rFonts w:ascii="Times New Roman" w:hAnsi="Times New Roman" w:cs="Times New Roman"/>
          <w:b/>
          <w:bCs/>
          <w:i/>
          <w:iCs/>
          <w:color w:val="000000" w:themeColor="text1"/>
        </w:rPr>
        <w:t>3</w:t>
      </w:r>
      <w:r w:rsidR="005D424A" w:rsidRPr="005D424A">
        <w:rPr>
          <w:rFonts w:ascii="Times New Roman" w:hAnsi="Times New Roman" w:cs="Times New Roman"/>
          <w:b/>
          <w:bCs/>
          <w:i/>
          <w:iCs/>
          <w:color w:val="000000" w:themeColor="text1"/>
        </w:rPr>
        <w:t>.</w:t>
      </w:r>
      <w:r w:rsidR="00CD5E77">
        <w:rPr>
          <w:rFonts w:ascii="Times New Roman" w:hAnsi="Times New Roman" w:cs="Times New Roman"/>
          <w:b/>
          <w:bCs/>
          <w:i/>
          <w:iCs/>
          <w:color w:val="000000" w:themeColor="text1"/>
        </w:rPr>
        <w:t>3</w:t>
      </w:r>
      <w:r w:rsidR="005D424A" w:rsidRPr="005D424A">
        <w:rPr>
          <w:rFonts w:ascii="Times New Roman" w:hAnsi="Times New Roman" w:cs="Times New Roman"/>
          <w:b/>
          <w:bCs/>
          <w:i/>
          <w:iCs/>
          <w:color w:val="000000" w:themeColor="text1"/>
        </w:rPr>
        <w:t xml:space="preserve"> </w:t>
      </w:r>
      <w:r w:rsidR="004E2F45">
        <w:rPr>
          <w:rFonts w:ascii="Times New Roman" w:hAnsi="Times New Roman" w:cs="Times New Roman"/>
          <w:b/>
          <w:bCs/>
          <w:i/>
          <w:iCs/>
          <w:color w:val="000000" w:themeColor="text1"/>
        </w:rPr>
        <w:t>O</w:t>
      </w:r>
      <w:r w:rsidR="00C67982" w:rsidRPr="005D424A">
        <w:rPr>
          <w:rFonts w:ascii="Times New Roman" w:hAnsi="Times New Roman" w:cs="Times New Roman"/>
          <w:b/>
          <w:bCs/>
          <w:i/>
          <w:iCs/>
          <w:color w:val="000000" w:themeColor="text1"/>
        </w:rPr>
        <w:t xml:space="preserve">ver-explicitness and </w:t>
      </w:r>
      <w:r w:rsidR="00A74B7D">
        <w:rPr>
          <w:rFonts w:ascii="Times New Roman" w:hAnsi="Times New Roman" w:cs="Times New Roman"/>
          <w:b/>
          <w:bCs/>
          <w:i/>
          <w:iCs/>
          <w:color w:val="000000" w:themeColor="text1"/>
        </w:rPr>
        <w:t>L2 proficiency and use</w:t>
      </w:r>
      <w:r w:rsidR="00C67982" w:rsidRPr="005D424A">
        <w:rPr>
          <w:rFonts w:ascii="Times New Roman" w:hAnsi="Times New Roman" w:cs="Times New Roman"/>
          <w:b/>
          <w:bCs/>
          <w:i/>
          <w:iCs/>
          <w:color w:val="000000" w:themeColor="text1"/>
        </w:rPr>
        <w:t xml:space="preserve"> </w:t>
      </w:r>
    </w:p>
    <w:p w14:paraId="5796582F" w14:textId="7A224DB3" w:rsidR="00C67982" w:rsidRDefault="00464BD9" w:rsidP="004A2270">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The analyses in the previous section look at the effect of group (Control, Short-Term English Exposure, Long-Term English Exposure) on referential choices. Here w</w:t>
      </w:r>
      <w:r w:rsidR="00C67982" w:rsidRPr="00FE51CA">
        <w:rPr>
          <w:rFonts w:ascii="Times New Roman" w:hAnsi="Times New Roman" w:cs="Times New Roman"/>
          <w:color w:val="000000" w:themeColor="text1"/>
          <w:lang w:val="en-US"/>
        </w:rPr>
        <w:t xml:space="preserve">e conduct </w:t>
      </w:r>
      <w:r w:rsidR="00734CBA">
        <w:rPr>
          <w:rFonts w:ascii="Times New Roman" w:hAnsi="Times New Roman" w:cs="Times New Roman"/>
          <w:color w:val="000000" w:themeColor="text1"/>
          <w:lang w:val="en-US"/>
        </w:rPr>
        <w:t xml:space="preserve">three </w:t>
      </w:r>
      <w:r>
        <w:rPr>
          <w:rFonts w:ascii="Times New Roman" w:hAnsi="Times New Roman" w:cs="Times New Roman"/>
          <w:color w:val="000000" w:themeColor="text1"/>
          <w:lang w:val="en-US"/>
        </w:rPr>
        <w:t xml:space="preserve">additional </w:t>
      </w:r>
      <w:r w:rsidR="00734CBA">
        <w:rPr>
          <w:rFonts w:ascii="Times New Roman" w:hAnsi="Times New Roman" w:cs="Times New Roman"/>
          <w:color w:val="000000" w:themeColor="text1"/>
          <w:lang w:val="en-US"/>
        </w:rPr>
        <w:t xml:space="preserve">sets of </w:t>
      </w:r>
      <w:r w:rsidR="00C67982" w:rsidRPr="00FE51CA">
        <w:rPr>
          <w:rFonts w:ascii="Times New Roman" w:hAnsi="Times New Roman" w:cs="Times New Roman"/>
          <w:color w:val="000000" w:themeColor="text1"/>
          <w:lang w:val="en-US"/>
        </w:rPr>
        <w:t>analyses</w:t>
      </w:r>
      <w:r w:rsidR="008B14A7">
        <w:rPr>
          <w:rFonts w:ascii="Times New Roman" w:hAnsi="Times New Roman" w:cs="Times New Roman"/>
          <w:color w:val="000000" w:themeColor="text1"/>
          <w:lang w:val="en-US"/>
        </w:rPr>
        <w:t>, each</w:t>
      </w:r>
      <w:r w:rsidR="00C67982" w:rsidRPr="00FE51CA">
        <w:rPr>
          <w:rFonts w:ascii="Times New Roman" w:hAnsi="Times New Roman" w:cs="Times New Roman"/>
          <w:color w:val="000000" w:themeColor="text1"/>
          <w:lang w:val="en-US"/>
        </w:rPr>
        <w:t xml:space="preserve"> using </w:t>
      </w:r>
      <w:r w:rsidR="008B14A7">
        <w:rPr>
          <w:rFonts w:ascii="Times New Roman" w:hAnsi="Times New Roman" w:cs="Times New Roman"/>
          <w:color w:val="000000" w:themeColor="text1"/>
          <w:lang w:val="en-US"/>
        </w:rPr>
        <w:t xml:space="preserve">a different </w:t>
      </w:r>
      <w:r>
        <w:rPr>
          <w:rFonts w:ascii="Times New Roman" w:hAnsi="Times New Roman" w:cs="Times New Roman"/>
          <w:color w:val="000000" w:themeColor="text1"/>
          <w:lang w:val="en-US"/>
        </w:rPr>
        <w:t xml:space="preserve">continuous </w:t>
      </w:r>
      <w:r w:rsidR="00C67982" w:rsidRPr="00FE51CA">
        <w:rPr>
          <w:rFonts w:ascii="Times New Roman" w:hAnsi="Times New Roman" w:cs="Times New Roman"/>
          <w:color w:val="000000" w:themeColor="text1"/>
          <w:lang w:val="en-US"/>
        </w:rPr>
        <w:t>predictor</w:t>
      </w:r>
      <w:r w:rsidR="008B14A7">
        <w:rPr>
          <w:rFonts w:ascii="Times New Roman" w:hAnsi="Times New Roman" w:cs="Times New Roman"/>
          <w:color w:val="000000" w:themeColor="text1"/>
          <w:lang w:val="en-US"/>
        </w:rPr>
        <w:t xml:space="preserve"> from</w:t>
      </w:r>
      <w:r w:rsidR="00C67982" w:rsidRPr="00FE51CA">
        <w:rPr>
          <w:rFonts w:ascii="Times New Roman" w:hAnsi="Times New Roman" w:cs="Times New Roman"/>
          <w:color w:val="000000" w:themeColor="text1"/>
          <w:lang w:val="en-US"/>
        </w:rPr>
        <w:t xml:space="preserve"> participants’ questionnaire responses</w:t>
      </w:r>
      <w:r>
        <w:rPr>
          <w:rFonts w:ascii="Times New Roman" w:hAnsi="Times New Roman" w:cs="Times New Roman"/>
          <w:color w:val="000000" w:themeColor="text1"/>
          <w:lang w:val="en-US"/>
        </w:rPr>
        <w:t xml:space="preserve"> to predict referential choices</w:t>
      </w:r>
      <w:r w:rsidR="008B14A7">
        <w:rPr>
          <w:rFonts w:ascii="Times New Roman" w:hAnsi="Times New Roman" w:cs="Times New Roman"/>
          <w:color w:val="000000" w:themeColor="text1"/>
          <w:lang w:val="en-US"/>
        </w:rPr>
        <w:t>:</w:t>
      </w:r>
      <w:r w:rsidR="00C67982" w:rsidRPr="00FE51CA">
        <w:rPr>
          <w:rFonts w:ascii="Times New Roman" w:hAnsi="Times New Roman" w:cs="Times New Roman"/>
          <w:color w:val="000000" w:themeColor="text1"/>
          <w:lang w:val="en-US"/>
        </w:rPr>
        <w:t xml:space="preserve"> </w:t>
      </w:r>
      <w:r w:rsidR="008B14A7">
        <w:rPr>
          <w:rFonts w:ascii="Times New Roman" w:hAnsi="Times New Roman" w:cs="Times New Roman"/>
          <w:color w:val="000000" w:themeColor="text1"/>
          <w:lang w:val="en-US"/>
        </w:rPr>
        <w:t>(1)</w:t>
      </w:r>
      <w:r w:rsidR="00C67982" w:rsidRPr="00FE51CA">
        <w:rPr>
          <w:rFonts w:ascii="Times New Roman" w:hAnsi="Times New Roman" w:cs="Times New Roman"/>
          <w:color w:val="000000" w:themeColor="text1"/>
          <w:lang w:val="en-US"/>
        </w:rPr>
        <w:t xml:space="preserve"> English</w:t>
      </w:r>
      <w:r w:rsidR="00A74B7D">
        <w:rPr>
          <w:rFonts w:ascii="Times New Roman" w:hAnsi="Times New Roman" w:cs="Times New Roman"/>
          <w:color w:val="000000" w:themeColor="text1"/>
          <w:lang w:val="en-US"/>
        </w:rPr>
        <w:t xml:space="preserve"> proficiency, </w:t>
      </w:r>
      <w:r w:rsidR="008B14A7">
        <w:rPr>
          <w:rFonts w:ascii="Times New Roman" w:hAnsi="Times New Roman" w:cs="Times New Roman"/>
          <w:color w:val="000000" w:themeColor="text1"/>
          <w:lang w:val="en-US"/>
        </w:rPr>
        <w:t xml:space="preserve">(2) </w:t>
      </w:r>
      <w:r w:rsidR="00A74B7D">
        <w:rPr>
          <w:rFonts w:ascii="Times New Roman" w:hAnsi="Times New Roman" w:cs="Times New Roman"/>
          <w:color w:val="000000" w:themeColor="text1"/>
          <w:lang w:val="en-US"/>
        </w:rPr>
        <w:t>English</w:t>
      </w:r>
      <w:r w:rsidR="00C67982" w:rsidRPr="00FE51CA">
        <w:rPr>
          <w:rFonts w:ascii="Times New Roman" w:hAnsi="Times New Roman" w:cs="Times New Roman"/>
          <w:color w:val="000000" w:themeColor="text1"/>
          <w:lang w:val="en-US"/>
        </w:rPr>
        <w:t xml:space="preserve"> use in four skills (listening, speaking, reading, and writing),</w:t>
      </w:r>
      <w:r w:rsidR="00C67982">
        <w:rPr>
          <w:rFonts w:ascii="Times New Roman" w:hAnsi="Times New Roman" w:cs="Times New Roman"/>
          <w:color w:val="000000" w:themeColor="text1"/>
          <w:lang w:val="en-US"/>
        </w:rPr>
        <w:t xml:space="preserve"> </w:t>
      </w:r>
      <w:r w:rsidR="00C67982">
        <w:rPr>
          <w:rFonts w:ascii="Times New Roman" w:hAnsi="Times New Roman" w:cs="Times New Roman" w:hint="eastAsia"/>
          <w:color w:val="000000" w:themeColor="text1"/>
          <w:lang w:val="en-US"/>
        </w:rPr>
        <w:t>and</w:t>
      </w:r>
      <w:r w:rsidR="00C67982" w:rsidRPr="00FE51CA">
        <w:rPr>
          <w:rFonts w:ascii="Times New Roman" w:hAnsi="Times New Roman" w:cs="Times New Roman"/>
          <w:color w:val="000000" w:themeColor="text1"/>
          <w:lang w:val="en-US"/>
        </w:rPr>
        <w:t xml:space="preserve"> </w:t>
      </w:r>
      <w:r w:rsidR="008B14A7">
        <w:rPr>
          <w:rFonts w:ascii="Times New Roman" w:hAnsi="Times New Roman" w:cs="Times New Roman"/>
          <w:color w:val="000000" w:themeColor="text1"/>
          <w:lang w:val="en-US"/>
        </w:rPr>
        <w:t xml:space="preserve">(3) </w:t>
      </w:r>
      <w:r w:rsidR="00C67982" w:rsidRPr="00FE51CA">
        <w:rPr>
          <w:rFonts w:ascii="Times New Roman" w:hAnsi="Times New Roman" w:cs="Times New Roman"/>
          <w:color w:val="000000" w:themeColor="text1"/>
          <w:lang w:val="en-US"/>
        </w:rPr>
        <w:t>English use in specific contexts. These analyses address our second question in a fine-grained manner: whether increased L2</w:t>
      </w:r>
      <w:r w:rsidR="00CA03FC">
        <w:rPr>
          <w:rFonts w:ascii="Times New Roman" w:hAnsi="Times New Roman" w:cs="Times New Roman"/>
          <w:color w:val="000000" w:themeColor="text1"/>
          <w:lang w:val="en-US"/>
        </w:rPr>
        <w:t xml:space="preserve"> (English)</w:t>
      </w:r>
      <w:r w:rsidR="00A74B7D">
        <w:rPr>
          <w:rFonts w:ascii="Times New Roman" w:hAnsi="Times New Roman" w:cs="Times New Roman"/>
          <w:color w:val="000000" w:themeColor="text1"/>
          <w:lang w:val="en-US"/>
        </w:rPr>
        <w:t xml:space="preserve"> proficiency or</w:t>
      </w:r>
      <w:r w:rsidR="00C67982" w:rsidRPr="00FE51CA">
        <w:rPr>
          <w:rFonts w:ascii="Times New Roman" w:hAnsi="Times New Roman" w:cs="Times New Roman"/>
          <w:color w:val="000000" w:themeColor="text1"/>
          <w:lang w:val="en-US"/>
        </w:rPr>
        <w:t xml:space="preserve"> use</w:t>
      </w:r>
      <w:r w:rsidR="00C67982">
        <w:rPr>
          <w:rFonts w:ascii="Times New Roman" w:hAnsi="Times New Roman" w:cs="Times New Roman"/>
          <w:color w:val="000000" w:themeColor="text1"/>
          <w:lang w:val="en-US"/>
        </w:rPr>
        <w:t xml:space="preserve"> </w:t>
      </w:r>
      <w:r w:rsidR="00C67982" w:rsidRPr="00FE51CA">
        <w:rPr>
          <w:rFonts w:ascii="Times New Roman" w:hAnsi="Times New Roman" w:cs="Times New Roman"/>
          <w:color w:val="000000" w:themeColor="text1"/>
          <w:lang w:val="en-US"/>
        </w:rPr>
        <w:t>correlate</w:t>
      </w:r>
      <w:r>
        <w:rPr>
          <w:rFonts w:ascii="Times New Roman" w:hAnsi="Times New Roman" w:cs="Times New Roman"/>
          <w:color w:val="000000" w:themeColor="text1"/>
          <w:lang w:val="en-US"/>
        </w:rPr>
        <w:t>s</w:t>
      </w:r>
      <w:r w:rsidR="00C67982" w:rsidRPr="00FE51CA">
        <w:rPr>
          <w:rFonts w:ascii="Times New Roman" w:hAnsi="Times New Roman" w:cs="Times New Roman"/>
          <w:color w:val="000000" w:themeColor="text1"/>
          <w:lang w:val="en-US"/>
        </w:rPr>
        <w:t xml:space="preserve"> with a preference for more explicit forms of reference. </w:t>
      </w:r>
      <w:r w:rsidR="00CA03FC">
        <w:rPr>
          <w:rFonts w:ascii="Times New Roman" w:hAnsi="Times New Roman" w:cs="Times New Roman"/>
          <w:color w:val="000000" w:themeColor="text1"/>
          <w:lang w:val="en-US"/>
        </w:rPr>
        <w:t xml:space="preserve">For </w:t>
      </w:r>
      <w:r w:rsidR="00734CBA">
        <w:rPr>
          <w:rFonts w:ascii="Times New Roman" w:hAnsi="Times New Roman" w:cs="Times New Roman"/>
          <w:color w:val="000000" w:themeColor="text1"/>
          <w:lang w:val="en-US"/>
        </w:rPr>
        <w:t>each participant</w:t>
      </w:r>
      <w:r w:rsidR="00CA03FC">
        <w:rPr>
          <w:rFonts w:ascii="Times New Roman" w:hAnsi="Times New Roman" w:cs="Times New Roman"/>
          <w:color w:val="000000" w:themeColor="text1"/>
          <w:lang w:val="en-US"/>
        </w:rPr>
        <w:t xml:space="preserve">, </w:t>
      </w:r>
      <w:r w:rsidR="00747F52">
        <w:rPr>
          <w:rFonts w:ascii="Times New Roman" w:hAnsi="Times New Roman" w:cs="Times New Roman"/>
          <w:color w:val="000000" w:themeColor="text1"/>
          <w:lang w:val="en-US"/>
        </w:rPr>
        <w:t>we computed</w:t>
      </w:r>
      <w:r w:rsidR="00734CBA">
        <w:rPr>
          <w:rFonts w:ascii="Times New Roman" w:hAnsi="Times New Roman" w:cs="Times New Roman"/>
          <w:color w:val="000000" w:themeColor="text1"/>
          <w:lang w:val="en-US"/>
        </w:rPr>
        <w:t xml:space="preserve"> (1)</w:t>
      </w:r>
      <w:r w:rsidR="00747F52">
        <w:rPr>
          <w:rFonts w:ascii="Times New Roman" w:hAnsi="Times New Roman" w:cs="Times New Roman"/>
          <w:color w:val="000000" w:themeColor="text1"/>
          <w:lang w:val="en-US"/>
        </w:rPr>
        <w:t xml:space="preserve"> the average score of English proficiency in the 4 skills of </w:t>
      </w:r>
      <w:r w:rsidR="00747F52" w:rsidRPr="00FE51CA">
        <w:rPr>
          <w:rFonts w:ascii="Times New Roman" w:hAnsi="Times New Roman" w:cs="Times New Roman"/>
          <w:color w:val="000000" w:themeColor="text1"/>
          <w:lang w:val="en-US"/>
        </w:rPr>
        <w:t>listening, speaking, reading</w:t>
      </w:r>
      <w:r w:rsidR="00747F52">
        <w:rPr>
          <w:rFonts w:ascii="Times New Roman" w:hAnsi="Times New Roman" w:cs="Times New Roman"/>
          <w:color w:val="000000" w:themeColor="text1"/>
          <w:lang w:val="en-US"/>
        </w:rPr>
        <w:t>,</w:t>
      </w:r>
      <w:r w:rsidR="00747F52" w:rsidRPr="00FE51CA">
        <w:rPr>
          <w:rFonts w:ascii="Times New Roman" w:hAnsi="Times New Roman" w:cs="Times New Roman"/>
          <w:color w:val="000000" w:themeColor="text1"/>
          <w:lang w:val="en-US"/>
        </w:rPr>
        <w:t xml:space="preserve"> and writing</w:t>
      </w:r>
      <w:r w:rsidR="00734CBA">
        <w:rPr>
          <w:rFonts w:ascii="Times New Roman" w:hAnsi="Times New Roman" w:cs="Times New Roman"/>
          <w:color w:val="000000" w:themeColor="text1"/>
          <w:lang w:val="en-US"/>
        </w:rPr>
        <w:t>;</w:t>
      </w:r>
      <w:r w:rsidR="00747F52">
        <w:rPr>
          <w:rFonts w:ascii="Times New Roman" w:hAnsi="Times New Roman" w:cs="Times New Roman"/>
          <w:color w:val="000000" w:themeColor="text1"/>
          <w:lang w:val="en-US"/>
        </w:rPr>
        <w:t xml:space="preserve"> </w:t>
      </w:r>
      <w:r w:rsidR="00734CBA">
        <w:rPr>
          <w:rFonts w:ascii="Times New Roman" w:hAnsi="Times New Roman" w:cs="Times New Roman"/>
          <w:color w:val="000000" w:themeColor="text1"/>
          <w:lang w:val="en-US"/>
        </w:rPr>
        <w:t xml:space="preserve">(2) </w:t>
      </w:r>
      <w:r w:rsidR="00747F52">
        <w:rPr>
          <w:rFonts w:ascii="Times New Roman" w:hAnsi="Times New Roman" w:cs="Times New Roman"/>
          <w:color w:val="000000" w:themeColor="text1"/>
          <w:lang w:val="en-US"/>
        </w:rPr>
        <w:t xml:space="preserve">the </w:t>
      </w:r>
      <w:r w:rsidR="00CA03FC" w:rsidRPr="00FE51CA">
        <w:rPr>
          <w:rFonts w:ascii="Times New Roman" w:hAnsi="Times New Roman" w:cs="Times New Roman"/>
          <w:color w:val="000000" w:themeColor="text1"/>
          <w:lang w:val="en-US"/>
        </w:rPr>
        <w:t>average percentage of English use for each participant in the 4 skills</w:t>
      </w:r>
      <w:r w:rsidR="00734CBA">
        <w:rPr>
          <w:rFonts w:ascii="Times New Roman" w:hAnsi="Times New Roman" w:cs="Times New Roman"/>
          <w:color w:val="000000" w:themeColor="text1"/>
          <w:lang w:val="en-US"/>
        </w:rPr>
        <w:t>; and (3)</w:t>
      </w:r>
      <w:r w:rsidR="00CA03FC" w:rsidRPr="00FE51CA">
        <w:rPr>
          <w:rFonts w:ascii="Times New Roman" w:hAnsi="Times New Roman" w:cs="Times New Roman"/>
          <w:color w:val="000000" w:themeColor="text1"/>
          <w:lang w:val="en-US"/>
        </w:rPr>
        <w:t xml:space="preserve"> the average self-reported percentage of English use in 12 specific contexts.</w:t>
      </w:r>
      <w:r w:rsidR="00CA03FC">
        <w:rPr>
          <w:rFonts w:ascii="Times New Roman" w:hAnsi="Times New Roman" w:cs="Times New Roman"/>
          <w:color w:val="000000" w:themeColor="text1"/>
          <w:lang w:val="en-US"/>
        </w:rPr>
        <w:t xml:space="preserve"> To </w:t>
      </w:r>
      <w:r w:rsidR="00C67982" w:rsidRPr="00FE51CA">
        <w:rPr>
          <w:rFonts w:ascii="Times New Roman" w:hAnsi="Times New Roman" w:cs="Times New Roman"/>
          <w:color w:val="000000" w:themeColor="text1"/>
          <w:lang w:val="en-US"/>
        </w:rPr>
        <w:t>ensure consistency, we scaled</w:t>
      </w:r>
      <w:r w:rsidR="00CA03FC">
        <w:rPr>
          <w:rFonts w:ascii="Times New Roman" w:hAnsi="Times New Roman" w:cs="Times New Roman"/>
          <w:color w:val="000000" w:themeColor="text1"/>
          <w:lang w:val="en-US"/>
        </w:rPr>
        <w:t xml:space="preserve"> and </w:t>
      </w:r>
      <w:proofErr w:type="spellStart"/>
      <w:r w:rsidR="00CA03FC">
        <w:rPr>
          <w:rFonts w:ascii="Times New Roman" w:hAnsi="Times New Roman" w:cs="Times New Roman"/>
          <w:color w:val="000000" w:themeColor="text1"/>
          <w:lang w:val="en-US"/>
        </w:rPr>
        <w:t>centred</w:t>
      </w:r>
      <w:proofErr w:type="spellEnd"/>
      <w:r w:rsidR="00C67982" w:rsidRPr="00FE51CA">
        <w:rPr>
          <w:rFonts w:ascii="Times New Roman" w:hAnsi="Times New Roman" w:cs="Times New Roman"/>
          <w:color w:val="000000" w:themeColor="text1"/>
          <w:lang w:val="en-US"/>
        </w:rPr>
        <w:t xml:space="preserve"> all continuous predictors in the models. Results are </w:t>
      </w:r>
      <w:proofErr w:type="spellStart"/>
      <w:r w:rsidR="00C67982" w:rsidRPr="00FE51CA">
        <w:rPr>
          <w:rFonts w:ascii="Times New Roman" w:hAnsi="Times New Roman" w:cs="Times New Roman"/>
          <w:color w:val="000000" w:themeColor="text1"/>
          <w:lang w:val="en-US"/>
        </w:rPr>
        <w:t>summarised</w:t>
      </w:r>
      <w:proofErr w:type="spellEnd"/>
      <w:r w:rsidR="00C67982" w:rsidRPr="00FE51CA">
        <w:rPr>
          <w:rFonts w:ascii="Times New Roman" w:hAnsi="Times New Roman" w:cs="Times New Roman"/>
          <w:color w:val="000000" w:themeColor="text1"/>
          <w:lang w:val="en-US"/>
        </w:rPr>
        <w:t xml:space="preserve"> in Table </w:t>
      </w:r>
      <w:r w:rsidR="00C408F9">
        <w:rPr>
          <w:rFonts w:ascii="Times New Roman" w:hAnsi="Times New Roman" w:cs="Times New Roman"/>
          <w:color w:val="000000" w:themeColor="text1"/>
          <w:lang w:val="en-US"/>
        </w:rPr>
        <w:t>5</w:t>
      </w:r>
      <w:r w:rsidR="00C67982" w:rsidRPr="00FE51CA">
        <w:rPr>
          <w:rFonts w:ascii="Times New Roman" w:hAnsi="Times New Roman" w:cs="Times New Roman"/>
          <w:color w:val="000000" w:themeColor="text1"/>
          <w:lang w:val="en-US"/>
        </w:rPr>
        <w:t xml:space="preserve"> </w:t>
      </w:r>
      <w:r w:rsidR="00C67982">
        <w:rPr>
          <w:rFonts w:ascii="Times New Roman" w:hAnsi="Times New Roman" w:cs="Times New Roman"/>
          <w:color w:val="000000" w:themeColor="text1"/>
          <w:lang w:val="en-US"/>
        </w:rPr>
        <w:t>to</w:t>
      </w:r>
      <w:r w:rsidR="00C67982" w:rsidRPr="00FE51CA">
        <w:rPr>
          <w:rFonts w:ascii="Times New Roman" w:hAnsi="Times New Roman" w:cs="Times New Roman"/>
          <w:color w:val="000000" w:themeColor="text1"/>
          <w:lang w:val="en-US"/>
        </w:rPr>
        <w:t xml:space="preserve"> </w:t>
      </w:r>
      <w:r w:rsidR="00C408F9">
        <w:rPr>
          <w:rFonts w:ascii="Times New Roman" w:hAnsi="Times New Roman" w:cs="Times New Roman"/>
          <w:color w:val="000000" w:themeColor="text1"/>
          <w:lang w:val="en-US"/>
        </w:rPr>
        <w:t>10</w:t>
      </w:r>
      <w:r w:rsidR="00C67982">
        <w:rPr>
          <w:rFonts w:ascii="Times New Roman" w:hAnsi="Times New Roman" w:cs="Times New Roman"/>
          <w:color w:val="000000" w:themeColor="text1"/>
          <w:lang w:val="en-US"/>
        </w:rPr>
        <w:t xml:space="preserve"> in the Appendix</w:t>
      </w:r>
      <w:r w:rsidR="00C67982" w:rsidRPr="00FE51CA">
        <w:rPr>
          <w:rFonts w:ascii="Times New Roman" w:hAnsi="Times New Roman" w:cs="Times New Roman"/>
          <w:color w:val="000000" w:themeColor="text1"/>
          <w:lang w:val="en-US"/>
        </w:rPr>
        <w:t>.</w:t>
      </w:r>
    </w:p>
    <w:p w14:paraId="3DC1F56A" w14:textId="0DC0B51A" w:rsidR="00C67982" w:rsidRDefault="00C67982" w:rsidP="00C67982">
      <w:pPr>
        <w:spacing w:line="480" w:lineRule="auto"/>
        <w:contextualSpacing/>
        <w:rPr>
          <w:rFonts w:ascii="Times New Roman" w:hAnsi="Times New Roman" w:cs="Times New Roman"/>
          <w:color w:val="000000" w:themeColor="text1"/>
          <w:lang w:val="en-US"/>
        </w:rPr>
      </w:pPr>
    </w:p>
    <w:p w14:paraId="34F04D42" w14:textId="54942BC6" w:rsidR="007C02B5" w:rsidRPr="004A2270" w:rsidRDefault="007C02B5" w:rsidP="00C67982">
      <w:pPr>
        <w:spacing w:line="480" w:lineRule="auto"/>
        <w:contextualSpacing/>
        <w:rPr>
          <w:rFonts w:ascii="Times New Roman" w:hAnsi="Times New Roman" w:cs="Times New Roman"/>
          <w:i/>
          <w:iCs/>
          <w:color w:val="000000" w:themeColor="text1"/>
          <w:lang w:val="en-US"/>
        </w:rPr>
      </w:pPr>
      <w:r w:rsidRPr="004A2270">
        <w:rPr>
          <w:rFonts w:ascii="Times New Roman" w:hAnsi="Times New Roman" w:cs="Times New Roman"/>
          <w:i/>
          <w:iCs/>
          <w:color w:val="000000" w:themeColor="text1"/>
          <w:lang w:val="en-US"/>
        </w:rPr>
        <w:t>English proficiency in the four skills</w:t>
      </w:r>
    </w:p>
    <w:p w14:paraId="65A27268" w14:textId="01C886AF" w:rsidR="007C02B5" w:rsidRDefault="00464BD9" w:rsidP="00C67982">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Recall that in </w:t>
      </w:r>
      <w:r w:rsidR="003474AA">
        <w:rPr>
          <w:rFonts w:ascii="Times New Roman" w:hAnsi="Times New Roman" w:cs="Times New Roman"/>
          <w:color w:val="000000" w:themeColor="text1"/>
          <w:lang w:val="en-US"/>
        </w:rPr>
        <w:t xml:space="preserve">the two-character condition, </w:t>
      </w:r>
      <w:r>
        <w:rPr>
          <w:rFonts w:ascii="Times New Roman" w:hAnsi="Times New Roman" w:cs="Times New Roman"/>
          <w:color w:val="000000" w:themeColor="text1"/>
          <w:lang w:val="en-US"/>
        </w:rPr>
        <w:t>the group-based analysis found that our bilingual groups had a stronger preference for overt over null pronouns than the less English-proficient Control group, and the Long-Term English Exposure group used more NPs than the Short-Term English Exp</w:t>
      </w:r>
      <w:r w:rsidR="00722C27">
        <w:rPr>
          <w:rFonts w:ascii="Times New Roman" w:hAnsi="Times New Roman" w:cs="Times New Roman"/>
          <w:color w:val="000000" w:themeColor="text1"/>
          <w:lang w:val="en-US"/>
        </w:rPr>
        <w:t>os</w:t>
      </w:r>
      <w:r>
        <w:rPr>
          <w:rFonts w:ascii="Times New Roman" w:hAnsi="Times New Roman" w:cs="Times New Roman"/>
          <w:color w:val="000000" w:themeColor="text1"/>
          <w:lang w:val="en-US"/>
        </w:rPr>
        <w:t xml:space="preserve">ure group. </w:t>
      </w:r>
      <w:r w:rsidR="003474AA">
        <w:rPr>
          <w:rFonts w:ascii="Times New Roman" w:hAnsi="Times New Roman" w:cs="Times New Roman"/>
          <w:color w:val="000000" w:themeColor="text1"/>
          <w:lang w:val="en-US"/>
        </w:rPr>
        <w:t>In the analysis using self-reported English proficiency, the association between</w:t>
      </w:r>
      <w:r w:rsidR="007C02B5">
        <w:rPr>
          <w:rFonts w:ascii="Times New Roman" w:hAnsi="Times New Roman" w:cs="Times New Roman"/>
          <w:color w:val="000000" w:themeColor="text1"/>
          <w:lang w:val="en-US"/>
        </w:rPr>
        <w:t xml:space="preserve"> increased English proficiency and the preference for overt pronouns over null pronouns </w:t>
      </w:r>
      <w:r w:rsidR="003474AA">
        <w:rPr>
          <w:rFonts w:ascii="Times New Roman" w:hAnsi="Times New Roman" w:cs="Times New Roman"/>
          <w:color w:val="000000" w:themeColor="text1"/>
          <w:lang w:val="en-US"/>
        </w:rPr>
        <w:t xml:space="preserve">is in the expected direction, but not reliable </w:t>
      </w:r>
      <w:r w:rsidR="007C02B5">
        <w:rPr>
          <w:rFonts w:ascii="Times New Roman" w:hAnsi="Times New Roman" w:cs="Times New Roman"/>
          <w:color w:val="000000" w:themeColor="text1"/>
          <w:lang w:val="en-US"/>
        </w:rPr>
        <w:t>(</w:t>
      </w:r>
      <w:r w:rsidR="007800C6">
        <w:rPr>
          <w:rFonts w:ascii="Times New Roman" w:hAnsi="Times New Roman" w:cs="Times New Roman"/>
          <w:color w:val="000000" w:themeColor="text1"/>
          <w:lang w:val="en-US"/>
        </w:rPr>
        <w:t xml:space="preserve">b = 0.20, CrI = [-0.11, 0.51], pd = </w:t>
      </w:r>
      <w:r w:rsidR="007800C6">
        <w:rPr>
          <w:rFonts w:ascii="Times New Roman" w:hAnsi="Times New Roman" w:cs="Times New Roman"/>
          <w:color w:val="000000" w:themeColor="text1"/>
          <w:lang w:val="en-US"/>
        </w:rPr>
        <w:lastRenderedPageBreak/>
        <w:t>90%</w:t>
      </w:r>
      <w:r w:rsidR="007C02B5">
        <w:rPr>
          <w:rFonts w:ascii="Times New Roman" w:hAnsi="Times New Roman" w:cs="Times New Roman"/>
          <w:color w:val="000000" w:themeColor="text1"/>
          <w:lang w:val="en-US"/>
        </w:rPr>
        <w:t>)</w:t>
      </w:r>
      <w:r w:rsidR="003474AA">
        <w:rPr>
          <w:rFonts w:ascii="Times New Roman" w:hAnsi="Times New Roman" w:cs="Times New Roman"/>
          <w:color w:val="000000" w:themeColor="text1"/>
          <w:lang w:val="en-US"/>
        </w:rPr>
        <w:t xml:space="preserve">; </w:t>
      </w:r>
      <w:r w:rsidR="007C02B5">
        <w:rPr>
          <w:rFonts w:ascii="Times New Roman" w:hAnsi="Times New Roman" w:cs="Times New Roman"/>
          <w:color w:val="000000" w:themeColor="text1"/>
          <w:lang w:val="en-US"/>
        </w:rPr>
        <w:t xml:space="preserve">for NPs over overt pronouns </w:t>
      </w:r>
      <w:r w:rsidR="003474AA">
        <w:rPr>
          <w:rFonts w:ascii="Times New Roman" w:hAnsi="Times New Roman" w:cs="Times New Roman"/>
          <w:color w:val="000000" w:themeColor="text1"/>
          <w:lang w:val="en-US"/>
        </w:rPr>
        <w:t xml:space="preserve">the directionality of the effect is unclear </w:t>
      </w:r>
      <w:r w:rsidR="007C02B5">
        <w:rPr>
          <w:rFonts w:ascii="Times New Roman" w:hAnsi="Times New Roman" w:cs="Times New Roman"/>
          <w:color w:val="000000" w:themeColor="text1"/>
          <w:lang w:val="en-US"/>
        </w:rPr>
        <w:t>(</w:t>
      </w:r>
      <w:r w:rsidR="007800C6">
        <w:rPr>
          <w:rFonts w:ascii="Times New Roman" w:hAnsi="Times New Roman" w:cs="Times New Roman"/>
          <w:color w:val="000000" w:themeColor="text1"/>
          <w:lang w:val="en-US"/>
        </w:rPr>
        <w:t>b = -0.06, CrI = [-0.32, 0.20], pd = 67%</w:t>
      </w:r>
      <w:r w:rsidR="007C02B5">
        <w:rPr>
          <w:rFonts w:ascii="Times New Roman" w:hAnsi="Times New Roman" w:cs="Times New Roman"/>
          <w:color w:val="000000" w:themeColor="text1"/>
          <w:lang w:val="en-US"/>
        </w:rPr>
        <w:t xml:space="preserve">). In the one-character condition, </w:t>
      </w:r>
      <w:r w:rsidR="003474AA">
        <w:rPr>
          <w:rFonts w:ascii="Times New Roman" w:hAnsi="Times New Roman" w:cs="Times New Roman"/>
          <w:color w:val="000000" w:themeColor="text1"/>
          <w:lang w:val="en-US"/>
        </w:rPr>
        <w:t xml:space="preserve">our group-based analysis again showed that our bilingual groups had a stronger preference for overt over null pronouns relative to the Control group; as expected, increased self-reported </w:t>
      </w:r>
      <w:r w:rsidR="007C02B5">
        <w:rPr>
          <w:rFonts w:ascii="Times New Roman" w:hAnsi="Times New Roman" w:cs="Times New Roman"/>
          <w:color w:val="000000" w:themeColor="text1"/>
          <w:lang w:val="en-US"/>
        </w:rPr>
        <w:t>English proficiency was positively associated with the preference for overt pronouns over null pronouns (</w:t>
      </w:r>
      <w:r w:rsidR="007800C6">
        <w:rPr>
          <w:rFonts w:ascii="Times New Roman" w:hAnsi="Times New Roman" w:cs="Times New Roman"/>
          <w:color w:val="000000" w:themeColor="text1"/>
          <w:lang w:val="en-US"/>
        </w:rPr>
        <w:t>b = 0.38, CrI = [0.10, 0.68], pd = 99%</w:t>
      </w:r>
      <w:r w:rsidR="007C02B5">
        <w:rPr>
          <w:rFonts w:ascii="Times New Roman" w:hAnsi="Times New Roman" w:cs="Times New Roman"/>
          <w:color w:val="000000" w:themeColor="text1"/>
          <w:lang w:val="en-US"/>
        </w:rPr>
        <w:t>)</w:t>
      </w:r>
      <w:r w:rsidR="00B54AA1">
        <w:rPr>
          <w:rFonts w:ascii="Times New Roman" w:hAnsi="Times New Roman" w:cs="Times New Roman"/>
          <w:color w:val="000000" w:themeColor="text1"/>
          <w:lang w:val="en-US"/>
        </w:rPr>
        <w:t>, although the wide range of credible intervals indicate that this effect might be small.</w:t>
      </w:r>
      <w:r w:rsidR="00314613">
        <w:rPr>
          <w:rFonts w:ascii="Times New Roman" w:hAnsi="Times New Roman" w:cs="Times New Roman"/>
          <w:color w:val="000000" w:themeColor="text1"/>
          <w:lang w:val="en-US"/>
        </w:rPr>
        <w:t xml:space="preserve"> </w:t>
      </w:r>
      <w:r w:rsidR="003474AA">
        <w:rPr>
          <w:rFonts w:ascii="Times New Roman" w:hAnsi="Times New Roman" w:cs="Times New Roman"/>
          <w:color w:val="000000" w:themeColor="text1"/>
          <w:lang w:val="en-US"/>
        </w:rPr>
        <w:t>There was n</w:t>
      </w:r>
      <w:r w:rsidR="00B54AA1">
        <w:rPr>
          <w:rFonts w:ascii="Times New Roman" w:hAnsi="Times New Roman" w:cs="Times New Roman"/>
          <w:color w:val="000000" w:themeColor="text1"/>
          <w:lang w:val="en-US"/>
        </w:rPr>
        <w:t xml:space="preserve">o </w:t>
      </w:r>
      <w:r w:rsidR="003474AA">
        <w:rPr>
          <w:rFonts w:ascii="Times New Roman" w:hAnsi="Times New Roman" w:cs="Times New Roman"/>
          <w:color w:val="000000" w:themeColor="text1"/>
          <w:lang w:val="en-US"/>
        </w:rPr>
        <w:t>clear effect of English proficiency</w:t>
      </w:r>
      <w:r w:rsidR="00B54AA1">
        <w:rPr>
          <w:rFonts w:ascii="Times New Roman" w:hAnsi="Times New Roman" w:cs="Times New Roman"/>
          <w:color w:val="000000" w:themeColor="text1"/>
          <w:lang w:val="en-US"/>
        </w:rPr>
        <w:t xml:space="preserve"> </w:t>
      </w:r>
      <w:r w:rsidR="003474AA">
        <w:rPr>
          <w:rFonts w:ascii="Times New Roman" w:hAnsi="Times New Roman" w:cs="Times New Roman"/>
          <w:color w:val="000000" w:themeColor="text1"/>
          <w:lang w:val="en-US"/>
        </w:rPr>
        <w:t>on the</w:t>
      </w:r>
      <w:r w:rsidR="00314613">
        <w:rPr>
          <w:rFonts w:ascii="Times New Roman" w:hAnsi="Times New Roman" w:cs="Times New Roman"/>
          <w:color w:val="000000" w:themeColor="text1"/>
          <w:lang w:val="en-US"/>
        </w:rPr>
        <w:t xml:space="preserve"> </w:t>
      </w:r>
      <w:r w:rsidR="00B54AA1">
        <w:rPr>
          <w:rFonts w:ascii="Times New Roman" w:hAnsi="Times New Roman" w:cs="Times New Roman"/>
          <w:color w:val="000000" w:themeColor="text1"/>
          <w:lang w:val="en-US"/>
        </w:rPr>
        <w:t>use</w:t>
      </w:r>
      <w:r w:rsidR="00314613">
        <w:rPr>
          <w:rFonts w:ascii="Times New Roman" w:hAnsi="Times New Roman" w:cs="Times New Roman"/>
          <w:color w:val="000000" w:themeColor="text1"/>
          <w:lang w:val="en-US"/>
        </w:rPr>
        <w:t xml:space="preserve"> </w:t>
      </w:r>
      <w:r w:rsidR="003474AA">
        <w:rPr>
          <w:rFonts w:ascii="Times New Roman" w:hAnsi="Times New Roman" w:cs="Times New Roman"/>
          <w:color w:val="000000" w:themeColor="text1"/>
          <w:lang w:val="en-US"/>
        </w:rPr>
        <w:t>of</w:t>
      </w:r>
      <w:r w:rsidR="00314613">
        <w:rPr>
          <w:rFonts w:ascii="Times New Roman" w:hAnsi="Times New Roman" w:cs="Times New Roman"/>
          <w:color w:val="000000" w:themeColor="text1"/>
          <w:lang w:val="en-US"/>
        </w:rPr>
        <w:t xml:space="preserve"> NPs over overt pronouns (b = 0.26, CrI = [-0.09, 0.61], pd = 92%)</w:t>
      </w:r>
      <w:r w:rsidR="003474AA">
        <w:rPr>
          <w:rFonts w:ascii="Times New Roman" w:hAnsi="Times New Roman" w:cs="Times New Roman"/>
          <w:color w:val="000000" w:themeColor="text1"/>
          <w:lang w:val="en-US"/>
        </w:rPr>
        <w:t>, consistent with the absence of those effects in the group-based analysis</w:t>
      </w:r>
      <w:r w:rsidR="007C02B5">
        <w:rPr>
          <w:rFonts w:ascii="Times New Roman" w:hAnsi="Times New Roman" w:cs="Times New Roman"/>
          <w:color w:val="000000" w:themeColor="text1"/>
          <w:lang w:val="en-US"/>
        </w:rPr>
        <w:t>.</w:t>
      </w:r>
      <w:r w:rsidR="00314613">
        <w:rPr>
          <w:rFonts w:ascii="Times New Roman" w:hAnsi="Times New Roman" w:cs="Times New Roman"/>
          <w:color w:val="000000" w:themeColor="text1"/>
          <w:lang w:val="en-US"/>
        </w:rPr>
        <w:t xml:space="preserve"> </w:t>
      </w:r>
    </w:p>
    <w:p w14:paraId="07548287" w14:textId="77777777" w:rsidR="007C02B5" w:rsidRDefault="007C02B5" w:rsidP="00C67982">
      <w:pPr>
        <w:spacing w:line="480" w:lineRule="auto"/>
        <w:contextualSpacing/>
        <w:rPr>
          <w:rFonts w:ascii="Times New Roman" w:hAnsi="Times New Roman" w:cs="Times New Roman"/>
          <w:color w:val="000000" w:themeColor="text1"/>
          <w:lang w:val="en-US"/>
        </w:rPr>
      </w:pPr>
    </w:p>
    <w:p w14:paraId="54F0C464" w14:textId="77777777" w:rsidR="00C67982" w:rsidRPr="007F6ADD" w:rsidRDefault="00C67982" w:rsidP="00C67982">
      <w:pPr>
        <w:spacing w:line="480" w:lineRule="auto"/>
        <w:contextualSpacing/>
        <w:rPr>
          <w:rFonts w:ascii="Times New Roman" w:hAnsi="Times New Roman" w:cs="Times New Roman"/>
          <w:i/>
          <w:iCs/>
          <w:color w:val="000000" w:themeColor="text1"/>
          <w:lang w:val="en-US"/>
        </w:rPr>
      </w:pPr>
      <w:r w:rsidRPr="00B41B96">
        <w:rPr>
          <w:rFonts w:ascii="Times New Roman" w:hAnsi="Times New Roman" w:cs="Times New Roman"/>
          <w:i/>
          <w:iCs/>
          <w:color w:val="000000" w:themeColor="text1"/>
          <w:lang w:val="en-US"/>
        </w:rPr>
        <w:t xml:space="preserve">English use in </w:t>
      </w:r>
      <w:r>
        <w:rPr>
          <w:rFonts w:ascii="Times New Roman" w:hAnsi="Times New Roman" w:cs="Times New Roman"/>
          <w:i/>
          <w:iCs/>
          <w:color w:val="000000" w:themeColor="text1"/>
          <w:lang w:val="en-US"/>
        </w:rPr>
        <w:t xml:space="preserve">the </w:t>
      </w:r>
      <w:r w:rsidRPr="00B41B96">
        <w:rPr>
          <w:rFonts w:ascii="Times New Roman" w:hAnsi="Times New Roman" w:cs="Times New Roman"/>
          <w:i/>
          <w:iCs/>
          <w:color w:val="000000" w:themeColor="text1"/>
          <w:lang w:val="en-US"/>
        </w:rPr>
        <w:t>four skills</w:t>
      </w:r>
    </w:p>
    <w:p w14:paraId="33AB04D9" w14:textId="00AF230B" w:rsidR="00C67982" w:rsidRPr="00D80CFB" w:rsidRDefault="00CE1471" w:rsidP="00C67982">
      <w:pPr>
        <w:spacing w:line="480" w:lineRule="auto"/>
        <w:contextualSpacing/>
        <w:rPr>
          <w:rFonts w:ascii="Times New Roman" w:hAnsi="Times New Roman" w:cs="Times New Roman"/>
          <w:color w:val="000000" w:themeColor="text1"/>
          <w:lang w:val="en-US"/>
        </w:rPr>
      </w:pPr>
      <w:r w:rsidRPr="00AC23F5">
        <w:rPr>
          <w:rFonts w:ascii="Times New Roman" w:hAnsi="Times New Roman" w:cs="Times New Roman"/>
          <w:color w:val="000000" w:themeColor="text1"/>
          <w:lang w:val="en-US"/>
        </w:rPr>
        <w:t xml:space="preserve">In </w:t>
      </w:r>
      <w:r w:rsidR="00941CDF" w:rsidRPr="00AC23F5">
        <w:rPr>
          <w:rFonts w:ascii="Times New Roman" w:hAnsi="Times New Roman" w:cs="Times New Roman"/>
          <w:color w:val="000000" w:themeColor="text1"/>
          <w:lang w:val="en-US"/>
        </w:rPr>
        <w:t>the two-character condition, the association between increased English use in the four skills and the preference for overt pronouns over null pronouns is in the expected direction, but not reliable (b =</w:t>
      </w:r>
      <w:r w:rsidR="00FA2B8D" w:rsidRPr="00AC23F5">
        <w:rPr>
          <w:rFonts w:ascii="Times New Roman" w:hAnsi="Times New Roman" w:cs="Times New Roman"/>
          <w:color w:val="000000" w:themeColor="text1"/>
          <w:lang w:val="en-US"/>
        </w:rPr>
        <w:t xml:space="preserve"> </w:t>
      </w:r>
      <w:r w:rsidR="00941CDF" w:rsidRPr="00AC23F5">
        <w:rPr>
          <w:rFonts w:ascii="Times New Roman" w:hAnsi="Times New Roman" w:cs="Times New Roman"/>
          <w:color w:val="000000" w:themeColor="text1"/>
          <w:lang w:val="en-US"/>
        </w:rPr>
        <w:t xml:space="preserve">0.20, CrI = [-0.10, 0.52], pd = 91%); </w:t>
      </w:r>
      <w:r w:rsidR="00F016AA" w:rsidRPr="00AC23F5">
        <w:rPr>
          <w:rFonts w:ascii="Times New Roman" w:hAnsi="Times New Roman" w:cs="Times New Roman"/>
          <w:color w:val="000000" w:themeColor="text1"/>
          <w:lang w:val="en-US"/>
        </w:rPr>
        <w:t>similarly</w:t>
      </w:r>
      <w:r w:rsidR="00941CDF" w:rsidRPr="00AC23F5">
        <w:rPr>
          <w:rFonts w:ascii="Times New Roman" w:hAnsi="Times New Roman" w:cs="Times New Roman"/>
          <w:color w:val="000000" w:themeColor="text1"/>
          <w:lang w:val="en-US"/>
        </w:rPr>
        <w:t xml:space="preserve"> for NPs over overt pronouns (b = 0.15, CrI = [-0.10, 0.41], pd = 89%). </w:t>
      </w:r>
      <w:r w:rsidR="00C67982">
        <w:rPr>
          <w:rFonts w:ascii="Times New Roman" w:hAnsi="Times New Roman" w:cs="Times New Roman"/>
          <w:color w:val="000000" w:themeColor="text1"/>
          <w:lang w:val="en-US"/>
        </w:rPr>
        <w:t>The first interaction term</w:t>
      </w:r>
      <w:r w:rsidR="00A74B7D">
        <w:rPr>
          <w:rFonts w:ascii="Times New Roman" w:hAnsi="Times New Roman" w:cs="Times New Roman"/>
          <w:color w:val="000000" w:themeColor="text1"/>
          <w:lang w:val="en-US"/>
        </w:rPr>
        <w:t>, which</w:t>
      </w:r>
      <w:r w:rsidR="00C67982">
        <w:rPr>
          <w:rFonts w:ascii="Times New Roman" w:hAnsi="Times New Roman" w:cs="Times New Roman"/>
          <w:color w:val="000000" w:themeColor="text1"/>
          <w:lang w:val="en-US"/>
        </w:rPr>
        <w:t xml:space="preserve"> compares overt to null pronoun</w:t>
      </w:r>
      <w:r w:rsidR="00A74B7D">
        <w:rPr>
          <w:rFonts w:ascii="Times New Roman" w:hAnsi="Times New Roman" w:cs="Times New Roman"/>
          <w:color w:val="000000" w:themeColor="text1"/>
          <w:lang w:val="en-US"/>
        </w:rPr>
        <w:t>s,</w:t>
      </w:r>
      <w:r w:rsidR="00C67982">
        <w:rPr>
          <w:rFonts w:ascii="Times New Roman" w:hAnsi="Times New Roman" w:cs="Times New Roman"/>
          <w:color w:val="000000" w:themeColor="text1"/>
          <w:lang w:val="en-US"/>
        </w:rPr>
        <w:t xml:space="preserve"> indicates a potential (albeit weak) positive association between the English use in four skills and the preference of the more explicit form, </w:t>
      </w:r>
      <w:proofErr w:type="gramStart"/>
      <w:r w:rsidR="00C67982">
        <w:rPr>
          <w:rFonts w:ascii="Times New Roman" w:hAnsi="Times New Roman" w:cs="Times New Roman"/>
          <w:color w:val="000000" w:themeColor="text1"/>
          <w:lang w:val="en-US"/>
        </w:rPr>
        <w:t>i.e.</w:t>
      </w:r>
      <w:proofErr w:type="gramEnd"/>
      <w:r w:rsidR="00C67982">
        <w:rPr>
          <w:rFonts w:ascii="Times New Roman" w:hAnsi="Times New Roman" w:cs="Times New Roman"/>
          <w:color w:val="000000" w:themeColor="text1"/>
          <w:lang w:val="en-US"/>
        </w:rPr>
        <w:t xml:space="preserve"> overt pronouns, for the non-subject referents (b = 0.88, CrI = [-0.04, 1.87], pd = 97%)</w:t>
      </w:r>
      <w:r w:rsidR="0061649B">
        <w:rPr>
          <w:rFonts w:ascii="Times New Roman" w:hAnsi="Times New Roman" w:cs="Times New Roman"/>
          <w:color w:val="000000" w:themeColor="text1"/>
          <w:lang w:val="en-US"/>
        </w:rPr>
        <w:t>, but the direction and magnitude of this effect remain uncertain as the credible intervals include zero</w:t>
      </w:r>
      <w:r w:rsidR="00C67982">
        <w:rPr>
          <w:rFonts w:ascii="Times New Roman" w:hAnsi="Times New Roman" w:cs="Times New Roman"/>
          <w:color w:val="000000" w:themeColor="text1"/>
          <w:lang w:val="en-US"/>
        </w:rPr>
        <w:t xml:space="preserve">. </w:t>
      </w:r>
      <w:r w:rsidR="00C67982" w:rsidRPr="000578A4">
        <w:rPr>
          <w:rFonts w:ascii="Times New Roman" w:hAnsi="Times New Roman" w:cs="Times New Roman"/>
          <w:color w:val="000000" w:themeColor="text1"/>
          <w:lang w:val="en-US"/>
        </w:rPr>
        <w:t xml:space="preserve">The </w:t>
      </w:r>
      <w:r w:rsidR="00464BD9">
        <w:rPr>
          <w:rFonts w:ascii="Times New Roman" w:hAnsi="Times New Roman" w:cs="Times New Roman"/>
          <w:color w:val="000000" w:themeColor="text1"/>
          <w:lang w:val="en-US"/>
        </w:rPr>
        <w:t>credible interval</w:t>
      </w:r>
      <w:r w:rsidR="00C67982">
        <w:rPr>
          <w:rFonts w:ascii="Times New Roman" w:hAnsi="Times New Roman" w:cs="Times New Roman"/>
          <w:color w:val="000000" w:themeColor="text1"/>
          <w:lang w:val="en-US"/>
        </w:rPr>
        <w:t>s</w:t>
      </w:r>
      <w:r w:rsidR="00C67982" w:rsidRPr="000578A4">
        <w:rPr>
          <w:rFonts w:ascii="Times New Roman" w:hAnsi="Times New Roman" w:cs="Times New Roman"/>
          <w:color w:val="000000" w:themeColor="text1"/>
          <w:lang w:val="en-US"/>
        </w:rPr>
        <w:t xml:space="preserve"> for </w:t>
      </w:r>
      <w:r w:rsidR="00C67982">
        <w:rPr>
          <w:rFonts w:ascii="Times New Roman" w:hAnsi="Times New Roman" w:cs="Times New Roman"/>
          <w:color w:val="000000" w:themeColor="text1"/>
          <w:lang w:val="en-US"/>
        </w:rPr>
        <w:t>the second</w:t>
      </w:r>
      <w:r w:rsidR="00C67982" w:rsidRPr="000578A4">
        <w:rPr>
          <w:rFonts w:ascii="Times New Roman" w:hAnsi="Times New Roman" w:cs="Times New Roman"/>
          <w:color w:val="000000" w:themeColor="text1"/>
          <w:lang w:val="en-US"/>
        </w:rPr>
        <w:t xml:space="preserve"> interaction term</w:t>
      </w:r>
      <w:r w:rsidR="00C67982">
        <w:rPr>
          <w:rFonts w:ascii="Times New Roman" w:hAnsi="Times New Roman" w:cs="Times New Roman"/>
          <w:color w:val="000000" w:themeColor="text1"/>
          <w:lang w:val="en-US"/>
        </w:rPr>
        <w:t>, comparing NPs to overt pronouns,</w:t>
      </w:r>
      <w:r w:rsidR="00C67982" w:rsidRPr="000578A4">
        <w:rPr>
          <w:rFonts w:ascii="Times New Roman" w:hAnsi="Times New Roman" w:cs="Times New Roman"/>
          <w:color w:val="000000" w:themeColor="text1"/>
          <w:lang w:val="en-US"/>
        </w:rPr>
        <w:t xml:space="preserve"> </w:t>
      </w:r>
      <w:r w:rsidR="0055520D">
        <w:rPr>
          <w:rFonts w:ascii="Times New Roman" w:hAnsi="Times New Roman" w:cs="Times New Roman"/>
          <w:color w:val="000000" w:themeColor="text1"/>
          <w:lang w:val="en-US"/>
        </w:rPr>
        <w:t>indicates</w:t>
      </w:r>
      <w:r w:rsidR="00C67982" w:rsidRPr="000578A4">
        <w:rPr>
          <w:rFonts w:ascii="Times New Roman" w:hAnsi="Times New Roman" w:cs="Times New Roman"/>
          <w:color w:val="000000" w:themeColor="text1"/>
          <w:lang w:val="en-US"/>
        </w:rPr>
        <w:t xml:space="preserve"> substantial uncertainty of directionality and magnitude</w:t>
      </w:r>
      <w:r w:rsidR="00C67982">
        <w:rPr>
          <w:rFonts w:ascii="Times New Roman" w:hAnsi="Times New Roman" w:cs="Times New Roman"/>
          <w:color w:val="000000" w:themeColor="text1"/>
          <w:lang w:val="en-US"/>
        </w:rPr>
        <w:t xml:space="preserve"> (b = -0.29, CrI = [-0.87, 0.31], pd = 83%)</w:t>
      </w:r>
      <w:r w:rsidR="00C67982" w:rsidRPr="000578A4">
        <w:rPr>
          <w:rFonts w:ascii="Times New Roman" w:hAnsi="Times New Roman" w:cs="Times New Roman"/>
          <w:color w:val="000000" w:themeColor="text1"/>
          <w:lang w:val="en-US"/>
        </w:rPr>
        <w:t xml:space="preserve">. </w:t>
      </w:r>
    </w:p>
    <w:p w14:paraId="21AC42BF" w14:textId="77777777" w:rsidR="0024071E" w:rsidRDefault="0024071E" w:rsidP="0024071E">
      <w:pPr>
        <w:spacing w:line="480" w:lineRule="auto"/>
        <w:contextualSpacing/>
        <w:rPr>
          <w:rFonts w:ascii="Times New Roman" w:hAnsi="Times New Roman" w:cs="Times New Roman"/>
          <w:color w:val="000000" w:themeColor="text1"/>
          <w:lang w:val="en-US"/>
        </w:rPr>
      </w:pPr>
    </w:p>
    <w:p w14:paraId="052EE967" w14:textId="33E1FA79" w:rsidR="00C67982" w:rsidRDefault="00C67982" w:rsidP="00941CDF">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In the one-character condition, </w:t>
      </w:r>
      <w:r w:rsidR="003474AA">
        <w:rPr>
          <w:rFonts w:ascii="Times New Roman" w:hAnsi="Times New Roman" w:cs="Times New Roman"/>
          <w:color w:val="000000" w:themeColor="text1"/>
          <w:lang w:val="en-US"/>
        </w:rPr>
        <w:t xml:space="preserve">consistent with the group-based analysis, </w:t>
      </w:r>
      <w:r w:rsidRPr="000578A4">
        <w:rPr>
          <w:rFonts w:ascii="Times New Roman" w:hAnsi="Times New Roman" w:cs="Times New Roman"/>
          <w:color w:val="000000" w:themeColor="text1"/>
          <w:lang w:val="en-US"/>
        </w:rPr>
        <w:t xml:space="preserve">more English use in the four skills is likely to be positively associated with </w:t>
      </w:r>
      <w:r>
        <w:rPr>
          <w:rFonts w:ascii="Times New Roman" w:hAnsi="Times New Roman" w:cs="Times New Roman"/>
          <w:color w:val="000000" w:themeColor="text1"/>
          <w:lang w:val="en-US"/>
        </w:rPr>
        <w:t xml:space="preserve">the use of overt pronouns rather than </w:t>
      </w:r>
      <w:r>
        <w:rPr>
          <w:rFonts w:ascii="Times New Roman" w:hAnsi="Times New Roman" w:cs="Times New Roman"/>
          <w:color w:val="000000" w:themeColor="text1"/>
          <w:lang w:val="en-US"/>
        </w:rPr>
        <w:lastRenderedPageBreak/>
        <w:t>null pronouns,</w:t>
      </w:r>
      <w:r w:rsidRPr="000578A4">
        <w:rPr>
          <w:rFonts w:ascii="Times New Roman" w:hAnsi="Times New Roman" w:cs="Times New Roman"/>
          <w:color w:val="000000" w:themeColor="text1"/>
          <w:lang w:val="en-US"/>
        </w:rPr>
        <w:t xml:space="preserve"> but there is some chance this association could be very small or negative</w:t>
      </w:r>
      <w:r>
        <w:rPr>
          <w:rFonts w:ascii="Times New Roman" w:hAnsi="Times New Roman" w:cs="Times New Roman"/>
          <w:color w:val="000000" w:themeColor="text1"/>
          <w:lang w:val="en-US"/>
        </w:rPr>
        <w:t xml:space="preserve"> (</w:t>
      </w:r>
      <w:r w:rsidRPr="000578A4">
        <w:rPr>
          <w:rFonts w:ascii="Times New Roman" w:hAnsi="Times New Roman" w:cs="Times New Roman"/>
          <w:color w:val="000000" w:themeColor="text1"/>
          <w:lang w:val="en-US"/>
        </w:rPr>
        <w:t xml:space="preserve">b = </w:t>
      </w:r>
      <w:r>
        <w:rPr>
          <w:rFonts w:ascii="Times New Roman" w:hAnsi="Times New Roman" w:cs="Times New Roman"/>
          <w:color w:val="000000" w:themeColor="text1"/>
          <w:sz w:val="22"/>
          <w:szCs w:val="22"/>
        </w:rPr>
        <w:t>0.28</w:t>
      </w:r>
      <w:r w:rsidRPr="000578A4">
        <w:rPr>
          <w:rFonts w:ascii="Times New Roman" w:hAnsi="Times New Roman" w:cs="Times New Roman"/>
          <w:color w:val="000000" w:themeColor="text1"/>
          <w:sz w:val="22"/>
          <w:szCs w:val="22"/>
        </w:rPr>
        <w:t>, CrI = [-0.</w:t>
      </w:r>
      <w:r>
        <w:rPr>
          <w:rFonts w:ascii="Times New Roman" w:hAnsi="Times New Roman" w:cs="Times New Roman"/>
          <w:color w:val="000000" w:themeColor="text1"/>
          <w:sz w:val="22"/>
          <w:szCs w:val="22"/>
        </w:rPr>
        <w:t>02</w:t>
      </w:r>
      <w:r w:rsidRPr="000578A4">
        <w:rPr>
          <w:rFonts w:ascii="Times New Roman" w:hAnsi="Times New Roman" w:cs="Times New Roman"/>
          <w:color w:val="000000" w:themeColor="text1"/>
          <w:sz w:val="22"/>
          <w:szCs w:val="22"/>
        </w:rPr>
        <w:t>, 0.5</w:t>
      </w:r>
      <w:r>
        <w:rPr>
          <w:rFonts w:ascii="Times New Roman" w:hAnsi="Times New Roman" w:cs="Times New Roman"/>
          <w:color w:val="000000" w:themeColor="text1"/>
          <w:sz w:val="22"/>
          <w:szCs w:val="22"/>
        </w:rPr>
        <w:t>7</w:t>
      </w:r>
      <w:r w:rsidRPr="000578A4">
        <w:rPr>
          <w:rFonts w:ascii="Times New Roman" w:hAnsi="Times New Roman" w:cs="Times New Roman"/>
          <w:color w:val="000000" w:themeColor="text1"/>
          <w:sz w:val="22"/>
          <w:szCs w:val="22"/>
        </w:rPr>
        <w:t xml:space="preserve">], pd = </w:t>
      </w:r>
      <w:r>
        <w:rPr>
          <w:rFonts w:ascii="Times New Roman" w:hAnsi="Times New Roman" w:cs="Times New Roman"/>
          <w:color w:val="000000" w:themeColor="text1"/>
          <w:sz w:val="22"/>
          <w:szCs w:val="22"/>
        </w:rPr>
        <w:t>97</w:t>
      </w:r>
      <w:r w:rsidRPr="000578A4">
        <w:rPr>
          <w:rFonts w:ascii="Times New Roman" w:hAnsi="Times New Roman" w:cs="Times New Roman"/>
          <w:color w:val="000000" w:themeColor="text1"/>
          <w:sz w:val="22"/>
          <w:szCs w:val="22"/>
        </w:rPr>
        <w:t>%</w:t>
      </w:r>
      <w:r>
        <w:rPr>
          <w:rFonts w:ascii="Times New Roman" w:hAnsi="Times New Roman" w:cs="Times New Roman"/>
          <w:color w:val="000000" w:themeColor="text1"/>
          <w:lang w:val="en-US"/>
        </w:rPr>
        <w:t>)</w:t>
      </w:r>
      <w:r w:rsidRPr="000578A4">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w:t>
      </w:r>
      <w:r w:rsidR="009F18C7">
        <w:rPr>
          <w:rFonts w:ascii="Times New Roman" w:hAnsi="Times New Roman" w:cs="Times New Roman"/>
          <w:color w:val="000000" w:themeColor="text1"/>
          <w:lang w:val="en-US"/>
        </w:rPr>
        <w:t>I</w:t>
      </w:r>
      <w:r>
        <w:rPr>
          <w:rFonts w:ascii="Times New Roman" w:hAnsi="Times New Roman" w:cs="Times New Roman"/>
          <w:color w:val="000000" w:themeColor="text1"/>
          <w:lang w:val="en-US"/>
        </w:rPr>
        <w:t>ncreased English use in the four skills</w:t>
      </w:r>
      <w:r w:rsidRPr="00FE51CA">
        <w:rPr>
          <w:rFonts w:ascii="Times New Roman" w:hAnsi="Times New Roman" w:cs="Times New Roman"/>
          <w:color w:val="000000" w:themeColor="text1"/>
          <w:lang w:val="en-US"/>
        </w:rPr>
        <w:t xml:space="preserve"> </w:t>
      </w:r>
      <w:r w:rsidR="0055520D">
        <w:rPr>
          <w:rFonts w:ascii="Times New Roman" w:hAnsi="Times New Roman" w:cs="Times New Roman"/>
          <w:color w:val="000000" w:themeColor="text1"/>
          <w:lang w:val="en-US"/>
        </w:rPr>
        <w:t xml:space="preserve">does </w:t>
      </w:r>
      <w:r w:rsidRPr="00FE51CA">
        <w:rPr>
          <w:rFonts w:ascii="Times New Roman" w:hAnsi="Times New Roman" w:cs="Times New Roman"/>
          <w:color w:val="000000" w:themeColor="text1"/>
          <w:lang w:val="en-US"/>
        </w:rPr>
        <w:t xml:space="preserve">result in a preference for </w:t>
      </w:r>
      <w:r>
        <w:rPr>
          <w:rFonts w:ascii="Times New Roman" w:hAnsi="Times New Roman" w:cs="Times New Roman"/>
          <w:color w:val="000000" w:themeColor="text1"/>
          <w:lang w:val="en-US"/>
        </w:rPr>
        <w:t>NPs over overt pronouns</w:t>
      </w:r>
      <w:r w:rsidRPr="00FE51CA">
        <w:rPr>
          <w:rFonts w:ascii="Times New Roman" w:hAnsi="Times New Roman" w:cs="Times New Roman"/>
          <w:color w:val="000000" w:themeColor="text1"/>
          <w:lang w:val="en-US"/>
        </w:rPr>
        <w:t xml:space="preserve"> (b=0.</w:t>
      </w:r>
      <w:r>
        <w:rPr>
          <w:rFonts w:ascii="Times New Roman" w:hAnsi="Times New Roman" w:cs="Times New Roman"/>
          <w:color w:val="000000" w:themeColor="text1"/>
          <w:lang w:val="en-US"/>
        </w:rPr>
        <w:t>36</w:t>
      </w:r>
      <w:r w:rsidRPr="00FE51CA">
        <w:rPr>
          <w:rFonts w:ascii="Times New Roman" w:hAnsi="Times New Roman" w:cs="Times New Roman"/>
          <w:color w:val="000000" w:themeColor="text1"/>
          <w:lang w:val="en-US"/>
        </w:rPr>
        <w:t>, CrI</w:t>
      </w:r>
      <w:r>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[0.</w:t>
      </w:r>
      <w:r>
        <w:rPr>
          <w:rFonts w:ascii="Times New Roman" w:hAnsi="Times New Roman" w:cs="Times New Roman"/>
          <w:color w:val="000000" w:themeColor="text1"/>
          <w:lang w:val="en-US"/>
        </w:rPr>
        <w:t>03</w:t>
      </w:r>
      <w:r w:rsidRPr="00FE51CA">
        <w:rPr>
          <w:rFonts w:ascii="Times New Roman" w:hAnsi="Times New Roman" w:cs="Times New Roman"/>
          <w:color w:val="000000" w:themeColor="text1"/>
          <w:lang w:val="en-US"/>
        </w:rPr>
        <w:t>, 0.</w:t>
      </w:r>
      <w:r>
        <w:rPr>
          <w:rFonts w:ascii="Times New Roman" w:hAnsi="Times New Roman" w:cs="Times New Roman"/>
          <w:color w:val="000000" w:themeColor="text1"/>
          <w:lang w:val="en-US"/>
        </w:rPr>
        <w:t>71</w:t>
      </w:r>
      <w:r w:rsidRPr="00FE51CA">
        <w:rPr>
          <w:rFonts w:ascii="Times New Roman" w:hAnsi="Times New Roman" w:cs="Times New Roman"/>
          <w:color w:val="000000" w:themeColor="text1"/>
          <w:lang w:val="en-US"/>
        </w:rPr>
        <w:t>, pd</w:t>
      </w:r>
      <w:r w:rsidR="00C10AA8">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w:t>
      </w:r>
      <w:r w:rsidR="00C10AA8">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98</w:t>
      </w:r>
      <w:r w:rsidRPr="00FE51CA">
        <w:rPr>
          <w:rFonts w:ascii="Times New Roman" w:hAnsi="Times New Roman" w:cs="Times New Roman"/>
          <w:color w:val="000000" w:themeColor="text1"/>
          <w:lang w:val="en-US"/>
        </w:rPr>
        <w:t>%)</w:t>
      </w:r>
      <w:r w:rsidR="0055520D">
        <w:rPr>
          <w:rFonts w:ascii="Times New Roman" w:hAnsi="Times New Roman" w:cs="Times New Roman"/>
          <w:color w:val="000000" w:themeColor="text1"/>
          <w:lang w:val="en-US"/>
        </w:rPr>
        <w:t xml:space="preserve">, </w:t>
      </w:r>
      <w:r w:rsidR="00C97980">
        <w:rPr>
          <w:rFonts w:ascii="Times New Roman" w:hAnsi="Times New Roman" w:cs="Times New Roman"/>
          <w:color w:val="000000" w:themeColor="text1"/>
          <w:lang w:val="en-US"/>
        </w:rPr>
        <w:t xml:space="preserve">an effect not seen in the group-based analysis, </w:t>
      </w:r>
      <w:r w:rsidR="0055520D">
        <w:rPr>
          <w:rFonts w:ascii="Times New Roman" w:hAnsi="Times New Roman" w:cs="Times New Roman"/>
          <w:color w:val="000000" w:themeColor="text1"/>
          <w:lang w:val="en-US"/>
        </w:rPr>
        <w:t>although this effect could be very small.</w:t>
      </w:r>
    </w:p>
    <w:p w14:paraId="73BCC80A" w14:textId="77777777" w:rsidR="00C67982" w:rsidRDefault="00C67982" w:rsidP="00C67982">
      <w:pPr>
        <w:spacing w:line="480" w:lineRule="auto"/>
        <w:contextualSpacing/>
        <w:rPr>
          <w:rFonts w:ascii="Times New Roman" w:hAnsi="Times New Roman" w:cs="Times New Roman"/>
          <w:color w:val="000000" w:themeColor="text1"/>
          <w:lang w:val="en-US"/>
        </w:rPr>
      </w:pPr>
    </w:p>
    <w:p w14:paraId="2C532D9B" w14:textId="77777777" w:rsidR="00C67982" w:rsidRPr="007F6ADD" w:rsidRDefault="00C67982" w:rsidP="00C67982">
      <w:pPr>
        <w:spacing w:line="480" w:lineRule="auto"/>
        <w:contextualSpacing/>
        <w:rPr>
          <w:rFonts w:ascii="Times New Roman" w:hAnsi="Times New Roman" w:cs="Times New Roman"/>
          <w:i/>
          <w:iCs/>
          <w:color w:val="000000" w:themeColor="text1"/>
          <w:lang w:val="en-US"/>
        </w:rPr>
      </w:pPr>
      <w:r w:rsidRPr="00015BAE">
        <w:rPr>
          <w:rFonts w:ascii="Times New Roman" w:hAnsi="Times New Roman" w:cs="Times New Roman"/>
          <w:i/>
          <w:iCs/>
          <w:color w:val="000000" w:themeColor="text1"/>
          <w:lang w:val="en-US"/>
        </w:rPr>
        <w:t>English use in the daily contexts</w:t>
      </w:r>
    </w:p>
    <w:p w14:paraId="62BA49E9" w14:textId="1344EE36" w:rsidR="00D80CFB" w:rsidRDefault="00C67982" w:rsidP="00C67982">
      <w:pPr>
        <w:spacing w:line="480" w:lineRule="auto"/>
        <w:contextualSpacing/>
        <w:rPr>
          <w:rFonts w:ascii="Times New Roman" w:hAnsi="Times New Roman" w:cs="Times New Roman"/>
          <w:color w:val="000000" w:themeColor="text1"/>
          <w:lang w:val="en-US"/>
        </w:rPr>
      </w:pPr>
      <w:r>
        <w:rPr>
          <w:rFonts w:ascii="Times New Roman" w:hAnsi="Times New Roman" w:cs="Times New Roman"/>
          <w:color w:val="000000" w:themeColor="text1"/>
          <w:lang w:val="en-US"/>
        </w:rPr>
        <w:t>In the two-character condition, th</w:t>
      </w:r>
      <w:r w:rsidR="009F18C7">
        <w:rPr>
          <w:rFonts w:ascii="Times New Roman" w:hAnsi="Times New Roman" w:cs="Times New Roman"/>
          <w:color w:val="000000" w:themeColor="text1"/>
          <w:lang w:val="en-US"/>
        </w:rPr>
        <w:t>is</w:t>
      </w:r>
      <w:r>
        <w:rPr>
          <w:rFonts w:ascii="Times New Roman" w:hAnsi="Times New Roman" w:cs="Times New Roman"/>
          <w:color w:val="000000" w:themeColor="text1"/>
          <w:lang w:val="en-US"/>
        </w:rPr>
        <w:t xml:space="preserve"> analysis reveals a positive association between increased English use in daily contexts and a preference for overt pronouns over null pronouns (b = 0.40, CrI = [0.11, 0.71], pd = 100%)</w:t>
      </w:r>
      <w:r w:rsidR="009D3211">
        <w:rPr>
          <w:rFonts w:ascii="Times New Roman" w:hAnsi="Times New Roman" w:cs="Times New Roman"/>
          <w:color w:val="000000" w:themeColor="text1"/>
          <w:lang w:val="en-US"/>
        </w:rPr>
        <w:t>, consistent with the group-based analysis</w:t>
      </w:r>
      <w:r>
        <w:rPr>
          <w:rFonts w:ascii="Times New Roman" w:hAnsi="Times New Roman" w:cs="Times New Roman"/>
          <w:color w:val="000000" w:themeColor="text1"/>
          <w:lang w:val="en-US"/>
        </w:rPr>
        <w:t xml:space="preserve">. </w:t>
      </w:r>
      <w:r w:rsidR="009F18C7">
        <w:rPr>
          <w:rFonts w:ascii="Times New Roman" w:hAnsi="Times New Roman" w:cs="Times New Roman"/>
          <w:color w:val="000000" w:themeColor="text1"/>
          <w:lang w:val="en-US"/>
        </w:rPr>
        <w:t>This</w:t>
      </w:r>
      <w:r>
        <w:rPr>
          <w:rFonts w:ascii="Times New Roman" w:hAnsi="Times New Roman" w:cs="Times New Roman"/>
          <w:color w:val="000000" w:themeColor="text1"/>
          <w:lang w:val="en-US"/>
        </w:rPr>
        <w:t xml:space="preserve"> positive association is not </w:t>
      </w:r>
      <w:r w:rsidR="003B091A">
        <w:rPr>
          <w:rFonts w:ascii="Times New Roman" w:hAnsi="Times New Roman" w:cs="Times New Roman"/>
          <w:color w:val="000000" w:themeColor="text1"/>
          <w:lang w:val="en-US"/>
        </w:rPr>
        <w:t xml:space="preserve">seen in the </w:t>
      </w:r>
      <w:r>
        <w:rPr>
          <w:rFonts w:ascii="Times New Roman" w:hAnsi="Times New Roman" w:cs="Times New Roman"/>
          <w:color w:val="000000" w:themeColor="text1"/>
          <w:lang w:val="en-US"/>
        </w:rPr>
        <w:t xml:space="preserve">contrast of NPs versus overt pronouns (b = 0.05, CrI = [-0.19, 0.31], pd = </w:t>
      </w:r>
      <w:r w:rsidR="001D6564">
        <w:rPr>
          <w:rFonts w:ascii="Times New Roman" w:hAnsi="Times New Roman" w:cs="Times New Roman"/>
          <w:color w:val="000000" w:themeColor="text1"/>
          <w:lang w:val="en-US"/>
        </w:rPr>
        <w:t>66</w:t>
      </w:r>
      <w:r>
        <w:rPr>
          <w:rFonts w:ascii="Times New Roman" w:hAnsi="Times New Roman" w:cs="Times New Roman"/>
          <w:color w:val="000000" w:themeColor="text1"/>
          <w:lang w:val="en-US"/>
        </w:rPr>
        <w:t>%). Similarly</w:t>
      </w:r>
      <w:r w:rsidR="003B091A">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in the one-character condition, </w:t>
      </w:r>
      <w:r w:rsidRPr="000578A4">
        <w:rPr>
          <w:rFonts w:ascii="Times New Roman" w:hAnsi="Times New Roman" w:cs="Times New Roman"/>
          <w:color w:val="000000" w:themeColor="text1"/>
          <w:lang w:val="en-US"/>
        </w:rPr>
        <w:t xml:space="preserve">the increased English use in daily contexts is positively associated with </w:t>
      </w:r>
      <w:r>
        <w:rPr>
          <w:rFonts w:ascii="Times New Roman" w:hAnsi="Times New Roman" w:cs="Times New Roman"/>
          <w:color w:val="000000" w:themeColor="text1"/>
          <w:lang w:val="en-US"/>
        </w:rPr>
        <w:t>the use of overt</w:t>
      </w:r>
      <w:r w:rsidRPr="000578A4">
        <w:rPr>
          <w:rFonts w:ascii="Times New Roman" w:hAnsi="Times New Roman" w:cs="Times New Roman"/>
          <w:color w:val="000000" w:themeColor="text1"/>
          <w:lang w:val="en-US"/>
        </w:rPr>
        <w:t xml:space="preserve"> rather than null pronouns (b =</w:t>
      </w:r>
      <w:r w:rsidR="00237216">
        <w:rPr>
          <w:rFonts w:ascii="Times New Roman" w:hAnsi="Times New Roman" w:cs="Times New Roman"/>
          <w:color w:val="000000" w:themeColor="text1"/>
          <w:lang w:val="en-US"/>
        </w:rPr>
        <w:t xml:space="preserve"> </w:t>
      </w:r>
      <w:r w:rsidRPr="000578A4">
        <w:rPr>
          <w:rFonts w:ascii="Times New Roman" w:hAnsi="Times New Roman" w:cs="Times New Roman"/>
          <w:color w:val="000000" w:themeColor="text1"/>
          <w:lang w:val="en-US"/>
        </w:rPr>
        <w:t>0.</w:t>
      </w:r>
      <w:r>
        <w:rPr>
          <w:rFonts w:ascii="Times New Roman" w:hAnsi="Times New Roman" w:cs="Times New Roman"/>
          <w:color w:val="000000" w:themeColor="text1"/>
          <w:lang w:val="en-US"/>
        </w:rPr>
        <w:t>4</w:t>
      </w:r>
      <w:r w:rsidRPr="000578A4">
        <w:rPr>
          <w:rFonts w:ascii="Times New Roman" w:hAnsi="Times New Roman" w:cs="Times New Roman"/>
          <w:color w:val="000000" w:themeColor="text1"/>
          <w:lang w:val="en-US"/>
        </w:rPr>
        <w:t>6, CrI = [</w:t>
      </w:r>
      <w:r>
        <w:rPr>
          <w:rFonts w:ascii="Times New Roman" w:hAnsi="Times New Roman" w:cs="Times New Roman"/>
          <w:color w:val="000000" w:themeColor="text1"/>
          <w:lang w:val="en-US"/>
        </w:rPr>
        <w:t>0.18, 0.75</w:t>
      </w:r>
      <w:r w:rsidRPr="000578A4">
        <w:rPr>
          <w:rFonts w:ascii="Times New Roman" w:hAnsi="Times New Roman" w:cs="Times New Roman"/>
          <w:color w:val="000000" w:themeColor="text1"/>
          <w:lang w:val="en-US"/>
        </w:rPr>
        <w:t xml:space="preserve">], pd = </w:t>
      </w:r>
      <w:r>
        <w:rPr>
          <w:rFonts w:ascii="Times New Roman" w:hAnsi="Times New Roman" w:cs="Times New Roman"/>
          <w:color w:val="000000" w:themeColor="text1"/>
          <w:lang w:val="en-US"/>
        </w:rPr>
        <w:t>100</w:t>
      </w:r>
      <w:r w:rsidRPr="000578A4">
        <w:rPr>
          <w:rFonts w:ascii="Times New Roman" w:hAnsi="Times New Roman" w:cs="Times New Roman"/>
          <w:color w:val="000000" w:themeColor="text1"/>
          <w:lang w:val="en-US"/>
        </w:rPr>
        <w:t>%)</w:t>
      </w:r>
      <w:r>
        <w:rPr>
          <w:rFonts w:ascii="Times New Roman" w:hAnsi="Times New Roman" w:cs="Times New Roman"/>
          <w:color w:val="000000" w:themeColor="text1"/>
          <w:lang w:val="en-US"/>
        </w:rPr>
        <w:t>, but no such association is suggested for the use of NPs over overt pronouns (b = 0.18, CrI = [-0.18, 0.53], pd = 85%)</w:t>
      </w:r>
      <w:r>
        <w:rPr>
          <w:rFonts w:ascii="Times New Roman" w:hAnsi="Times New Roman" w:cs="Times New Roman" w:hint="eastAsia"/>
          <w:color w:val="000000" w:themeColor="text1"/>
          <w:lang w:val="en-US"/>
        </w:rPr>
        <w:t>.</w:t>
      </w:r>
      <w:r w:rsidR="000D6B38">
        <w:rPr>
          <w:rFonts w:ascii="Times New Roman" w:hAnsi="Times New Roman" w:cs="Times New Roman"/>
          <w:color w:val="000000" w:themeColor="text1"/>
          <w:lang w:val="en-US"/>
        </w:rPr>
        <w:t xml:space="preserve"> </w:t>
      </w:r>
    </w:p>
    <w:p w14:paraId="321F817A" w14:textId="77777777" w:rsidR="0024071E" w:rsidRDefault="0024071E" w:rsidP="0024071E">
      <w:pPr>
        <w:spacing w:line="480" w:lineRule="auto"/>
        <w:contextualSpacing/>
        <w:rPr>
          <w:rFonts w:ascii="Times New Roman" w:hAnsi="Times New Roman" w:cs="Times New Roman"/>
          <w:color w:val="000000" w:themeColor="text1"/>
          <w:lang w:val="en-US"/>
        </w:rPr>
      </w:pPr>
    </w:p>
    <w:p w14:paraId="6068B805" w14:textId="5C38D266" w:rsidR="00D57AAC" w:rsidRPr="00CE1471" w:rsidRDefault="0017129E" w:rsidP="0024071E">
      <w:pPr>
        <w:spacing w:line="480" w:lineRule="auto"/>
        <w:contextualSpacing/>
        <w:rPr>
          <w:rFonts w:ascii="Times New Roman" w:hAnsi="Times New Roman" w:cs="Times New Roman"/>
          <w:color w:val="000000" w:themeColor="text1"/>
          <w:lang w:val="en-US"/>
        </w:rPr>
      </w:pPr>
      <w:r w:rsidRPr="00CE1471">
        <w:rPr>
          <w:rFonts w:ascii="Times New Roman" w:hAnsi="Times New Roman" w:cs="Times New Roman"/>
          <w:color w:val="000000" w:themeColor="text1"/>
          <w:lang w:val="en-US"/>
        </w:rPr>
        <w:t>In general</w:t>
      </w:r>
      <w:r w:rsidR="00FD6B55" w:rsidRPr="00CE1471">
        <w:rPr>
          <w:rFonts w:ascii="Times New Roman" w:hAnsi="Times New Roman" w:cs="Times New Roman"/>
          <w:color w:val="000000" w:themeColor="text1"/>
          <w:lang w:val="en-US"/>
        </w:rPr>
        <w:t xml:space="preserve">, </w:t>
      </w:r>
      <w:r w:rsidRPr="00CE1471">
        <w:rPr>
          <w:rFonts w:ascii="Times New Roman" w:hAnsi="Times New Roman" w:cs="Times New Roman"/>
          <w:color w:val="000000" w:themeColor="text1"/>
          <w:lang w:val="en-US"/>
        </w:rPr>
        <w:t xml:space="preserve">the relationship between </w:t>
      </w:r>
      <w:r w:rsidR="00464BD9">
        <w:rPr>
          <w:rFonts w:ascii="Times New Roman" w:hAnsi="Times New Roman" w:cs="Times New Roman"/>
          <w:color w:val="000000" w:themeColor="text1"/>
          <w:lang w:val="en-US"/>
        </w:rPr>
        <w:t xml:space="preserve">continuous measures of </w:t>
      </w:r>
      <w:r w:rsidRPr="00CE1471">
        <w:rPr>
          <w:rFonts w:ascii="Times New Roman" w:hAnsi="Times New Roman" w:cs="Times New Roman"/>
          <w:color w:val="000000" w:themeColor="text1"/>
          <w:lang w:val="en-US"/>
        </w:rPr>
        <w:t xml:space="preserve">English use/proficiency and referential explicitness is more pronounced in the use of overt pronouns over null pronouns in the one-character condition. </w:t>
      </w:r>
      <w:r w:rsidR="00226ADF" w:rsidRPr="00CE1471">
        <w:rPr>
          <w:rFonts w:ascii="Times New Roman" w:hAnsi="Times New Roman" w:cs="Times New Roman"/>
          <w:color w:val="000000" w:themeColor="text1"/>
          <w:lang w:val="en-US"/>
        </w:rPr>
        <w:t xml:space="preserve">However, in the two-character condition, these associations are </w:t>
      </w:r>
      <w:r w:rsidR="009D3211">
        <w:rPr>
          <w:rFonts w:ascii="Times New Roman" w:hAnsi="Times New Roman" w:cs="Times New Roman"/>
          <w:color w:val="000000" w:themeColor="text1"/>
          <w:lang w:val="en-US"/>
        </w:rPr>
        <w:t>less clear than in the group-based analysis</w:t>
      </w:r>
      <w:r w:rsidR="00226ADF" w:rsidRPr="00CE1471">
        <w:rPr>
          <w:rFonts w:ascii="Times New Roman" w:hAnsi="Times New Roman" w:cs="Times New Roman"/>
          <w:color w:val="000000" w:themeColor="text1"/>
          <w:lang w:val="en-US"/>
        </w:rPr>
        <w:t xml:space="preserve">, except for a reliable link between English use </w:t>
      </w:r>
      <w:r w:rsidR="009D3211">
        <w:rPr>
          <w:rFonts w:ascii="Times New Roman" w:hAnsi="Times New Roman" w:cs="Times New Roman"/>
          <w:color w:val="000000" w:themeColor="text1"/>
          <w:lang w:val="en-US"/>
        </w:rPr>
        <w:t xml:space="preserve">in daily contexts </w:t>
      </w:r>
      <w:r w:rsidR="00226ADF" w:rsidRPr="00CE1471">
        <w:rPr>
          <w:rFonts w:ascii="Times New Roman" w:hAnsi="Times New Roman" w:cs="Times New Roman"/>
          <w:color w:val="000000" w:themeColor="text1"/>
          <w:lang w:val="en-US"/>
        </w:rPr>
        <w:t xml:space="preserve">and a preference for overt pronouns over null pronouns. </w:t>
      </w:r>
    </w:p>
    <w:p w14:paraId="3645D002" w14:textId="77777777" w:rsidR="00F00B0C" w:rsidRDefault="00F00B0C" w:rsidP="00F00B0C">
      <w:pPr>
        <w:spacing w:line="480" w:lineRule="auto"/>
        <w:contextualSpacing/>
        <w:rPr>
          <w:rFonts w:ascii="Times New Roman" w:hAnsi="Times New Roman" w:cs="Times New Roman"/>
          <w:i/>
          <w:iCs/>
          <w:color w:val="000000" w:themeColor="text1"/>
          <w:lang w:val="en-US"/>
        </w:rPr>
      </w:pPr>
    </w:p>
    <w:p w14:paraId="750B8996" w14:textId="1D92B684" w:rsidR="00CE1471" w:rsidRDefault="00F00B0C" w:rsidP="00F00B0C">
      <w:pPr>
        <w:spacing w:line="480" w:lineRule="auto"/>
        <w:contextualSpacing/>
        <w:rPr>
          <w:rFonts w:ascii="Times New Roman" w:hAnsi="Times New Roman" w:cs="Times New Roman"/>
          <w:i/>
          <w:iCs/>
          <w:color w:val="000000" w:themeColor="text1"/>
          <w:lang w:val="en-US"/>
        </w:rPr>
      </w:pPr>
      <w:r>
        <w:rPr>
          <w:rFonts w:ascii="Times New Roman" w:hAnsi="Times New Roman" w:cs="Times New Roman"/>
          <w:i/>
          <w:iCs/>
          <w:color w:val="000000" w:themeColor="text1"/>
          <w:lang w:val="en-US"/>
        </w:rPr>
        <w:t>Comparison across the three continuous predictors</w:t>
      </w:r>
    </w:p>
    <w:p w14:paraId="2070AC8A" w14:textId="2BB8F56C" w:rsidR="00EE0DFB" w:rsidRPr="006501F8" w:rsidRDefault="007B3700" w:rsidP="00F00B0C">
      <w:pPr>
        <w:spacing w:line="480" w:lineRule="auto"/>
        <w:contextualSpacing/>
        <w:rPr>
          <w:rFonts w:ascii="Times New Roman" w:hAnsi="Times New Roman" w:cs="Times New Roman"/>
          <w:color w:val="000000" w:themeColor="text1"/>
          <w:lang w:val="en-US"/>
        </w:rPr>
      </w:pPr>
      <w:bookmarkStart w:id="8" w:name="OLE_LINK19"/>
      <w:bookmarkStart w:id="9" w:name="OLE_LINK20"/>
      <w:r w:rsidRPr="006501F8">
        <w:rPr>
          <w:rFonts w:ascii="Times New Roman" w:hAnsi="Times New Roman" w:cs="Times New Roman"/>
          <w:color w:val="000000" w:themeColor="text1"/>
          <w:lang w:val="en-US"/>
        </w:rPr>
        <w:t xml:space="preserve">We </w:t>
      </w:r>
      <w:r w:rsidR="00607393" w:rsidRPr="006501F8">
        <w:rPr>
          <w:rFonts w:ascii="Times New Roman" w:hAnsi="Times New Roman" w:cs="Times New Roman"/>
          <w:color w:val="000000" w:themeColor="text1"/>
          <w:lang w:val="en-US"/>
        </w:rPr>
        <w:t>conducted</w:t>
      </w:r>
      <w:r w:rsidRPr="006501F8">
        <w:rPr>
          <w:rFonts w:ascii="Times New Roman" w:hAnsi="Times New Roman" w:cs="Times New Roman"/>
          <w:color w:val="000000" w:themeColor="text1"/>
          <w:lang w:val="en-US"/>
        </w:rPr>
        <w:t xml:space="preserve"> t</w:t>
      </w:r>
      <w:r w:rsidR="00EE0DFB" w:rsidRPr="006501F8">
        <w:rPr>
          <w:rFonts w:ascii="Times New Roman" w:hAnsi="Times New Roman" w:cs="Times New Roman"/>
          <w:color w:val="000000" w:themeColor="text1"/>
          <w:lang w:val="en-US"/>
        </w:rPr>
        <w:t>wo model comparisons across the three continuous predictors for the two-character and one-character conditions, respectively</w:t>
      </w:r>
      <w:r w:rsidR="00607393" w:rsidRPr="006501F8">
        <w:rPr>
          <w:rFonts w:ascii="Times New Roman" w:hAnsi="Times New Roman" w:cs="Times New Roman"/>
          <w:color w:val="000000" w:themeColor="text1"/>
          <w:lang w:val="en-US"/>
        </w:rPr>
        <w:t xml:space="preserve">, to </w:t>
      </w:r>
      <w:r w:rsidR="00473265" w:rsidRPr="006501F8">
        <w:rPr>
          <w:rFonts w:ascii="Times New Roman" w:hAnsi="Times New Roman" w:cs="Times New Roman"/>
          <w:color w:val="000000" w:themeColor="text1"/>
          <w:lang w:val="en-US"/>
        </w:rPr>
        <w:t>determine</w:t>
      </w:r>
      <w:r w:rsidR="00607393" w:rsidRPr="006501F8">
        <w:rPr>
          <w:rFonts w:ascii="Times New Roman" w:hAnsi="Times New Roman" w:cs="Times New Roman"/>
          <w:color w:val="000000" w:themeColor="text1"/>
          <w:lang w:val="en-US"/>
        </w:rPr>
        <w:t xml:space="preserve"> which </w:t>
      </w:r>
      <w:r w:rsidR="00473265" w:rsidRPr="006501F8">
        <w:rPr>
          <w:rFonts w:ascii="Times New Roman" w:hAnsi="Times New Roman" w:cs="Times New Roman"/>
          <w:color w:val="000000" w:themeColor="text1"/>
          <w:lang w:val="en-US"/>
        </w:rPr>
        <w:t>factor is a stronger predictor of referential overexplicitness</w:t>
      </w:r>
      <w:r w:rsidR="00607393" w:rsidRPr="006501F8">
        <w:rPr>
          <w:rFonts w:ascii="Times New Roman" w:hAnsi="Times New Roman" w:cs="Times New Roman"/>
          <w:color w:val="000000" w:themeColor="text1"/>
          <w:lang w:val="en-US"/>
        </w:rPr>
        <w:t>.</w:t>
      </w:r>
      <w:r w:rsidRPr="006501F8">
        <w:rPr>
          <w:rFonts w:ascii="Times New Roman" w:hAnsi="Times New Roman" w:cs="Times New Roman"/>
          <w:color w:val="000000" w:themeColor="text1"/>
          <w:lang w:val="en-US"/>
        </w:rPr>
        <w:t xml:space="preserve"> </w:t>
      </w:r>
      <w:r w:rsidR="00D00AB6" w:rsidRPr="006501F8">
        <w:rPr>
          <w:rFonts w:ascii="Times New Roman" w:hAnsi="Times New Roman" w:cs="Times New Roman"/>
          <w:color w:val="000000" w:themeColor="text1"/>
          <w:lang w:val="en-US"/>
        </w:rPr>
        <w:t>We used t</w:t>
      </w:r>
      <w:r w:rsidR="00710F70" w:rsidRPr="006501F8">
        <w:rPr>
          <w:rFonts w:ascii="Times New Roman" w:hAnsi="Times New Roman" w:cs="Times New Roman"/>
          <w:color w:val="000000" w:themeColor="text1"/>
          <w:lang w:val="en-US"/>
        </w:rPr>
        <w:t>he</w:t>
      </w:r>
      <w:r w:rsidR="00EE0DFB" w:rsidRPr="006501F8">
        <w:rPr>
          <w:rFonts w:ascii="Times New Roman" w:hAnsi="Times New Roman" w:cs="Times New Roman"/>
          <w:color w:val="000000" w:themeColor="text1"/>
          <w:lang w:val="en-US"/>
        </w:rPr>
        <w:t xml:space="preserve"> loo_compare</w:t>
      </w:r>
      <w:r w:rsidR="00714853" w:rsidRPr="006501F8">
        <w:rPr>
          <w:rFonts w:ascii="Times New Roman" w:hAnsi="Times New Roman" w:cs="Times New Roman"/>
          <w:color w:val="000000" w:themeColor="text1"/>
          <w:lang w:val="en-US"/>
        </w:rPr>
        <w:t xml:space="preserve"> (criterion = “LOO”)</w:t>
      </w:r>
      <w:r w:rsidR="00EE0DFB" w:rsidRPr="006501F8">
        <w:rPr>
          <w:rFonts w:ascii="Times New Roman" w:hAnsi="Times New Roman" w:cs="Times New Roman"/>
          <w:color w:val="000000" w:themeColor="text1"/>
          <w:lang w:val="en-US"/>
        </w:rPr>
        <w:t xml:space="preserve"> </w:t>
      </w:r>
      <w:r w:rsidR="00EE0DFB" w:rsidRPr="006501F8">
        <w:rPr>
          <w:rFonts w:ascii="Times New Roman" w:hAnsi="Times New Roman" w:cs="Times New Roman"/>
          <w:color w:val="000000" w:themeColor="text1"/>
          <w:lang w:val="en-US"/>
        </w:rPr>
        <w:lastRenderedPageBreak/>
        <w:t>function (</w:t>
      </w:r>
      <w:proofErr w:type="spellStart"/>
      <w:r w:rsidR="004D64BA" w:rsidRPr="006501F8">
        <w:rPr>
          <w:rFonts w:ascii="Times New Roman" w:hAnsi="Times New Roman" w:cs="Times New Roman"/>
          <w:color w:val="000000" w:themeColor="text1"/>
          <w:lang w:val="en-US"/>
        </w:rPr>
        <w:t>Vehtari</w:t>
      </w:r>
      <w:proofErr w:type="spellEnd"/>
      <w:r w:rsidR="004D64BA" w:rsidRPr="006501F8">
        <w:rPr>
          <w:rFonts w:ascii="Times New Roman" w:hAnsi="Times New Roman" w:cs="Times New Roman"/>
          <w:color w:val="000000" w:themeColor="text1"/>
          <w:lang w:val="en-US"/>
        </w:rPr>
        <w:t xml:space="preserve"> et al., 2024</w:t>
      </w:r>
      <w:r w:rsidR="009F5D0B" w:rsidRPr="006501F8">
        <w:rPr>
          <w:rFonts w:ascii="Times New Roman" w:hAnsi="Times New Roman" w:cs="Times New Roman" w:hint="eastAsia"/>
          <w:color w:val="000000" w:themeColor="text1"/>
          <w:lang w:val="en-US"/>
        </w:rPr>
        <w:t>)</w:t>
      </w:r>
      <w:r w:rsidR="00EE0DFB" w:rsidRPr="006501F8">
        <w:rPr>
          <w:rFonts w:ascii="Times New Roman" w:hAnsi="Times New Roman" w:cs="Times New Roman"/>
          <w:color w:val="000000" w:themeColor="text1"/>
          <w:lang w:val="en-US"/>
        </w:rPr>
        <w:t>.</w:t>
      </w:r>
      <w:r w:rsidR="009F5D0B" w:rsidRPr="006501F8">
        <w:rPr>
          <w:rFonts w:ascii="Times New Roman" w:hAnsi="Times New Roman" w:cs="Times New Roman"/>
          <w:color w:val="000000" w:themeColor="text1"/>
          <w:lang w:val="en-US"/>
        </w:rPr>
        <w:t xml:space="preserve"> The </w:t>
      </w:r>
      <w:r w:rsidR="00EE0DFB" w:rsidRPr="006501F8">
        <w:rPr>
          <w:rFonts w:ascii="Times New Roman" w:hAnsi="Times New Roman" w:cs="Times New Roman"/>
          <w:color w:val="000000" w:themeColor="text1"/>
          <w:lang w:val="en-US"/>
        </w:rPr>
        <w:t xml:space="preserve">results indicate no reliable difference among the three models in either condition, indicating that </w:t>
      </w:r>
      <w:r w:rsidR="00714853" w:rsidRPr="006501F8">
        <w:rPr>
          <w:rFonts w:ascii="Times New Roman" w:hAnsi="Times New Roman" w:cs="Times New Roman"/>
          <w:color w:val="000000" w:themeColor="text1"/>
          <w:lang w:val="en-US"/>
        </w:rPr>
        <w:t>they</w:t>
      </w:r>
      <w:r w:rsidR="00EE0DFB" w:rsidRPr="006501F8">
        <w:rPr>
          <w:rFonts w:ascii="Times New Roman" w:hAnsi="Times New Roman" w:cs="Times New Roman"/>
          <w:color w:val="000000" w:themeColor="text1"/>
          <w:lang w:val="en-US"/>
        </w:rPr>
        <w:t xml:space="preserve"> perform similarly in </w:t>
      </w:r>
      <w:r w:rsidR="00710F70" w:rsidRPr="006501F8">
        <w:rPr>
          <w:rFonts w:ascii="Times New Roman" w:hAnsi="Times New Roman" w:cs="Times New Roman"/>
          <w:color w:val="000000" w:themeColor="text1"/>
          <w:lang w:val="en-US"/>
        </w:rPr>
        <w:t>predicting</w:t>
      </w:r>
      <w:r w:rsidR="00473265" w:rsidRPr="006501F8">
        <w:rPr>
          <w:rFonts w:ascii="Times New Roman" w:hAnsi="Times New Roman" w:cs="Times New Roman"/>
          <w:color w:val="000000" w:themeColor="text1"/>
          <w:lang w:val="en-US"/>
        </w:rPr>
        <w:t xml:space="preserve"> overexplicitness</w:t>
      </w:r>
      <w:r w:rsidR="00EE0DFB" w:rsidRPr="006501F8">
        <w:rPr>
          <w:rFonts w:ascii="Times New Roman" w:hAnsi="Times New Roman" w:cs="Times New Roman"/>
          <w:color w:val="000000" w:themeColor="text1"/>
          <w:lang w:val="en-US"/>
        </w:rPr>
        <w:t>. Detailed results are presented in Table 11 in Appendix.</w:t>
      </w:r>
    </w:p>
    <w:bookmarkEnd w:id="8"/>
    <w:bookmarkEnd w:id="9"/>
    <w:p w14:paraId="5B6F507B" w14:textId="77777777" w:rsidR="00EE0DFB" w:rsidRPr="00EE0DFB" w:rsidRDefault="00EE0DFB" w:rsidP="00F00B0C">
      <w:pPr>
        <w:spacing w:line="480" w:lineRule="auto"/>
        <w:contextualSpacing/>
        <w:rPr>
          <w:rFonts w:ascii="Times New Roman" w:hAnsi="Times New Roman" w:cs="Times New Roman"/>
          <w:color w:val="000000" w:themeColor="text1"/>
          <w:sz w:val="22"/>
          <w:szCs w:val="22"/>
          <w:lang w:val="en-US"/>
        </w:rPr>
      </w:pPr>
    </w:p>
    <w:p w14:paraId="195FAB7B" w14:textId="3C602478" w:rsidR="00C67982" w:rsidRPr="009C3BA9" w:rsidRDefault="008473E3" w:rsidP="00C67982">
      <w:pPr>
        <w:spacing w:line="480" w:lineRule="auto"/>
        <w:contextualSpacing/>
        <w:rPr>
          <w:rFonts w:ascii="Times New Roman" w:hAnsi="Times New Roman" w:cs="Times New Roman"/>
          <w:b/>
          <w:bCs/>
          <w:color w:val="000000" w:themeColor="text1"/>
          <w:sz w:val="28"/>
          <w:szCs w:val="28"/>
          <w:lang w:val="en-US"/>
        </w:rPr>
      </w:pPr>
      <w:r>
        <w:rPr>
          <w:rFonts w:ascii="Times New Roman" w:hAnsi="Times New Roman" w:cs="Times New Roman"/>
          <w:b/>
          <w:bCs/>
          <w:color w:val="000000" w:themeColor="text1"/>
          <w:sz w:val="28"/>
          <w:szCs w:val="28"/>
          <w:lang w:val="en-US"/>
        </w:rPr>
        <w:t>4</w:t>
      </w:r>
      <w:r w:rsidR="005D424A">
        <w:rPr>
          <w:rFonts w:ascii="Times New Roman" w:hAnsi="Times New Roman" w:cs="Times New Roman"/>
          <w:b/>
          <w:bCs/>
          <w:color w:val="000000" w:themeColor="text1"/>
          <w:sz w:val="28"/>
          <w:szCs w:val="28"/>
          <w:lang w:val="en-US"/>
        </w:rPr>
        <w:t xml:space="preserve">. </w:t>
      </w:r>
      <w:r w:rsidR="00C67982" w:rsidRPr="009C3BA9">
        <w:rPr>
          <w:rFonts w:ascii="Times New Roman" w:hAnsi="Times New Roman" w:cs="Times New Roman"/>
          <w:b/>
          <w:bCs/>
          <w:color w:val="000000" w:themeColor="text1"/>
          <w:sz w:val="28"/>
          <w:szCs w:val="28"/>
          <w:lang w:val="en-US"/>
        </w:rPr>
        <w:t>Discussion</w:t>
      </w:r>
    </w:p>
    <w:p w14:paraId="395FB5D2" w14:textId="1B6E220A" w:rsidR="00C67982" w:rsidRPr="00FE51CA" w:rsidRDefault="00C67982" w:rsidP="00C67982">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t xml:space="preserve">We examined reference production in </w:t>
      </w:r>
      <w:r w:rsidR="00AC6ABD">
        <w:rPr>
          <w:rFonts w:ascii="Times New Roman" w:hAnsi="Times New Roman" w:cs="Times New Roman"/>
          <w:color w:val="000000" w:themeColor="text1"/>
        </w:rPr>
        <w:t>L1</w:t>
      </w:r>
      <w:r w:rsidR="00AC6ABD" w:rsidRPr="00FE51CA">
        <w:rPr>
          <w:rFonts w:ascii="Times New Roman" w:hAnsi="Times New Roman" w:cs="Times New Roman"/>
          <w:color w:val="000000" w:themeColor="text1"/>
        </w:rPr>
        <w:t xml:space="preserve"> </w:t>
      </w:r>
      <w:r w:rsidRPr="00FE51CA">
        <w:rPr>
          <w:rFonts w:ascii="Times New Roman" w:hAnsi="Times New Roman" w:cs="Times New Roman"/>
          <w:color w:val="000000" w:themeColor="text1"/>
        </w:rPr>
        <w:t xml:space="preserve">Mandarin speakers with varying degrees of </w:t>
      </w:r>
      <w:r w:rsidR="00AC6ABD">
        <w:rPr>
          <w:rFonts w:ascii="Times New Roman" w:hAnsi="Times New Roman" w:cs="Times New Roman"/>
          <w:color w:val="000000" w:themeColor="text1"/>
        </w:rPr>
        <w:t>exposure to L2 English</w:t>
      </w:r>
      <w:r w:rsidRPr="00FE51CA">
        <w:rPr>
          <w:rFonts w:ascii="Times New Roman" w:hAnsi="Times New Roman" w:cs="Times New Roman"/>
          <w:color w:val="000000" w:themeColor="text1"/>
        </w:rPr>
        <w:t xml:space="preserve">, </w:t>
      </w:r>
      <w:proofErr w:type="gramStart"/>
      <w:r w:rsidRPr="00FE51CA">
        <w:rPr>
          <w:rFonts w:ascii="Times New Roman" w:hAnsi="Times New Roman" w:cs="Times New Roman"/>
          <w:color w:val="000000" w:themeColor="text1"/>
        </w:rPr>
        <w:t>in order to</w:t>
      </w:r>
      <w:proofErr w:type="gramEnd"/>
      <w:r w:rsidRPr="00FE51CA">
        <w:rPr>
          <w:rFonts w:ascii="Times New Roman" w:hAnsi="Times New Roman" w:cs="Times New Roman"/>
          <w:color w:val="000000" w:themeColor="text1"/>
        </w:rPr>
        <w:t xml:space="preserve"> probe for attrition effects in their native language. Speakers were asked to complete stories in two discourse conditions, a two-character condition involving two animate referents, and a one-character condition. </w:t>
      </w:r>
    </w:p>
    <w:p w14:paraId="27CF1DEB" w14:textId="77777777" w:rsidR="00C67982" w:rsidRPr="009C3BA9" w:rsidRDefault="00C67982" w:rsidP="00C67982">
      <w:pPr>
        <w:spacing w:line="480" w:lineRule="auto"/>
        <w:contextualSpacing/>
        <w:rPr>
          <w:rFonts w:ascii="Times New Roman" w:hAnsi="Times New Roman" w:cs="Times New Roman"/>
          <w:color w:val="000000" w:themeColor="text1"/>
        </w:rPr>
      </w:pPr>
    </w:p>
    <w:p w14:paraId="6CA16A43" w14:textId="0DD50CC6" w:rsidR="00870A03" w:rsidRDefault="00C67982" w:rsidP="00C67982">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t xml:space="preserve">Our findings partially align with our predictions. In line with previous studies on reference production by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{"citationID":"5aqyKNq3","properties":{"formattedCitation":"(J. E. Arnold &amp; Griffin, 2007)","plainCitation":"(J. E. Arnold &amp; Griffin, 2007)","dontUpdate":true,"noteIndex":0},"citationItems":[{"id":32,"uris":["http://zotero.org/users/local/x6SmP7TL/items/MHE53U3L"],"itemData":{"id":32,"type":"article-journal","container-title":"Journal of Memory and Language","DOI":"10.1016/j.jml.2006.09.007","ISSN":"0749596X","issue":"4","journalAbbreviation":"Journal of Memory and Language","language":"en","page":"521-536","source":"DOI.org (Crossref)","title":"The effect of additional characters on choice of referring expression: Everyone counts</w:instrText>
      </w:r>
      <w:r w:rsidRPr="00FE51CA">
        <w:rPr>
          <w:rFonts w:ascii="Times New Roman" w:hAnsi="Times New Roman" w:cs="Times New Roman" w:hint="eastAsia"/>
          <w:color w:val="000000" w:themeColor="text1"/>
        </w:rPr>
        <w:instrText>☆</w:instrText>
      </w:r>
      <w:r w:rsidRPr="00FE51CA">
        <w:rPr>
          <w:rFonts w:ascii="Times New Roman" w:hAnsi="Times New Roman" w:cs="Times New Roman"/>
          <w:color w:val="000000" w:themeColor="text1"/>
        </w:rPr>
        <w:instrText xml:space="preserve">","title-short":"The effect of additional characters on choice of referring expression","volume":"56","author":[{"family":"Arnold","given":"Jennifer E."},{"family":"Griffin","given":"Zenzi M."}],"issued":{"date-parts":[["2007",5]]}}}],"schema":"https://github.com/citation-style-language/schema/raw/master/csl-citation.json"}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 xml:space="preserve">Arnold </w:t>
      </w:r>
      <w:r w:rsidR="00C10AA8">
        <w:rPr>
          <w:rFonts w:ascii="Times New Roman" w:hAnsi="Times New Roman" w:cs="Times New Roman"/>
          <w:noProof/>
          <w:color w:val="000000" w:themeColor="text1"/>
        </w:rPr>
        <w:t>and</w:t>
      </w:r>
      <w:r w:rsidRPr="00FE51CA">
        <w:rPr>
          <w:rFonts w:ascii="Times New Roman" w:hAnsi="Times New Roman" w:cs="Times New Roman"/>
          <w:noProof/>
          <w:color w:val="000000" w:themeColor="text1"/>
        </w:rPr>
        <w:t xml:space="preserve"> Griffin (2007)</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and </w:t>
      </w:r>
      <w:r w:rsidRPr="00FE51CA">
        <w:rPr>
          <w:rFonts w:ascii="Times New Roman" w:hAnsi="Times New Roman" w:cs="Times New Roman"/>
          <w:color w:val="000000" w:themeColor="text1"/>
        </w:rPr>
        <w:fldChar w:fldCharType="begin"/>
      </w:r>
      <w:r w:rsidRPr="00FE51CA">
        <w:rPr>
          <w:rFonts w:ascii="Times New Roman" w:hAnsi="Times New Roman" w:cs="Times New Roman"/>
          <w:color w:val="000000" w:themeColor="text1"/>
        </w:rPr>
        <w:instrText xml:space="preserve"> ADDIN ZOTERO_ITEM CSL_CITATION {"citationID":"xnc0X7qo","properties":{"formattedCitation":"(Hwang, 2021)","plainCitation":"(Hwang, 2021)","dontUpdate":true,"noteIndex":0},"citationItems":[{"id":45,"uris":["http://zotero.org/users/local/x6SmP7TL/items/FHFVEAN4"],"itemData":{"id":45,"type":"article-journal","abstract":"It is well known that English speakers produce fewer pronouns when dis­ course contexts include more than one entity that matches the gender of the pronoun, i.e., gender effect. It is controversial, however, what causes the gender effect. Some suggest that it results from speakers’ avoidance of linguistic ambiguity, while others suggest that it results from the influence of non-linguistic conceptual similarity between discourse entities. To adjudi­ cate between the two accounts, the present study investigates how Mandarin speakers choose referring expressions in written and spoken Mandarin. As written and spoken Mandarin differ in their referential ambi­ guity (the third-person singular pronoun is gender-ambiguous in spoken Mandarin but not in written Mandarin), it provides a good testing ground for evaluating the two accounts with the manipulation of gender similarity. We found that Mandarin speakers’ pronoun use was affected by pronoun ambiguity but not by conceptual similarity of discourse entities. In particular, in written Mandarin, where pronouns are gender-specific, Mandarin speakers produced fewer pronouns when there was more than one character that matched the gender of the pronoun. In spoken Mandarin where pronouns are gender-ambiguous, however, Mandarin speakers’ pronoun use was not influenced by gender of discourse characters. Our findings suggest that the gender effect is driven by an ambiguity-avoidance strategy rather than conceptual similarity between discourse characters.","container-title":"Discourse Processes","DOI":"10.1080/0163853X.2020.1844965","ISSN":"0163-853X, 1532-6950","issue":"3","journalAbbreviation":"Discourse Processes","language":"en","page":"251-259","source":"DOI.org (Crossref)","title":"Avoidance of gender-ambiguous pronouns as a consequence of ambiguity-avoidance strategy","volume":"58","author":[{"family":"Hwang","given":"Heeju"}],"issued":{"date-parts":[["2021",3,16]]}}}],"schema":"https://github.com/citation-style-language/schema/raw/master/csl-citation.json"} </w:instrText>
      </w:r>
      <w:r w:rsidRPr="00FE51CA">
        <w:rPr>
          <w:rFonts w:ascii="Times New Roman" w:hAnsi="Times New Roman" w:cs="Times New Roman"/>
          <w:color w:val="000000" w:themeColor="text1"/>
        </w:rPr>
        <w:fldChar w:fldCharType="separate"/>
      </w:r>
      <w:r w:rsidRPr="00FE51CA">
        <w:rPr>
          <w:rFonts w:ascii="Times New Roman" w:hAnsi="Times New Roman" w:cs="Times New Roman"/>
          <w:noProof/>
          <w:color w:val="000000" w:themeColor="text1"/>
        </w:rPr>
        <w:t>Hwang (2021)</w:t>
      </w:r>
      <w:r w:rsidRPr="00FE51CA">
        <w:rPr>
          <w:rFonts w:ascii="Times New Roman" w:hAnsi="Times New Roman" w:cs="Times New Roman"/>
          <w:color w:val="000000" w:themeColor="text1"/>
        </w:rPr>
        <w:fldChar w:fldCharType="end"/>
      </w:r>
      <w:r w:rsidRPr="00FE51CA">
        <w:rPr>
          <w:rFonts w:ascii="Times New Roman" w:hAnsi="Times New Roman" w:cs="Times New Roman"/>
          <w:color w:val="000000" w:themeColor="text1"/>
        </w:rPr>
        <w:t xml:space="preserve">, all speakers, irrespective of their proficiency in their L2, used more NPs than pronouns in the two-character condition. </w:t>
      </w:r>
      <w:r w:rsidR="00477703">
        <w:rPr>
          <w:rFonts w:ascii="Times New Roman" w:hAnsi="Times New Roman" w:cs="Times New Roman"/>
          <w:color w:val="000000" w:themeColor="text1"/>
        </w:rPr>
        <w:t>O</w:t>
      </w:r>
      <w:r w:rsidRPr="00FE51CA">
        <w:rPr>
          <w:rFonts w:ascii="Times New Roman" w:hAnsi="Times New Roman" w:cs="Times New Roman"/>
          <w:color w:val="000000" w:themeColor="text1"/>
        </w:rPr>
        <w:t xml:space="preserve">ur more bilingual speakers </w:t>
      </w:r>
      <w:r w:rsidR="00870A03">
        <w:rPr>
          <w:rFonts w:ascii="Times New Roman" w:hAnsi="Times New Roman" w:cs="Times New Roman"/>
          <w:color w:val="000000" w:themeColor="text1"/>
        </w:rPr>
        <w:t>prefer</w:t>
      </w:r>
      <w:r w:rsidRPr="00FE51CA">
        <w:rPr>
          <w:rFonts w:ascii="Times New Roman" w:hAnsi="Times New Roman" w:cs="Times New Roman"/>
          <w:color w:val="000000" w:themeColor="text1"/>
        </w:rPr>
        <w:t xml:space="preserve"> more explicit forms of reference compared to their more monolingual peers</w:t>
      </w:r>
      <w:r w:rsidR="00870A03">
        <w:rPr>
          <w:rFonts w:ascii="Times New Roman" w:hAnsi="Times New Roman" w:cs="Times New Roman"/>
          <w:color w:val="000000" w:themeColor="text1"/>
        </w:rPr>
        <w:t>. This indicates</w:t>
      </w:r>
      <w:r>
        <w:rPr>
          <w:rFonts w:ascii="Times New Roman" w:hAnsi="Times New Roman" w:cs="Times New Roman"/>
          <w:color w:val="000000" w:themeColor="text1"/>
        </w:rPr>
        <w:t xml:space="preserve"> potential</w:t>
      </w:r>
      <w:r w:rsidRPr="00FE51CA">
        <w:rPr>
          <w:rFonts w:ascii="Times New Roman" w:hAnsi="Times New Roman" w:cs="Times New Roman"/>
          <w:color w:val="000000" w:themeColor="text1"/>
        </w:rPr>
        <w:t xml:space="preserve"> attrition occurring in their L1</w:t>
      </w:r>
      <w:r w:rsidR="00870A03">
        <w:rPr>
          <w:rFonts w:ascii="Times New Roman" w:hAnsi="Times New Roman" w:cs="Times New Roman"/>
          <w:color w:val="000000" w:themeColor="text1"/>
        </w:rPr>
        <w:t>, manifesting as changes in referential preferences</w:t>
      </w:r>
      <w:r w:rsidRPr="00FE51CA">
        <w:rPr>
          <w:rFonts w:ascii="Times New Roman" w:hAnsi="Times New Roman" w:cs="Times New Roman"/>
          <w:color w:val="000000" w:themeColor="text1"/>
        </w:rPr>
        <w:t xml:space="preserve">. </w:t>
      </w:r>
      <w:r w:rsidR="0095542C">
        <w:rPr>
          <w:rFonts w:ascii="Times New Roman" w:hAnsi="Times New Roman" w:cs="Times New Roman"/>
          <w:color w:val="000000" w:themeColor="text1"/>
        </w:rPr>
        <w:t>Our data also</w:t>
      </w:r>
      <w:r>
        <w:rPr>
          <w:rFonts w:ascii="Times New Roman" w:hAnsi="Times New Roman" w:cs="Times New Roman"/>
          <w:color w:val="000000" w:themeColor="text1"/>
        </w:rPr>
        <w:t xml:space="preserve"> indicates attrition-related change even after a relatively short period of L2 immersion, i.e., no more than 12 months, as seen in the Short-Term English Exposure group.</w:t>
      </w:r>
      <w:r>
        <w:rPr>
          <w:rFonts w:ascii="Times New Roman" w:hAnsi="Times New Roman" w:cs="Times New Roman"/>
          <w:color w:val="FF0000"/>
        </w:rPr>
        <w:t xml:space="preserve"> </w:t>
      </w:r>
      <w:r>
        <w:rPr>
          <w:rFonts w:ascii="Times New Roman" w:hAnsi="Times New Roman" w:cs="Times New Roman"/>
          <w:color w:val="000000" w:themeColor="text1"/>
        </w:rPr>
        <w:t>Our</w:t>
      </w:r>
      <w:r w:rsidRPr="00A46137">
        <w:rPr>
          <w:rFonts w:ascii="Times New Roman" w:hAnsi="Times New Roman" w:cs="Times New Roman"/>
          <w:color w:val="000000" w:themeColor="text1"/>
        </w:rPr>
        <w:t xml:space="preserve"> findings </w:t>
      </w:r>
      <w:r>
        <w:rPr>
          <w:rFonts w:ascii="Times New Roman" w:hAnsi="Times New Roman" w:cs="Times New Roman"/>
          <w:color w:val="000000" w:themeColor="text1"/>
        </w:rPr>
        <w:t>align with</w:t>
      </w:r>
      <w:r w:rsidRPr="00A46137">
        <w:rPr>
          <w:rFonts w:ascii="Times New Roman" w:hAnsi="Times New Roman" w:cs="Times New Roman"/>
          <w:color w:val="000000" w:themeColor="text1"/>
        </w:rPr>
        <w:t xml:space="preserve"> the Interface Hypothesis and its specific predictions for L1 attrition (Sorace, 2011)</w:t>
      </w:r>
      <w:r>
        <w:rPr>
          <w:rFonts w:ascii="Times New Roman" w:hAnsi="Times New Roman" w:cs="Times New Roman"/>
          <w:color w:val="000000" w:themeColor="text1"/>
        </w:rPr>
        <w:t xml:space="preserve"> and </w:t>
      </w:r>
      <w:r w:rsidR="00E11460">
        <w:rPr>
          <w:rFonts w:ascii="Times New Roman" w:hAnsi="Times New Roman" w:cs="Times New Roman"/>
          <w:color w:val="000000" w:themeColor="text1"/>
        </w:rPr>
        <w:t xml:space="preserve">the </w:t>
      </w:r>
      <w:r>
        <w:rPr>
          <w:rFonts w:ascii="Times New Roman" w:hAnsi="Times New Roman" w:cs="Times New Roman"/>
          <w:color w:val="000000" w:themeColor="text1"/>
        </w:rPr>
        <w:t xml:space="preserve">results </w:t>
      </w:r>
      <w:r w:rsidR="00E11460">
        <w:rPr>
          <w:rFonts w:ascii="Times New Roman" w:hAnsi="Times New Roman" w:cs="Times New Roman"/>
          <w:color w:val="000000" w:themeColor="text1"/>
        </w:rPr>
        <w:t>reported by</w:t>
      </w:r>
      <w:r>
        <w:rPr>
          <w:rFonts w:ascii="Times New Roman" w:hAnsi="Times New Roman" w:cs="Times New Roman"/>
          <w:color w:val="000000" w:themeColor="text1"/>
        </w:rPr>
        <w:t xml:space="preserve"> </w:t>
      </w:r>
      <w:r w:rsidR="00997EEA">
        <w:rPr>
          <w:rFonts w:ascii="Times New Roman" w:hAnsi="Times New Roman" w:cs="Times New Roman"/>
          <w:color w:val="000000" w:themeColor="text1"/>
        </w:rPr>
        <w:t>Fernando</w:t>
      </w:r>
      <w:r w:rsidR="00997EEA" w:rsidRPr="00010875" w:rsidDel="00997EEA">
        <w:rPr>
          <w:rFonts w:ascii="Times New Roman" w:hAnsi="Times New Roman" w:cs="Times New Roman"/>
          <w:color w:val="000000" w:themeColor="text1"/>
        </w:rPr>
        <w:t xml:space="preserve"> </w:t>
      </w:r>
      <w:r w:rsidRPr="00010875">
        <w:rPr>
          <w:rFonts w:ascii="Times New Roman" w:hAnsi="Times New Roman" w:cs="Times New Roman"/>
          <w:color w:val="000000" w:themeColor="text1"/>
        </w:rPr>
        <w:t>(2023) with L1 Spanish L2 English speakers</w:t>
      </w:r>
      <w:r w:rsidR="005C3062">
        <w:rPr>
          <w:rFonts w:ascii="Times New Roman" w:hAnsi="Times New Roman" w:cs="Times New Roman"/>
          <w:color w:val="000000" w:themeColor="text1"/>
        </w:rPr>
        <w:t>.</w:t>
      </w:r>
      <w:r w:rsidR="002E60A4">
        <w:rPr>
          <w:rFonts w:ascii="Times New Roman" w:hAnsi="Times New Roman" w:cs="Times New Roman"/>
          <w:color w:val="000000" w:themeColor="text1"/>
        </w:rPr>
        <w:t xml:space="preserve"> </w:t>
      </w:r>
      <w:r w:rsidR="005C3062">
        <w:rPr>
          <w:rFonts w:ascii="Times New Roman" w:hAnsi="Times New Roman" w:cs="Times New Roman"/>
          <w:color w:val="000000" w:themeColor="text1"/>
        </w:rPr>
        <w:t>In the two-character condition we found that</w:t>
      </w:r>
      <w:r>
        <w:rPr>
          <w:rFonts w:ascii="Times New Roman" w:hAnsi="Times New Roman" w:cs="Times New Roman"/>
          <w:color w:val="000000" w:themeColor="text1"/>
        </w:rPr>
        <w:t xml:space="preserve"> both the Short-Term and Long-Term English Exposure groups tended to</w:t>
      </w:r>
      <w:r w:rsidR="005C3062">
        <w:rPr>
          <w:rFonts w:ascii="Times New Roman" w:hAnsi="Times New Roman" w:cs="Times New Roman"/>
          <w:color w:val="000000" w:themeColor="text1"/>
        </w:rPr>
        <w:t xml:space="preserve"> </w:t>
      </w:r>
      <w:r w:rsidR="000A051D">
        <w:rPr>
          <w:rFonts w:ascii="Times New Roman" w:hAnsi="Times New Roman" w:cs="Times New Roman"/>
          <w:color w:val="000000" w:themeColor="text1"/>
        </w:rPr>
        <w:t>prefer to</w:t>
      </w:r>
      <w:r>
        <w:rPr>
          <w:rFonts w:ascii="Times New Roman" w:hAnsi="Times New Roman" w:cs="Times New Roman"/>
          <w:color w:val="000000" w:themeColor="text1"/>
        </w:rPr>
        <w:t xml:space="preserve"> use more overt pronouns than Control speakers.</w:t>
      </w:r>
      <w:r w:rsidR="00020C3F">
        <w:rPr>
          <w:rFonts w:ascii="Times New Roman" w:hAnsi="Times New Roman" w:cs="Times New Roman"/>
          <w:color w:val="000000" w:themeColor="text1"/>
        </w:rPr>
        <w:t xml:space="preserve"> </w:t>
      </w:r>
      <w:r w:rsidR="00653651">
        <w:rPr>
          <w:rFonts w:ascii="Times New Roman" w:hAnsi="Times New Roman" w:cs="Times New Roman"/>
          <w:color w:val="000000" w:themeColor="text1"/>
        </w:rPr>
        <w:t>Additionally, we observe a preference for NPs over overt pronouns in the Long-Term English Exposure group relative to the Short-Term English Exposure group</w:t>
      </w:r>
      <w:r w:rsidR="008C5195">
        <w:rPr>
          <w:rFonts w:ascii="Times New Roman" w:hAnsi="Times New Roman" w:cs="Times New Roman"/>
          <w:color w:val="000000" w:themeColor="text1"/>
        </w:rPr>
        <w:t xml:space="preserve">. </w:t>
      </w:r>
      <w:r w:rsidR="005C19A6">
        <w:rPr>
          <w:rFonts w:ascii="Times New Roman" w:hAnsi="Times New Roman" w:cs="Times New Roman"/>
          <w:color w:val="000000" w:themeColor="text1"/>
        </w:rPr>
        <w:t>This suggests that</w:t>
      </w:r>
      <w:r w:rsidR="002E60A4">
        <w:rPr>
          <w:rFonts w:ascii="Times New Roman" w:hAnsi="Times New Roman" w:cs="Times New Roman"/>
          <w:color w:val="000000" w:themeColor="text1"/>
        </w:rPr>
        <w:t xml:space="preserve"> while</w:t>
      </w:r>
      <w:r w:rsidR="005767C0">
        <w:rPr>
          <w:rFonts w:ascii="Times New Roman" w:hAnsi="Times New Roman" w:cs="Times New Roman"/>
          <w:color w:val="000000" w:themeColor="text1"/>
        </w:rPr>
        <w:t xml:space="preserve"> the</w:t>
      </w:r>
      <w:r w:rsidR="005C19A6">
        <w:rPr>
          <w:rFonts w:ascii="Times New Roman" w:hAnsi="Times New Roman" w:cs="Times New Roman"/>
          <w:color w:val="000000" w:themeColor="text1"/>
        </w:rPr>
        <w:t xml:space="preserve"> </w:t>
      </w:r>
      <w:r w:rsidR="005767C0">
        <w:rPr>
          <w:rFonts w:ascii="Times New Roman" w:hAnsi="Times New Roman" w:cs="Times New Roman"/>
          <w:color w:val="000000" w:themeColor="text1"/>
        </w:rPr>
        <w:t>S</w:t>
      </w:r>
      <w:r w:rsidR="005C19A6">
        <w:rPr>
          <w:rFonts w:ascii="Times New Roman" w:hAnsi="Times New Roman" w:cs="Times New Roman"/>
          <w:color w:val="000000" w:themeColor="text1"/>
        </w:rPr>
        <w:t>hort-</w:t>
      </w:r>
      <w:r w:rsidR="005767C0">
        <w:rPr>
          <w:rFonts w:ascii="Times New Roman" w:hAnsi="Times New Roman" w:cs="Times New Roman"/>
          <w:color w:val="000000" w:themeColor="text1"/>
        </w:rPr>
        <w:t>T</w:t>
      </w:r>
      <w:r w:rsidR="005C19A6">
        <w:rPr>
          <w:rFonts w:ascii="Times New Roman" w:hAnsi="Times New Roman" w:cs="Times New Roman"/>
          <w:color w:val="000000" w:themeColor="text1"/>
        </w:rPr>
        <w:t>erm</w:t>
      </w:r>
      <w:r w:rsidR="005767C0">
        <w:rPr>
          <w:rFonts w:ascii="Times New Roman" w:hAnsi="Times New Roman" w:cs="Times New Roman"/>
          <w:color w:val="000000" w:themeColor="text1"/>
        </w:rPr>
        <w:t xml:space="preserve"> English</w:t>
      </w:r>
      <w:r w:rsidR="005C19A6">
        <w:rPr>
          <w:rFonts w:ascii="Times New Roman" w:hAnsi="Times New Roman" w:cs="Times New Roman"/>
          <w:color w:val="000000" w:themeColor="text1"/>
        </w:rPr>
        <w:t xml:space="preserve"> </w:t>
      </w:r>
      <w:r w:rsidR="005767C0">
        <w:rPr>
          <w:rFonts w:ascii="Times New Roman" w:hAnsi="Times New Roman" w:cs="Times New Roman"/>
          <w:color w:val="000000" w:themeColor="text1"/>
        </w:rPr>
        <w:t>E</w:t>
      </w:r>
      <w:r w:rsidR="005C19A6">
        <w:rPr>
          <w:rFonts w:ascii="Times New Roman" w:hAnsi="Times New Roman" w:cs="Times New Roman"/>
          <w:color w:val="000000" w:themeColor="text1"/>
        </w:rPr>
        <w:t>xposure</w:t>
      </w:r>
      <w:r w:rsidR="005767C0">
        <w:rPr>
          <w:rFonts w:ascii="Times New Roman" w:hAnsi="Times New Roman" w:cs="Times New Roman"/>
          <w:color w:val="000000" w:themeColor="text1"/>
        </w:rPr>
        <w:t xml:space="preserve"> group</w:t>
      </w:r>
      <w:r w:rsidR="005C19A6">
        <w:rPr>
          <w:rFonts w:ascii="Times New Roman" w:hAnsi="Times New Roman" w:cs="Times New Roman"/>
          <w:color w:val="000000" w:themeColor="text1"/>
        </w:rPr>
        <w:t xml:space="preserve"> </w:t>
      </w:r>
      <w:r w:rsidR="005767C0">
        <w:rPr>
          <w:rFonts w:ascii="Times New Roman" w:hAnsi="Times New Roman" w:cs="Times New Roman"/>
          <w:color w:val="000000" w:themeColor="text1"/>
        </w:rPr>
        <w:t>made</w:t>
      </w:r>
      <w:r w:rsidR="005C19A6">
        <w:rPr>
          <w:rFonts w:ascii="Times New Roman" w:hAnsi="Times New Roman" w:cs="Times New Roman"/>
          <w:color w:val="000000" w:themeColor="text1"/>
        </w:rPr>
        <w:t xml:space="preserve"> a strong shift</w:t>
      </w:r>
      <w:r w:rsidR="005767C0">
        <w:rPr>
          <w:rFonts w:ascii="Times New Roman" w:hAnsi="Times New Roman" w:cs="Times New Roman"/>
          <w:color w:val="000000" w:themeColor="text1"/>
        </w:rPr>
        <w:t xml:space="preserve"> toward overt pronouns, the Long-Term English Exposure group </w:t>
      </w:r>
      <w:r w:rsidR="002E60A4">
        <w:rPr>
          <w:rFonts w:ascii="Times New Roman" w:hAnsi="Times New Roman" w:cs="Times New Roman"/>
          <w:color w:val="000000" w:themeColor="text1"/>
        </w:rPr>
        <w:t>did not</w:t>
      </w:r>
      <w:r w:rsidR="005767C0">
        <w:rPr>
          <w:rFonts w:ascii="Times New Roman" w:hAnsi="Times New Roman" w:cs="Times New Roman"/>
          <w:color w:val="000000" w:themeColor="text1"/>
        </w:rPr>
        <w:t xml:space="preserve"> further </w:t>
      </w:r>
      <w:r w:rsidR="005767C0">
        <w:rPr>
          <w:rFonts w:ascii="Times New Roman" w:hAnsi="Times New Roman" w:cs="Times New Roman"/>
          <w:color w:val="000000" w:themeColor="text1"/>
        </w:rPr>
        <w:lastRenderedPageBreak/>
        <w:t>reinforce this tendency</w:t>
      </w:r>
      <w:r w:rsidR="00E11460">
        <w:rPr>
          <w:rFonts w:ascii="Times New Roman" w:hAnsi="Times New Roman" w:cs="Times New Roman"/>
          <w:color w:val="000000" w:themeColor="text1"/>
        </w:rPr>
        <w:t>; i</w:t>
      </w:r>
      <w:r w:rsidR="005767C0">
        <w:rPr>
          <w:rFonts w:ascii="Times New Roman" w:hAnsi="Times New Roman" w:cs="Times New Roman"/>
          <w:color w:val="000000" w:themeColor="text1"/>
        </w:rPr>
        <w:t>nstead, they</w:t>
      </w:r>
      <w:r w:rsidR="002E60A4">
        <w:rPr>
          <w:rFonts w:ascii="Times New Roman" w:hAnsi="Times New Roman" w:cs="Times New Roman"/>
          <w:color w:val="000000" w:themeColor="text1"/>
        </w:rPr>
        <w:t xml:space="preserve"> appeared to rely </w:t>
      </w:r>
      <w:r w:rsidR="005767C0">
        <w:rPr>
          <w:rFonts w:ascii="Times New Roman" w:hAnsi="Times New Roman" w:cs="Times New Roman"/>
          <w:color w:val="000000" w:themeColor="text1"/>
        </w:rPr>
        <w:t xml:space="preserve">more </w:t>
      </w:r>
      <w:r w:rsidR="00E11460">
        <w:rPr>
          <w:rFonts w:ascii="Times New Roman" w:hAnsi="Times New Roman" w:cs="Times New Roman"/>
          <w:color w:val="000000" w:themeColor="text1"/>
        </w:rPr>
        <w:t xml:space="preserve">on </w:t>
      </w:r>
      <w:r w:rsidR="005767C0">
        <w:rPr>
          <w:rFonts w:ascii="Times New Roman" w:hAnsi="Times New Roman" w:cs="Times New Roman"/>
          <w:color w:val="000000" w:themeColor="text1"/>
        </w:rPr>
        <w:t>NPs</w:t>
      </w:r>
      <w:r w:rsidR="00E11460">
        <w:rPr>
          <w:rFonts w:ascii="Times New Roman" w:hAnsi="Times New Roman" w:cs="Times New Roman"/>
          <w:color w:val="000000" w:themeColor="text1"/>
        </w:rPr>
        <w:t xml:space="preserve"> than the Short-Term English Exposure group</w:t>
      </w:r>
      <w:r w:rsidR="005767C0">
        <w:rPr>
          <w:rFonts w:ascii="Times New Roman" w:hAnsi="Times New Roman" w:cs="Times New Roman"/>
          <w:color w:val="000000" w:themeColor="text1"/>
        </w:rPr>
        <w:t xml:space="preserve">, possibly to </w:t>
      </w:r>
      <w:r w:rsidR="002E60A4">
        <w:rPr>
          <w:rFonts w:ascii="Times New Roman" w:hAnsi="Times New Roman" w:cs="Times New Roman"/>
          <w:color w:val="000000" w:themeColor="text1"/>
        </w:rPr>
        <w:t>mitigate</w:t>
      </w:r>
      <w:r w:rsidR="005767C0">
        <w:rPr>
          <w:rFonts w:ascii="Times New Roman" w:hAnsi="Times New Roman" w:cs="Times New Roman"/>
          <w:color w:val="000000" w:themeColor="text1"/>
        </w:rPr>
        <w:t xml:space="preserve"> the potential ambiguity in the two-character condition.</w:t>
      </w:r>
      <w:r w:rsidR="002E60A4">
        <w:rPr>
          <w:rFonts w:ascii="Times New Roman" w:hAnsi="Times New Roman" w:cs="Times New Roman"/>
          <w:color w:val="000000" w:themeColor="text1"/>
        </w:rPr>
        <w:t xml:space="preserve"> </w:t>
      </w:r>
      <w:bookmarkStart w:id="10" w:name="OLE_LINK11"/>
      <w:bookmarkStart w:id="11" w:name="OLE_LINK12"/>
      <w:r w:rsidRPr="00FE51CA">
        <w:rPr>
          <w:rFonts w:ascii="Times New Roman" w:hAnsi="Times New Roman" w:cs="Times New Roman"/>
          <w:color w:val="000000" w:themeColor="text1"/>
        </w:rPr>
        <w:t>In the one-character condition, most participants used pronouns rather than NPs, as expected, but again we see a preference for more explicit forms of reference (more overt than null pronouns) in our Long-Term</w:t>
      </w:r>
      <w:r>
        <w:rPr>
          <w:rFonts w:ascii="Times New Roman" w:hAnsi="Times New Roman" w:cs="Times New Roman"/>
          <w:color w:val="000000" w:themeColor="text1"/>
        </w:rPr>
        <w:t xml:space="preserve"> and Short-Term</w:t>
      </w:r>
      <w:r w:rsidRPr="00FE51CA">
        <w:rPr>
          <w:rFonts w:ascii="Times New Roman" w:hAnsi="Times New Roman" w:cs="Times New Roman"/>
          <w:color w:val="000000" w:themeColor="text1"/>
        </w:rPr>
        <w:t xml:space="preserve"> English Exposure </w:t>
      </w:r>
      <w:bookmarkStart w:id="12" w:name="OLE_LINK5"/>
      <w:bookmarkStart w:id="13" w:name="OLE_LINK6"/>
      <w:r>
        <w:rPr>
          <w:rFonts w:ascii="Times New Roman" w:hAnsi="Times New Roman" w:cs="Times New Roman"/>
          <w:color w:val="000000" w:themeColor="text1"/>
        </w:rPr>
        <w:t>group</w:t>
      </w:r>
      <w:r w:rsidR="00986514">
        <w:rPr>
          <w:rFonts w:ascii="Times New Roman" w:hAnsi="Times New Roman" w:cs="Times New Roman"/>
          <w:color w:val="000000" w:themeColor="text1"/>
        </w:rPr>
        <w:t xml:space="preserve">s relative to the Control group, with this effect being clearest in the </w:t>
      </w:r>
      <w:r w:rsidR="00986514" w:rsidRPr="00FE51CA">
        <w:rPr>
          <w:rFonts w:ascii="Times New Roman" w:hAnsi="Times New Roman" w:cs="Times New Roman"/>
          <w:color w:val="000000" w:themeColor="text1"/>
        </w:rPr>
        <w:t>Long-Term</w:t>
      </w:r>
      <w:r w:rsidR="00986514">
        <w:rPr>
          <w:rFonts w:ascii="Times New Roman" w:hAnsi="Times New Roman" w:cs="Times New Roman"/>
          <w:color w:val="000000" w:themeColor="text1"/>
        </w:rPr>
        <w:t xml:space="preserve"> </w:t>
      </w:r>
      <w:r w:rsidR="00986514" w:rsidRPr="00FE51CA">
        <w:rPr>
          <w:rFonts w:ascii="Times New Roman" w:hAnsi="Times New Roman" w:cs="Times New Roman"/>
          <w:color w:val="000000" w:themeColor="text1"/>
        </w:rPr>
        <w:t>English Exposure</w:t>
      </w:r>
      <w:r w:rsidR="00986514">
        <w:rPr>
          <w:rFonts w:ascii="Times New Roman" w:hAnsi="Times New Roman" w:cs="Times New Roman"/>
          <w:color w:val="000000" w:themeColor="text1"/>
        </w:rPr>
        <w:t xml:space="preserve"> group.</w:t>
      </w:r>
      <w:bookmarkEnd w:id="10"/>
      <w:bookmarkEnd w:id="11"/>
      <w:bookmarkEnd w:id="12"/>
      <w:bookmarkEnd w:id="13"/>
      <w:r w:rsidR="00EF3D62">
        <w:rPr>
          <w:rFonts w:ascii="Times New Roman" w:hAnsi="Times New Roman" w:cs="Times New Roman"/>
          <w:color w:val="000000" w:themeColor="text1"/>
        </w:rPr>
        <w:t xml:space="preserve"> W</w:t>
      </w:r>
      <w:r w:rsidR="00EF3D62">
        <w:rPr>
          <w:rFonts w:ascii="Times New Roman" w:hAnsi="Times New Roman" w:cs="Times New Roman" w:hint="eastAsia"/>
          <w:color w:val="000000" w:themeColor="text1"/>
        </w:rPr>
        <w:t>h</w:t>
      </w:r>
      <w:r w:rsidR="00EF3D62">
        <w:rPr>
          <w:rFonts w:ascii="Times New Roman" w:hAnsi="Times New Roman" w:cs="Times New Roman"/>
          <w:color w:val="000000" w:themeColor="text1"/>
        </w:rPr>
        <w:t xml:space="preserve">ile our findings suggest a general preference for the more explicit form of reference among our bilingual groups, the magnitude of this effect </w:t>
      </w:r>
      <w:r w:rsidR="003A11D1">
        <w:rPr>
          <w:rFonts w:ascii="Times New Roman" w:hAnsi="Times New Roman" w:cs="Times New Roman"/>
          <w:color w:val="000000" w:themeColor="text1"/>
        </w:rPr>
        <w:t>remains variable</w:t>
      </w:r>
      <w:r w:rsidR="0066665B">
        <w:rPr>
          <w:rFonts w:ascii="Times New Roman" w:hAnsi="Times New Roman" w:cs="Times New Roman"/>
          <w:color w:val="000000" w:themeColor="text1"/>
        </w:rPr>
        <w:t>.</w:t>
      </w:r>
      <w:r w:rsidR="00382216">
        <w:rPr>
          <w:rFonts w:ascii="Times New Roman" w:hAnsi="Times New Roman" w:cs="Times New Roman"/>
          <w:color w:val="000000" w:themeColor="text1"/>
        </w:rPr>
        <w:t xml:space="preserve"> </w:t>
      </w:r>
      <w:r w:rsidR="0066665B">
        <w:rPr>
          <w:rFonts w:ascii="Times New Roman" w:hAnsi="Times New Roman" w:cs="Times New Roman"/>
          <w:color w:val="000000" w:themeColor="text1"/>
        </w:rPr>
        <w:t>This variability</w:t>
      </w:r>
      <w:r w:rsidR="00382216">
        <w:rPr>
          <w:rFonts w:ascii="Times New Roman" w:hAnsi="Times New Roman" w:cs="Times New Roman"/>
          <w:color w:val="000000" w:themeColor="text1"/>
        </w:rPr>
        <w:t xml:space="preserve"> likely reflects individual differences in language use</w:t>
      </w:r>
      <w:r w:rsidR="0066665B">
        <w:rPr>
          <w:rFonts w:ascii="Times New Roman" w:hAnsi="Times New Roman" w:cs="Times New Roman"/>
          <w:color w:val="000000" w:themeColor="text1"/>
        </w:rPr>
        <w:t>, suggesting</w:t>
      </w:r>
      <w:r w:rsidR="00B86F5B">
        <w:rPr>
          <w:rFonts w:ascii="Times New Roman" w:hAnsi="Times New Roman" w:cs="Times New Roman"/>
          <w:color w:val="000000" w:themeColor="text1"/>
        </w:rPr>
        <w:t xml:space="preserve"> that</w:t>
      </w:r>
      <w:r w:rsidR="00382216">
        <w:rPr>
          <w:rFonts w:ascii="Times New Roman" w:hAnsi="Times New Roman" w:cs="Times New Roman"/>
          <w:color w:val="000000" w:themeColor="text1"/>
        </w:rPr>
        <w:t xml:space="preserve"> attrition </w:t>
      </w:r>
      <w:r w:rsidR="0066665B">
        <w:rPr>
          <w:rFonts w:ascii="Times New Roman" w:hAnsi="Times New Roman" w:cs="Times New Roman"/>
          <w:color w:val="000000" w:themeColor="text1"/>
        </w:rPr>
        <w:t>occur</w:t>
      </w:r>
      <w:r w:rsidR="00B86F5B">
        <w:rPr>
          <w:rFonts w:ascii="Times New Roman" w:hAnsi="Times New Roman" w:cs="Times New Roman"/>
          <w:color w:val="000000" w:themeColor="text1"/>
        </w:rPr>
        <w:t>s along a continuum, with</w:t>
      </w:r>
      <w:r w:rsidR="00382216">
        <w:rPr>
          <w:rFonts w:ascii="Times New Roman" w:hAnsi="Times New Roman" w:cs="Times New Roman"/>
          <w:color w:val="000000" w:themeColor="text1"/>
        </w:rPr>
        <w:t xml:space="preserve"> general patterns emerg</w:t>
      </w:r>
      <w:r w:rsidR="00B86F5B">
        <w:rPr>
          <w:rFonts w:ascii="Times New Roman" w:hAnsi="Times New Roman" w:cs="Times New Roman"/>
          <w:color w:val="000000" w:themeColor="text1"/>
        </w:rPr>
        <w:t>ing</w:t>
      </w:r>
      <w:r w:rsidR="00382216">
        <w:rPr>
          <w:rFonts w:ascii="Times New Roman" w:hAnsi="Times New Roman" w:cs="Times New Roman"/>
          <w:color w:val="000000" w:themeColor="text1"/>
        </w:rPr>
        <w:t xml:space="preserve"> at the group level.  </w:t>
      </w:r>
    </w:p>
    <w:p w14:paraId="6D96000D" w14:textId="77777777" w:rsidR="00870A03" w:rsidRDefault="00870A03" w:rsidP="00C67982">
      <w:pPr>
        <w:spacing w:line="480" w:lineRule="auto"/>
        <w:rPr>
          <w:rFonts w:ascii="Times New Roman" w:hAnsi="Times New Roman" w:cs="Times New Roman"/>
          <w:color w:val="000000" w:themeColor="text1"/>
        </w:rPr>
      </w:pPr>
    </w:p>
    <w:p w14:paraId="231DDA3C" w14:textId="3026A19F" w:rsidR="0024071E" w:rsidRDefault="00C67982" w:rsidP="0024071E">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t>Our experiment also involved self-reports regarding speakers' language</w:t>
      </w:r>
      <w:r w:rsidR="00C31ECA">
        <w:rPr>
          <w:rFonts w:ascii="Times New Roman" w:hAnsi="Times New Roman" w:cs="Times New Roman"/>
          <w:color w:val="000000" w:themeColor="text1"/>
        </w:rPr>
        <w:t xml:space="preserve"> proficiency</w:t>
      </w:r>
      <w:r w:rsidR="00E80631">
        <w:rPr>
          <w:rFonts w:ascii="Times New Roman" w:hAnsi="Times New Roman" w:cs="Times New Roman"/>
          <w:color w:val="000000" w:themeColor="text1"/>
        </w:rPr>
        <w:t xml:space="preserve"> and </w:t>
      </w:r>
      <w:r w:rsidRPr="00FE51CA">
        <w:rPr>
          <w:rFonts w:ascii="Times New Roman" w:hAnsi="Times New Roman" w:cs="Times New Roman"/>
          <w:color w:val="000000" w:themeColor="text1"/>
        </w:rPr>
        <w:t>use in both Mandarin and English. When asking speakers to assess their language exposure, we took into consideration the dynamic change between L1 and L2, reflecting decreased L1 coupled with increased L2. Speakers were also asked to assess their language exposure through two lenses: (1) general language skills encompassing listening, speaking, reading, and writing, and (2) language use in more specific contexts such as communicating with friends, shopping, and participating in social events. This approach aims to capture a more comprehensive picture of speakers’ language use across various aspects of their daily routines and interactions</w:t>
      </w:r>
      <w:r w:rsidRPr="000578A4">
        <w:rPr>
          <w:rFonts w:ascii="Times New Roman" w:hAnsi="Times New Roman" w:cs="Times New Roman"/>
          <w:color w:val="000000" w:themeColor="text1"/>
        </w:rPr>
        <w:t xml:space="preserve">. </w:t>
      </w:r>
      <w:bookmarkStart w:id="14" w:name="OLE_LINK23"/>
      <w:bookmarkStart w:id="15" w:name="OLE_LINK24"/>
      <w:r w:rsidR="0024071E">
        <w:rPr>
          <w:rFonts w:ascii="Times New Roman" w:hAnsi="Times New Roman" w:cs="Times New Roman"/>
          <w:color w:val="000000" w:themeColor="text1"/>
        </w:rPr>
        <w:t xml:space="preserve">Our </w:t>
      </w:r>
      <w:r w:rsidRPr="000578A4">
        <w:rPr>
          <w:rFonts w:ascii="Times New Roman" w:hAnsi="Times New Roman" w:cs="Times New Roman"/>
          <w:color w:val="000000" w:themeColor="text1"/>
        </w:rPr>
        <w:t>results show that using more L2 (English) and less L1 (Mandarin)</w:t>
      </w:r>
      <w:r w:rsidR="00DB7127">
        <w:rPr>
          <w:rFonts w:ascii="Times New Roman" w:hAnsi="Times New Roman" w:cs="Times New Roman"/>
          <w:color w:val="000000" w:themeColor="text1"/>
        </w:rPr>
        <w:t>, as well as higher L2 proficiency</w:t>
      </w:r>
      <w:r w:rsidR="00D64BB3">
        <w:rPr>
          <w:rFonts w:ascii="Times New Roman" w:hAnsi="Times New Roman" w:cs="Times New Roman"/>
          <w:color w:val="000000" w:themeColor="text1"/>
        </w:rPr>
        <w:t>,</w:t>
      </w:r>
      <w:r w:rsidR="0024071E">
        <w:rPr>
          <w:rFonts w:ascii="Times New Roman" w:hAnsi="Times New Roman" w:cs="Times New Roman"/>
          <w:color w:val="000000" w:themeColor="text1"/>
        </w:rPr>
        <w:t xml:space="preserve"> </w:t>
      </w:r>
      <w:r w:rsidRPr="000578A4">
        <w:rPr>
          <w:rFonts w:ascii="Times New Roman" w:hAnsi="Times New Roman" w:cs="Times New Roman"/>
          <w:color w:val="000000" w:themeColor="text1"/>
        </w:rPr>
        <w:t>are likely to deepen the attrition process</w:t>
      </w:r>
      <w:r w:rsidR="00EB1461">
        <w:rPr>
          <w:rFonts w:ascii="Times New Roman" w:hAnsi="Times New Roman" w:cs="Times New Roman"/>
          <w:color w:val="000000" w:themeColor="text1"/>
        </w:rPr>
        <w:t xml:space="preserve">, specifically a stronger </w:t>
      </w:r>
      <w:r w:rsidR="00D27C27">
        <w:rPr>
          <w:rFonts w:ascii="Times New Roman" w:hAnsi="Times New Roman" w:cs="Times New Roman"/>
          <w:color w:val="000000" w:themeColor="text1"/>
        </w:rPr>
        <w:t xml:space="preserve">preference </w:t>
      </w:r>
      <w:r w:rsidR="00EB1461">
        <w:rPr>
          <w:rFonts w:ascii="Times New Roman" w:hAnsi="Times New Roman" w:cs="Times New Roman"/>
          <w:color w:val="000000" w:themeColor="text1"/>
        </w:rPr>
        <w:t>for</w:t>
      </w:r>
      <w:r w:rsidR="00D27C27">
        <w:rPr>
          <w:rFonts w:ascii="Times New Roman" w:hAnsi="Times New Roman" w:cs="Times New Roman"/>
          <w:color w:val="000000" w:themeColor="text1"/>
        </w:rPr>
        <w:t xml:space="preserve"> overt pronouns over null pronouns</w:t>
      </w:r>
      <w:r w:rsidR="0081396A">
        <w:rPr>
          <w:rFonts w:ascii="Times New Roman" w:hAnsi="Times New Roman" w:cs="Times New Roman"/>
          <w:color w:val="000000" w:themeColor="text1"/>
        </w:rPr>
        <w:t xml:space="preserve">, </w:t>
      </w:r>
      <w:r w:rsidR="00DB7127">
        <w:rPr>
          <w:rFonts w:ascii="Times New Roman" w:hAnsi="Times New Roman" w:cs="Times New Roman"/>
          <w:color w:val="000000" w:themeColor="text1"/>
        </w:rPr>
        <w:t>particularly</w:t>
      </w:r>
      <w:r w:rsidR="00EB1461">
        <w:rPr>
          <w:rFonts w:ascii="Times New Roman" w:hAnsi="Times New Roman" w:cs="Times New Roman"/>
          <w:color w:val="000000" w:themeColor="text1"/>
        </w:rPr>
        <w:t xml:space="preserve"> pronounced</w:t>
      </w:r>
      <w:r w:rsidR="00E80631">
        <w:rPr>
          <w:rFonts w:ascii="Times New Roman" w:hAnsi="Times New Roman" w:cs="Times New Roman"/>
          <w:color w:val="000000" w:themeColor="text1"/>
        </w:rPr>
        <w:t xml:space="preserve"> in the one-character condition</w:t>
      </w:r>
      <w:r w:rsidR="0024071E">
        <w:rPr>
          <w:rFonts w:ascii="Times New Roman" w:hAnsi="Times New Roman" w:cs="Times New Roman"/>
          <w:color w:val="000000" w:themeColor="text1"/>
        </w:rPr>
        <w:t>.</w:t>
      </w:r>
      <w:r w:rsidR="00030E1C">
        <w:rPr>
          <w:rFonts w:ascii="Times New Roman" w:hAnsi="Times New Roman" w:cs="Times New Roman"/>
          <w:color w:val="000000" w:themeColor="text1"/>
        </w:rPr>
        <w:t xml:space="preserve"> </w:t>
      </w:r>
      <w:r w:rsidR="00DB7127" w:rsidRPr="000578A4">
        <w:rPr>
          <w:rFonts w:ascii="Times New Roman" w:hAnsi="Times New Roman" w:cs="Times New Roman"/>
          <w:color w:val="000000" w:themeColor="text1"/>
        </w:rPr>
        <w:t xml:space="preserve">This </w:t>
      </w:r>
      <w:r w:rsidR="000A051D">
        <w:rPr>
          <w:rFonts w:ascii="Times New Roman" w:hAnsi="Times New Roman" w:cs="Times New Roman"/>
          <w:color w:val="000000" w:themeColor="text1"/>
        </w:rPr>
        <w:t>association</w:t>
      </w:r>
      <w:r w:rsidR="00DB7127" w:rsidRPr="000578A4">
        <w:rPr>
          <w:rFonts w:ascii="Times New Roman" w:hAnsi="Times New Roman" w:cs="Times New Roman"/>
          <w:color w:val="000000" w:themeColor="text1"/>
        </w:rPr>
        <w:t xml:space="preserve"> is consistent with previous studies on the role of language exposure </w:t>
      </w:r>
      <w:r w:rsidR="00DB7127" w:rsidRPr="00FE51CA">
        <w:rPr>
          <w:rFonts w:ascii="Times New Roman" w:hAnsi="Times New Roman" w:cs="Times New Roman"/>
          <w:color w:val="000000" w:themeColor="text1"/>
        </w:rPr>
        <w:fldChar w:fldCharType="begin"/>
      </w:r>
      <w:r w:rsidR="00DB7127" w:rsidRPr="00FE51CA">
        <w:rPr>
          <w:rFonts w:ascii="Times New Roman" w:hAnsi="Times New Roman" w:cs="Times New Roman"/>
          <w:color w:val="000000" w:themeColor="text1"/>
        </w:rPr>
        <w:instrText xml:space="preserve"> ADDIN ZOTERO_ITEM CSL_CITATION {"citationID":"bY5y9OZm","properties":{"formattedCitation":"(Chamorro et al., 2016)","plainCitation":"(Chamorro et al., 2016)","noteIndex":0},"citationItems":[{"id":168,"uris":["http://zotero.org/users/local/x6SmP7TL/items/J7YX9VWF"],"itemData":{"id":168,"type":"article-journal","abstract":"The recent hypothesis that L1 attrition affects the ability to process interface structures but not knowledge representations (Sorace, 2011) is tested by investigating the effects of recent L1 re-exposure on antecedent preferences for Spanish pronominal subjects, using offline judgements and online eye-tracking measures. Participants included a group of native Spanish speakers experiencing L1 attrition (‘attriters’), a second group of attriters exposed exclusively to Spanish before they were tested (‘re-exposed’), and a control group of Spanish monolinguals. The judgement data shows no significant differences between the groups. Moreover, the monolingual and re-exposed groups are not significantly different from each other in the eye-tracking data. The results of this novel manipulation indicate that attrition effects decrease due to L1 re-exposure, and that bilinguals are sensitive to input changes. Taken together, the findings suggest that attrition affects online sensitivity with interface structures rather than causing a permanent change in speakers’ L1 knowledge representations.","container-title":"Bilingualism: Language and Cognition","DOI":"10.1017/S1366728915000152","ISSN":"1366-7289, 1469-1841","issue":"3","journalAbbreviation":"Bilingualism","language":"en","page":"520-532","source":"DOI.org (Crossref)","title":"What is the source of L1 attrition? The effect of recent L1 re-exposure on Spanish speakers under L1 attrition","title-short":"What is the source of L1 attrition?","volume":"19","author":[{"family":"Chamorro","given":"Gloria"},{"family":"Sorace","given":"Antonella"},{"family":"Sturt","given":"Patrick"}],"issued":{"date-parts":[["2016",5]]}}}],"schema":"https://github.com/citation-style-language/schema/raw/master/csl-citation.json"} </w:instrText>
      </w:r>
      <w:r w:rsidR="00DB7127" w:rsidRPr="00FE51CA">
        <w:rPr>
          <w:rFonts w:ascii="Times New Roman" w:hAnsi="Times New Roman" w:cs="Times New Roman"/>
          <w:color w:val="000000" w:themeColor="text1"/>
        </w:rPr>
        <w:fldChar w:fldCharType="separate"/>
      </w:r>
      <w:r w:rsidR="00DB7127" w:rsidRPr="00FE51CA">
        <w:rPr>
          <w:rFonts w:ascii="Times New Roman" w:hAnsi="Times New Roman" w:cs="Times New Roman"/>
          <w:noProof/>
          <w:color w:val="000000" w:themeColor="text1"/>
        </w:rPr>
        <w:t>(</w:t>
      </w:r>
      <w:r w:rsidR="00E2410A">
        <w:rPr>
          <w:rFonts w:ascii="Times New Roman" w:hAnsi="Times New Roman" w:cs="Times New Roman"/>
          <w:noProof/>
          <w:color w:val="000000" w:themeColor="text1"/>
        </w:rPr>
        <w:t xml:space="preserve">e.g., </w:t>
      </w:r>
      <w:r w:rsidR="00DB7127" w:rsidRPr="00FE51CA">
        <w:rPr>
          <w:rFonts w:ascii="Times New Roman" w:hAnsi="Times New Roman" w:cs="Times New Roman"/>
          <w:noProof/>
          <w:color w:val="000000" w:themeColor="text1"/>
        </w:rPr>
        <w:t>Chamorro et al., 2016)</w:t>
      </w:r>
      <w:r w:rsidR="00DB7127" w:rsidRPr="00FE51CA">
        <w:rPr>
          <w:rFonts w:ascii="Times New Roman" w:hAnsi="Times New Roman" w:cs="Times New Roman"/>
          <w:color w:val="000000" w:themeColor="text1"/>
        </w:rPr>
        <w:fldChar w:fldCharType="end"/>
      </w:r>
      <w:r w:rsidR="00DB7127">
        <w:rPr>
          <w:rFonts w:ascii="Times New Roman" w:hAnsi="Times New Roman" w:cs="Times New Roman"/>
          <w:color w:val="000000" w:themeColor="text1"/>
        </w:rPr>
        <w:t xml:space="preserve"> and the role of L2 proficiency (</w:t>
      </w:r>
      <w:r w:rsidR="00E2410A">
        <w:rPr>
          <w:rFonts w:ascii="Times New Roman" w:hAnsi="Times New Roman" w:cs="Times New Roman"/>
          <w:color w:val="000000" w:themeColor="text1"/>
        </w:rPr>
        <w:t>e.g., Tsimpli et al., 2004)</w:t>
      </w:r>
      <w:r w:rsidR="00DB7127">
        <w:rPr>
          <w:rFonts w:ascii="Times New Roman" w:hAnsi="Times New Roman" w:cs="Times New Roman"/>
          <w:color w:val="000000" w:themeColor="text1"/>
        </w:rPr>
        <w:t xml:space="preserve"> </w:t>
      </w:r>
      <w:r w:rsidR="00DB7127" w:rsidRPr="000578A4">
        <w:rPr>
          <w:rFonts w:ascii="Times New Roman" w:hAnsi="Times New Roman" w:cs="Times New Roman"/>
          <w:color w:val="000000" w:themeColor="text1"/>
        </w:rPr>
        <w:t xml:space="preserve">in </w:t>
      </w:r>
      <w:r w:rsidR="00DB7127" w:rsidRPr="00FE51CA">
        <w:rPr>
          <w:rFonts w:ascii="Times New Roman" w:hAnsi="Times New Roman" w:cs="Times New Roman"/>
          <w:color w:val="000000" w:themeColor="text1"/>
        </w:rPr>
        <w:t>the attrition process</w:t>
      </w:r>
      <w:r w:rsidR="00DB7127">
        <w:rPr>
          <w:rFonts w:ascii="Times New Roman" w:hAnsi="Times New Roman" w:cs="Times New Roman"/>
          <w:color w:val="000000" w:themeColor="text1"/>
        </w:rPr>
        <w:t>. In contrast,</w:t>
      </w:r>
      <w:r w:rsidR="00030E1C">
        <w:rPr>
          <w:rFonts w:ascii="Times New Roman" w:hAnsi="Times New Roman" w:cs="Times New Roman"/>
          <w:color w:val="000000" w:themeColor="text1"/>
        </w:rPr>
        <w:t xml:space="preserve"> </w:t>
      </w:r>
      <w:r w:rsidR="00075DB8">
        <w:rPr>
          <w:rFonts w:ascii="Times New Roman" w:hAnsi="Times New Roman" w:cs="Times New Roman"/>
          <w:color w:val="000000" w:themeColor="text1"/>
        </w:rPr>
        <w:t xml:space="preserve">the two-character condition, while these </w:t>
      </w:r>
      <w:r w:rsidR="00075DB8">
        <w:rPr>
          <w:rFonts w:ascii="Times New Roman" w:hAnsi="Times New Roman" w:cs="Times New Roman"/>
          <w:color w:val="000000" w:themeColor="text1"/>
        </w:rPr>
        <w:lastRenderedPageBreak/>
        <w:t xml:space="preserve">associations are broadly in line with the group-based analysis, </w:t>
      </w:r>
      <w:r w:rsidRPr="000578A4">
        <w:rPr>
          <w:rFonts w:ascii="Times New Roman" w:hAnsi="Times New Roman" w:cs="Times New Roman"/>
          <w:color w:val="000000" w:themeColor="text1"/>
        </w:rPr>
        <w:t>the direction</w:t>
      </w:r>
      <w:r w:rsidR="00BF0F21">
        <w:rPr>
          <w:rFonts w:ascii="Times New Roman" w:hAnsi="Times New Roman" w:cs="Times New Roman"/>
          <w:color w:val="000000" w:themeColor="text1"/>
        </w:rPr>
        <w:t xml:space="preserve"> and strength </w:t>
      </w:r>
      <w:r w:rsidRPr="000578A4">
        <w:rPr>
          <w:rFonts w:ascii="Times New Roman" w:hAnsi="Times New Roman" w:cs="Times New Roman"/>
          <w:color w:val="000000" w:themeColor="text1"/>
        </w:rPr>
        <w:t xml:space="preserve">of </w:t>
      </w:r>
      <w:r w:rsidR="00075DB8">
        <w:rPr>
          <w:rFonts w:ascii="Times New Roman" w:hAnsi="Times New Roman" w:cs="Times New Roman"/>
          <w:color w:val="000000" w:themeColor="text1"/>
        </w:rPr>
        <w:t>the</w:t>
      </w:r>
      <w:r w:rsidR="00075DB8" w:rsidRPr="000578A4">
        <w:rPr>
          <w:rFonts w:ascii="Times New Roman" w:hAnsi="Times New Roman" w:cs="Times New Roman"/>
          <w:color w:val="000000" w:themeColor="text1"/>
        </w:rPr>
        <w:t xml:space="preserve"> </w:t>
      </w:r>
      <w:r w:rsidRPr="000578A4">
        <w:rPr>
          <w:rFonts w:ascii="Times New Roman" w:hAnsi="Times New Roman" w:cs="Times New Roman"/>
          <w:color w:val="000000" w:themeColor="text1"/>
        </w:rPr>
        <w:t>association</w:t>
      </w:r>
      <w:r w:rsidR="00075DB8">
        <w:rPr>
          <w:rFonts w:ascii="Times New Roman" w:hAnsi="Times New Roman" w:cs="Times New Roman"/>
          <w:color w:val="000000" w:themeColor="text1"/>
        </w:rPr>
        <w:t>s</w:t>
      </w:r>
      <w:r w:rsidRPr="000578A4">
        <w:rPr>
          <w:rFonts w:ascii="Times New Roman" w:hAnsi="Times New Roman" w:cs="Times New Roman"/>
          <w:color w:val="000000" w:themeColor="text1"/>
        </w:rPr>
        <w:t xml:space="preserve"> </w:t>
      </w:r>
      <w:r w:rsidR="008A54B8">
        <w:rPr>
          <w:rFonts w:ascii="Times New Roman" w:hAnsi="Times New Roman" w:cs="Times New Roman"/>
          <w:color w:val="000000" w:themeColor="text1"/>
        </w:rPr>
        <w:t>are</w:t>
      </w:r>
      <w:r w:rsidRPr="000578A4">
        <w:rPr>
          <w:rFonts w:ascii="Times New Roman" w:hAnsi="Times New Roman" w:cs="Times New Roman"/>
          <w:color w:val="000000" w:themeColor="text1"/>
        </w:rPr>
        <w:t xml:space="preserve"> </w:t>
      </w:r>
      <w:r w:rsidR="00D27C27">
        <w:rPr>
          <w:rFonts w:ascii="Times New Roman" w:hAnsi="Times New Roman" w:cs="Times New Roman"/>
          <w:color w:val="000000" w:themeColor="text1"/>
        </w:rPr>
        <w:t>in</w:t>
      </w:r>
      <w:r w:rsidR="0024071E">
        <w:rPr>
          <w:rFonts w:ascii="Times New Roman" w:hAnsi="Times New Roman" w:cs="Times New Roman"/>
          <w:color w:val="000000" w:themeColor="text1"/>
        </w:rPr>
        <w:t>consistent</w:t>
      </w:r>
      <w:r w:rsidR="0024071E" w:rsidRPr="000578A4">
        <w:rPr>
          <w:rFonts w:ascii="Times New Roman" w:hAnsi="Times New Roman" w:cs="Times New Roman"/>
          <w:color w:val="000000" w:themeColor="text1"/>
        </w:rPr>
        <w:t xml:space="preserve"> </w:t>
      </w:r>
      <w:r w:rsidR="0024071E">
        <w:rPr>
          <w:rFonts w:ascii="Times New Roman" w:hAnsi="Times New Roman" w:cs="Times New Roman"/>
          <w:color w:val="000000" w:themeColor="text1"/>
        </w:rPr>
        <w:t xml:space="preserve">across </w:t>
      </w:r>
      <w:r w:rsidRPr="000578A4">
        <w:rPr>
          <w:rFonts w:ascii="Times New Roman" w:hAnsi="Times New Roman" w:cs="Times New Roman"/>
          <w:color w:val="000000" w:themeColor="text1"/>
        </w:rPr>
        <w:t>models</w:t>
      </w:r>
      <w:r w:rsidR="00075DB8">
        <w:rPr>
          <w:rFonts w:ascii="Times New Roman" w:hAnsi="Times New Roman" w:cs="Times New Roman"/>
          <w:color w:val="000000" w:themeColor="text1"/>
        </w:rPr>
        <w:t xml:space="preserve">, </w:t>
      </w:r>
      <w:r w:rsidR="0081396A">
        <w:rPr>
          <w:rFonts w:ascii="Times New Roman" w:hAnsi="Times New Roman" w:cs="Times New Roman"/>
          <w:color w:val="000000" w:themeColor="text1"/>
        </w:rPr>
        <w:t>with a reliable effect</w:t>
      </w:r>
      <w:r w:rsidR="00BF0F21">
        <w:rPr>
          <w:rFonts w:ascii="Times New Roman" w:hAnsi="Times New Roman" w:cs="Times New Roman"/>
          <w:color w:val="000000" w:themeColor="text1"/>
        </w:rPr>
        <w:t xml:space="preserve"> only</w:t>
      </w:r>
      <w:r w:rsidR="00EB1461">
        <w:rPr>
          <w:rFonts w:ascii="Times New Roman" w:hAnsi="Times New Roman" w:cs="Times New Roman"/>
          <w:color w:val="000000" w:themeColor="text1"/>
        </w:rPr>
        <w:t xml:space="preserve"> </w:t>
      </w:r>
      <w:r w:rsidR="0081396A">
        <w:rPr>
          <w:rFonts w:ascii="Times New Roman" w:hAnsi="Times New Roman" w:cs="Times New Roman"/>
          <w:color w:val="000000" w:themeColor="text1"/>
        </w:rPr>
        <w:t>observed</w:t>
      </w:r>
      <w:r w:rsidR="00EB1461">
        <w:rPr>
          <w:rFonts w:ascii="Times New Roman" w:hAnsi="Times New Roman" w:cs="Times New Roman"/>
          <w:color w:val="000000" w:themeColor="text1"/>
        </w:rPr>
        <w:t xml:space="preserve"> </w:t>
      </w:r>
      <w:r w:rsidR="0081396A">
        <w:rPr>
          <w:rFonts w:ascii="Times New Roman" w:hAnsi="Times New Roman" w:cs="Times New Roman"/>
          <w:color w:val="000000" w:themeColor="text1"/>
        </w:rPr>
        <w:t>for</w:t>
      </w:r>
      <w:r w:rsidR="00EB1461">
        <w:rPr>
          <w:rFonts w:ascii="Times New Roman" w:hAnsi="Times New Roman" w:cs="Times New Roman"/>
          <w:color w:val="000000" w:themeColor="text1"/>
        </w:rPr>
        <w:t xml:space="preserve"> </w:t>
      </w:r>
      <w:r w:rsidR="00BF0F21">
        <w:rPr>
          <w:rFonts w:ascii="Times New Roman" w:hAnsi="Times New Roman" w:cs="Times New Roman"/>
          <w:color w:val="000000" w:themeColor="text1"/>
        </w:rPr>
        <w:t xml:space="preserve">English use in the </w:t>
      </w:r>
      <w:r w:rsidR="00CE4ED0">
        <w:rPr>
          <w:rFonts w:ascii="Times New Roman" w:hAnsi="Times New Roman" w:cs="Times New Roman"/>
          <w:color w:val="000000" w:themeColor="text1"/>
        </w:rPr>
        <w:t>four</w:t>
      </w:r>
      <w:r w:rsidR="00BF0F21">
        <w:rPr>
          <w:rFonts w:ascii="Times New Roman" w:hAnsi="Times New Roman" w:cs="Times New Roman"/>
          <w:color w:val="000000" w:themeColor="text1"/>
        </w:rPr>
        <w:t xml:space="preserve"> general skills</w:t>
      </w:r>
      <w:r w:rsidRPr="00FE51CA">
        <w:rPr>
          <w:rFonts w:ascii="Times New Roman" w:hAnsi="Times New Roman" w:cs="Times New Roman"/>
          <w:color w:val="000000" w:themeColor="text1"/>
        </w:rPr>
        <w:t xml:space="preserve">. </w:t>
      </w:r>
      <w:bookmarkStart w:id="16" w:name="OLE_LINK25"/>
      <w:bookmarkStart w:id="17" w:name="OLE_LINK26"/>
      <w:r w:rsidR="003750B5">
        <w:rPr>
          <w:rFonts w:ascii="Times New Roman" w:hAnsi="Times New Roman" w:cs="Times New Roman"/>
          <w:color w:val="000000" w:themeColor="text1"/>
        </w:rPr>
        <w:t>T</w:t>
      </w:r>
      <w:r w:rsidR="00C83F73">
        <w:rPr>
          <w:rFonts w:ascii="Times New Roman" w:hAnsi="Times New Roman" w:cs="Times New Roman"/>
          <w:color w:val="000000" w:themeColor="text1"/>
        </w:rPr>
        <w:t>he extent to which</w:t>
      </w:r>
      <w:r w:rsidR="00D27C27">
        <w:rPr>
          <w:rFonts w:ascii="Times New Roman" w:hAnsi="Times New Roman" w:cs="Times New Roman"/>
          <w:color w:val="000000" w:themeColor="text1"/>
        </w:rPr>
        <w:t xml:space="preserve"> language</w:t>
      </w:r>
      <w:r w:rsidR="00C83F73">
        <w:rPr>
          <w:rFonts w:ascii="Times New Roman" w:hAnsi="Times New Roman" w:cs="Times New Roman"/>
          <w:color w:val="000000" w:themeColor="text1"/>
        </w:rPr>
        <w:t xml:space="preserve"> proficiency and use drives this shift </w:t>
      </w:r>
      <w:r w:rsidR="003750B5">
        <w:rPr>
          <w:rFonts w:ascii="Times New Roman" w:hAnsi="Times New Roman" w:cs="Times New Roman"/>
          <w:color w:val="000000" w:themeColor="text1"/>
        </w:rPr>
        <w:t xml:space="preserve">therefore </w:t>
      </w:r>
      <w:r w:rsidR="00C83F73">
        <w:rPr>
          <w:rFonts w:ascii="Times New Roman" w:hAnsi="Times New Roman" w:cs="Times New Roman"/>
          <w:color w:val="000000" w:themeColor="text1"/>
        </w:rPr>
        <w:t>appear</w:t>
      </w:r>
      <w:r w:rsidR="003750B5">
        <w:rPr>
          <w:rFonts w:ascii="Times New Roman" w:hAnsi="Times New Roman" w:cs="Times New Roman"/>
          <w:color w:val="000000" w:themeColor="text1"/>
        </w:rPr>
        <w:t>s</w:t>
      </w:r>
      <w:r w:rsidR="00C83F73">
        <w:rPr>
          <w:rFonts w:ascii="Times New Roman" w:hAnsi="Times New Roman" w:cs="Times New Roman"/>
          <w:color w:val="000000" w:themeColor="text1"/>
        </w:rPr>
        <w:t xml:space="preserve"> to depend on </w:t>
      </w:r>
      <w:r w:rsidR="004E2F5E">
        <w:rPr>
          <w:rFonts w:ascii="Times New Roman" w:hAnsi="Times New Roman" w:cs="Times New Roman"/>
          <w:color w:val="000000" w:themeColor="text1"/>
        </w:rPr>
        <w:t>contexts</w:t>
      </w:r>
      <w:r w:rsidR="00C83F73">
        <w:rPr>
          <w:rFonts w:ascii="Times New Roman" w:hAnsi="Times New Roman" w:cs="Times New Roman"/>
          <w:color w:val="000000" w:themeColor="text1"/>
        </w:rPr>
        <w:t>.</w:t>
      </w:r>
      <w:bookmarkEnd w:id="16"/>
      <w:bookmarkEnd w:id="17"/>
      <w:r w:rsidR="00493E1E">
        <w:rPr>
          <w:rFonts w:ascii="Times New Roman" w:hAnsi="Times New Roman" w:cs="Times New Roman"/>
          <w:color w:val="000000" w:themeColor="text1"/>
        </w:rPr>
        <w:t xml:space="preserve"> </w:t>
      </w:r>
      <w:r w:rsidR="00FA7537">
        <w:rPr>
          <w:rFonts w:ascii="Times New Roman" w:hAnsi="Times New Roman" w:cs="Times New Roman"/>
          <w:color w:val="000000" w:themeColor="text1"/>
        </w:rPr>
        <w:t xml:space="preserve">As suggested by Arnold </w:t>
      </w:r>
      <w:r w:rsidR="0043041C">
        <w:rPr>
          <w:rFonts w:ascii="Times New Roman" w:hAnsi="Times New Roman" w:cs="Times New Roman"/>
          <w:color w:val="000000" w:themeColor="text1"/>
        </w:rPr>
        <w:t>and</w:t>
      </w:r>
      <w:r w:rsidR="00FA7537">
        <w:rPr>
          <w:rFonts w:ascii="Times New Roman" w:hAnsi="Times New Roman" w:cs="Times New Roman"/>
          <w:color w:val="000000" w:themeColor="text1"/>
        </w:rPr>
        <w:t xml:space="preserve"> Griffin (2007) and Hwang (2021), </w:t>
      </w:r>
      <w:r w:rsidR="00493E1E">
        <w:rPr>
          <w:rFonts w:ascii="Times New Roman" w:hAnsi="Times New Roman" w:cs="Times New Roman"/>
          <w:color w:val="000000" w:themeColor="text1"/>
        </w:rPr>
        <w:t>referential choice in the two-character condition is much more complex and</w:t>
      </w:r>
      <w:r w:rsidR="00FA7537">
        <w:rPr>
          <w:rFonts w:ascii="Times New Roman" w:hAnsi="Times New Roman" w:cs="Times New Roman"/>
          <w:color w:val="000000" w:themeColor="text1"/>
        </w:rPr>
        <w:t xml:space="preserve"> </w:t>
      </w:r>
      <w:r w:rsidR="00493E1E">
        <w:rPr>
          <w:rFonts w:ascii="Times New Roman" w:hAnsi="Times New Roman" w:cs="Times New Roman"/>
          <w:color w:val="000000" w:themeColor="text1"/>
        </w:rPr>
        <w:t xml:space="preserve">can be influenced </w:t>
      </w:r>
      <w:r w:rsidR="00FA7537">
        <w:rPr>
          <w:rFonts w:ascii="Times New Roman" w:hAnsi="Times New Roman" w:cs="Times New Roman"/>
          <w:color w:val="000000" w:themeColor="text1"/>
        </w:rPr>
        <w:t>by</w:t>
      </w:r>
      <w:r w:rsidR="006B3741">
        <w:rPr>
          <w:rFonts w:ascii="Times New Roman" w:hAnsi="Times New Roman" w:cs="Times New Roman"/>
          <w:color w:val="000000" w:themeColor="text1"/>
        </w:rPr>
        <w:t xml:space="preserve"> an interplay of</w:t>
      </w:r>
      <w:r w:rsidR="00FA7537">
        <w:rPr>
          <w:rFonts w:ascii="Times New Roman" w:hAnsi="Times New Roman" w:cs="Times New Roman"/>
          <w:color w:val="000000" w:themeColor="text1"/>
        </w:rPr>
        <w:t xml:space="preserve"> </w:t>
      </w:r>
      <w:r w:rsidR="00493E1E">
        <w:rPr>
          <w:rFonts w:ascii="Times New Roman" w:hAnsi="Times New Roman" w:cs="Times New Roman"/>
          <w:color w:val="000000" w:themeColor="text1"/>
        </w:rPr>
        <w:t>multiple factors</w:t>
      </w:r>
      <w:r w:rsidR="00FA7537">
        <w:rPr>
          <w:rFonts w:ascii="Times New Roman" w:hAnsi="Times New Roman" w:cs="Times New Roman"/>
          <w:color w:val="000000" w:themeColor="text1"/>
        </w:rPr>
        <w:t xml:space="preserve"> (e.g., speaker-internal </w:t>
      </w:r>
      <w:r w:rsidR="00D9452B">
        <w:rPr>
          <w:rFonts w:ascii="Times New Roman" w:hAnsi="Times New Roman" w:cs="Times New Roman"/>
          <w:color w:val="000000" w:themeColor="text1"/>
        </w:rPr>
        <w:t>cognitive pressure</w:t>
      </w:r>
      <w:r w:rsidR="00FA7537">
        <w:rPr>
          <w:rFonts w:ascii="Times New Roman" w:hAnsi="Times New Roman" w:cs="Times New Roman"/>
          <w:color w:val="000000" w:themeColor="text1"/>
        </w:rPr>
        <w:t xml:space="preserve"> and </w:t>
      </w:r>
      <w:r w:rsidR="00D9452B">
        <w:rPr>
          <w:rFonts w:ascii="Times New Roman" w:hAnsi="Times New Roman" w:cs="Times New Roman"/>
          <w:color w:val="000000" w:themeColor="text1"/>
        </w:rPr>
        <w:t>partner-directed factors</w:t>
      </w:r>
      <w:r w:rsidR="002C4888">
        <w:rPr>
          <w:rFonts w:ascii="Times New Roman" w:hAnsi="Times New Roman" w:cs="Times New Roman"/>
          <w:color w:val="000000" w:themeColor="text1"/>
        </w:rPr>
        <w:t xml:space="preserve"> such as ambiguity avoidance</w:t>
      </w:r>
      <w:r w:rsidR="00FA7537">
        <w:rPr>
          <w:rFonts w:ascii="Times New Roman" w:hAnsi="Times New Roman" w:cs="Times New Roman"/>
          <w:color w:val="000000" w:themeColor="text1"/>
        </w:rPr>
        <w:t xml:space="preserve">), compared </w:t>
      </w:r>
      <w:r w:rsidR="006E59C2">
        <w:rPr>
          <w:rFonts w:ascii="Times New Roman" w:hAnsi="Times New Roman" w:cs="Times New Roman"/>
          <w:color w:val="000000" w:themeColor="text1"/>
        </w:rPr>
        <w:t>to the much simpler</w:t>
      </w:r>
      <w:r w:rsidR="00493E1E">
        <w:rPr>
          <w:rFonts w:ascii="Times New Roman" w:hAnsi="Times New Roman" w:cs="Times New Roman"/>
          <w:color w:val="000000" w:themeColor="text1"/>
        </w:rPr>
        <w:t xml:space="preserve">, less ambiguous </w:t>
      </w:r>
      <w:r w:rsidR="006E59C2">
        <w:rPr>
          <w:rFonts w:ascii="Times New Roman" w:hAnsi="Times New Roman" w:cs="Times New Roman"/>
          <w:color w:val="000000" w:themeColor="text1"/>
        </w:rPr>
        <w:t xml:space="preserve">one-character condition. </w:t>
      </w:r>
      <w:bookmarkEnd w:id="14"/>
      <w:bookmarkEnd w:id="15"/>
    </w:p>
    <w:p w14:paraId="1F1D417B" w14:textId="77777777" w:rsidR="00C7637A" w:rsidRDefault="00C7637A" w:rsidP="0024071E">
      <w:pPr>
        <w:spacing w:line="480" w:lineRule="auto"/>
        <w:rPr>
          <w:rFonts w:ascii="Times New Roman" w:hAnsi="Times New Roman" w:cs="Times New Roman"/>
          <w:color w:val="000000" w:themeColor="text1"/>
        </w:rPr>
      </w:pPr>
    </w:p>
    <w:p w14:paraId="34A1ADE3" w14:textId="77777777" w:rsidR="00932E8E" w:rsidRDefault="00C67982" w:rsidP="0024071E">
      <w:pPr>
        <w:spacing w:line="480" w:lineRule="auto"/>
        <w:rPr>
          <w:rFonts w:ascii="Times New Roman" w:hAnsi="Times New Roman" w:cs="Times New Roman"/>
          <w:color w:val="000000" w:themeColor="text1"/>
        </w:rPr>
      </w:pPr>
      <w:r w:rsidRPr="00FE51CA">
        <w:rPr>
          <w:rFonts w:ascii="Times New Roman" w:hAnsi="Times New Roman" w:cs="Times New Roman"/>
          <w:color w:val="000000" w:themeColor="text1"/>
        </w:rPr>
        <w:t xml:space="preserve">Why does attrition result in the </w:t>
      </w:r>
      <w:proofErr w:type="gramStart"/>
      <w:r w:rsidRPr="00FE51CA">
        <w:rPr>
          <w:rFonts w:ascii="Times New Roman" w:hAnsi="Times New Roman" w:cs="Times New Roman"/>
          <w:color w:val="000000" w:themeColor="text1"/>
        </w:rPr>
        <w:t>particular pattern</w:t>
      </w:r>
      <w:proofErr w:type="gramEnd"/>
      <w:r w:rsidRPr="00FE51CA">
        <w:rPr>
          <w:rFonts w:ascii="Times New Roman" w:hAnsi="Times New Roman" w:cs="Times New Roman"/>
          <w:color w:val="000000" w:themeColor="text1"/>
        </w:rPr>
        <w:t xml:space="preserve"> of reference use that we see here? </w:t>
      </w:r>
      <w:r w:rsidR="00B00755">
        <w:rPr>
          <w:rFonts w:ascii="Times New Roman" w:hAnsi="Times New Roman" w:cs="Times New Roman"/>
          <w:color w:val="000000" w:themeColor="text1"/>
        </w:rPr>
        <w:t xml:space="preserve">We reviewed two theories from the literature in the introduction: crosslinguistic interference, and a more general preference for redundancy/clarity/ambiguity avoidance. </w:t>
      </w:r>
    </w:p>
    <w:p w14:paraId="74B2D403" w14:textId="77777777" w:rsidR="00932E8E" w:rsidRDefault="00932E8E" w:rsidP="0024071E">
      <w:pPr>
        <w:spacing w:line="480" w:lineRule="auto"/>
        <w:rPr>
          <w:rFonts w:ascii="Times New Roman" w:hAnsi="Times New Roman" w:cs="Times New Roman"/>
          <w:color w:val="000000" w:themeColor="text1"/>
        </w:rPr>
      </w:pPr>
    </w:p>
    <w:p w14:paraId="195B2DDB" w14:textId="6355FC09" w:rsidR="00932E8E" w:rsidRDefault="00B00755" w:rsidP="0024071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Our results are hard to reconcile with the latter explanation, because the clearest attrition effects we see (</w:t>
      </w:r>
      <w:proofErr w:type="gramStart"/>
      <w:r>
        <w:rPr>
          <w:rFonts w:ascii="Times New Roman" w:hAnsi="Times New Roman" w:cs="Times New Roman"/>
          <w:color w:val="000000" w:themeColor="text1"/>
        </w:rPr>
        <w:t>i.e.</w:t>
      </w:r>
      <w:proofErr w:type="gramEnd"/>
      <w:r>
        <w:rPr>
          <w:rFonts w:ascii="Times New Roman" w:hAnsi="Times New Roman" w:cs="Times New Roman"/>
          <w:color w:val="000000" w:themeColor="text1"/>
        </w:rPr>
        <w:t xml:space="preserve"> the strongest preference for more explicit referential forms) tend to be in the one-character condition, where there is little referential ambiguity introduced by using less explicit referential forms. While this does not rule out some preference for </w:t>
      </w:r>
      <w:r w:rsidR="00932E8E">
        <w:rPr>
          <w:rFonts w:ascii="Times New Roman" w:hAnsi="Times New Roman" w:cs="Times New Roman"/>
          <w:color w:val="000000" w:themeColor="text1"/>
        </w:rPr>
        <w:t xml:space="preserve">redundancy or ambiguity avoidance being the cause of these effects, we think it complicates this account. </w:t>
      </w:r>
    </w:p>
    <w:p w14:paraId="0DC1C393" w14:textId="77777777" w:rsidR="00932E8E" w:rsidRDefault="00932E8E" w:rsidP="0024071E">
      <w:pPr>
        <w:spacing w:line="480" w:lineRule="auto"/>
        <w:rPr>
          <w:rFonts w:ascii="Times New Roman" w:hAnsi="Times New Roman" w:cs="Times New Roman"/>
          <w:color w:val="000000" w:themeColor="text1"/>
        </w:rPr>
      </w:pPr>
    </w:p>
    <w:p w14:paraId="5D35B7CE" w14:textId="14A276AD" w:rsidR="00C67982" w:rsidRPr="00FE51CA" w:rsidRDefault="00932E8E" w:rsidP="0024071E">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Our data do not rule out a crosslinguistic interference account: o</w:t>
      </w:r>
      <w:r w:rsidR="00C67982">
        <w:rPr>
          <w:rFonts w:ascii="Times New Roman" w:hAnsi="Times New Roman" w:cs="Times New Roman"/>
          <w:color w:val="000000" w:themeColor="text1"/>
        </w:rPr>
        <w:t xml:space="preserve">ne possibility is that the pronominal system in Mandarin for our bilingual speakers might simply be influenced by the English pronominal system, potentially resulting in increased usage of overt pronouns </w:t>
      </w:r>
      <w:r w:rsidR="008D6342">
        <w:rPr>
          <w:rFonts w:ascii="Times New Roman" w:hAnsi="Times New Roman" w:cs="Times New Roman"/>
          <w:color w:val="000000" w:themeColor="text1"/>
        </w:rPr>
        <w:t xml:space="preserve">over null </w:t>
      </w:r>
      <w:r w:rsidR="008C102C">
        <w:rPr>
          <w:rFonts w:ascii="Times New Roman" w:hAnsi="Times New Roman" w:cs="Times New Roman"/>
          <w:color w:val="000000" w:themeColor="text1"/>
        </w:rPr>
        <w:t xml:space="preserve">pronouns </w:t>
      </w:r>
      <w:r w:rsidR="00C67982">
        <w:rPr>
          <w:rFonts w:ascii="Times New Roman" w:hAnsi="Times New Roman" w:cs="Times New Roman"/>
          <w:color w:val="000000" w:themeColor="text1"/>
        </w:rPr>
        <w:t xml:space="preserve">throughout. </w:t>
      </w:r>
      <w:r w:rsidR="00C67982" w:rsidRPr="00FE51CA">
        <w:rPr>
          <w:rFonts w:ascii="Times New Roman" w:hAnsi="Times New Roman" w:cs="Times New Roman"/>
          <w:color w:val="000000" w:themeColor="text1"/>
        </w:rPr>
        <w:t xml:space="preserve">To delve deeper into the impact of cross-linguistic influence in the attrition process, we next plan to study late bilingual speakers whose two languages both permit subject drop, by testing native Mandarin speakers currently residing in Italy. Given </w:t>
      </w:r>
      <w:r w:rsidR="00C67982" w:rsidRPr="00FE51CA">
        <w:rPr>
          <w:rFonts w:ascii="Times New Roman" w:hAnsi="Times New Roman" w:cs="Times New Roman"/>
          <w:color w:val="000000" w:themeColor="text1"/>
        </w:rPr>
        <w:lastRenderedPageBreak/>
        <w:t xml:space="preserve">that Italian and Mandarin are pro-drop languages, but with different distributions of null and overt pronouns, we are intrigued to see how Mandarin-Italian speakers make referential choices in those discourse contexts. </w:t>
      </w:r>
    </w:p>
    <w:p w14:paraId="70D948F4" w14:textId="77777777" w:rsidR="00C67982" w:rsidRDefault="00C67982" w:rsidP="00C67982">
      <w:pPr>
        <w:spacing w:line="480" w:lineRule="auto"/>
        <w:jc w:val="both"/>
        <w:rPr>
          <w:rFonts w:ascii="Times New Roman" w:hAnsi="Times New Roman" w:cs="Times New Roman"/>
          <w:b/>
          <w:bCs/>
          <w:color w:val="000000" w:themeColor="text1"/>
        </w:rPr>
      </w:pPr>
    </w:p>
    <w:p w14:paraId="5AD0A0CA" w14:textId="4F23759F" w:rsidR="00C67982" w:rsidRPr="00E839CD" w:rsidRDefault="007305A4" w:rsidP="00C67982">
      <w:pPr>
        <w:spacing w:line="480" w:lineRule="auto"/>
        <w:jc w:val="both"/>
        <w:rPr>
          <w:rFonts w:ascii="Times New Roman" w:hAnsi="Times New Roman" w:cs="Times New Roman"/>
          <w:b/>
          <w:bCs/>
          <w:color w:val="000000" w:themeColor="text1"/>
        </w:rPr>
      </w:pPr>
      <w:r>
        <w:rPr>
          <w:rFonts w:ascii="Times New Roman" w:hAnsi="Times New Roman" w:cs="Times New Roman"/>
          <w:b/>
          <w:bCs/>
          <w:color w:val="000000" w:themeColor="text1"/>
        </w:rPr>
        <w:t>5</w:t>
      </w:r>
      <w:r w:rsidR="00C67982">
        <w:rPr>
          <w:rFonts w:ascii="Times New Roman" w:hAnsi="Times New Roman" w:cs="Times New Roman"/>
          <w:b/>
          <w:bCs/>
          <w:color w:val="000000" w:themeColor="text1"/>
        </w:rPr>
        <w:t xml:space="preserve">. </w:t>
      </w:r>
      <w:r w:rsidR="00C67982" w:rsidRPr="00FE51CA">
        <w:rPr>
          <w:rFonts w:ascii="Times New Roman" w:hAnsi="Times New Roman" w:cs="Times New Roman"/>
          <w:b/>
          <w:bCs/>
          <w:color w:val="000000" w:themeColor="text1"/>
        </w:rPr>
        <w:t>Conclusion</w:t>
      </w:r>
    </w:p>
    <w:p w14:paraId="10B551CF" w14:textId="52A57B10" w:rsidR="00C67982" w:rsidRDefault="00C67982" w:rsidP="00C67982">
      <w:pPr>
        <w:spacing w:line="480" w:lineRule="auto"/>
        <w:rPr>
          <w:rFonts w:ascii="Times New Roman" w:hAnsi="Times New Roman" w:cs="Times New Roman"/>
          <w:color w:val="000000" w:themeColor="text1"/>
          <w:lang w:val="en-US"/>
        </w:rPr>
      </w:pPr>
      <w:r w:rsidRPr="00FE51CA">
        <w:rPr>
          <w:rFonts w:ascii="Times New Roman" w:hAnsi="Times New Roman" w:cs="Times New Roman"/>
          <w:color w:val="000000" w:themeColor="text1"/>
          <w:lang w:val="en-US"/>
        </w:rPr>
        <w:t>We used a picture description task in spoken Mandarin to explore referential over-explicitness, a phenomenon often regarded as a sign of L1 attrition, among L1 Mandarin speakers with English as their L2. Speakers’ referential choices were examined in both the two-character and one-character conditions. Our bilingual speakers show a preference for more explicit forms in both conditions compared to their more monolingual peers, suggesting attrition-related changes in their native language</w:t>
      </w:r>
      <w:r>
        <w:rPr>
          <w:rFonts w:ascii="Times New Roman" w:hAnsi="Times New Roman" w:cs="Times New Roman"/>
          <w:color w:val="000000" w:themeColor="text1"/>
          <w:lang w:val="en-US"/>
        </w:rPr>
        <w:t xml:space="preserve">, </w:t>
      </w:r>
      <w:r w:rsidRPr="00C7637A">
        <w:rPr>
          <w:rFonts w:ascii="Times New Roman" w:hAnsi="Times New Roman" w:cs="Times New Roman"/>
          <w:color w:val="000000" w:themeColor="text1"/>
          <w:lang w:val="en-US"/>
        </w:rPr>
        <w:t xml:space="preserve">even </w:t>
      </w:r>
      <w:r w:rsidRPr="00C7637A">
        <w:rPr>
          <w:rFonts w:ascii="Times New Roman" w:hAnsi="Times New Roman" w:cs="Times New Roman"/>
          <w:color w:val="000000" w:themeColor="text1"/>
        </w:rPr>
        <w:t>after a relatively short period of L2 immersion</w:t>
      </w:r>
      <w:r w:rsidRPr="00C7637A">
        <w:rPr>
          <w:rFonts w:ascii="Times New Roman" w:hAnsi="Times New Roman" w:cs="Times New Roman"/>
          <w:color w:val="000000" w:themeColor="text1"/>
          <w:lang w:val="en-US"/>
        </w:rPr>
        <w:t xml:space="preserve"> (as seen in the Short-Term English Exposure group). </w:t>
      </w:r>
      <w:r w:rsidRPr="00FE51CA">
        <w:rPr>
          <w:rFonts w:ascii="Times New Roman" w:hAnsi="Times New Roman" w:cs="Times New Roman"/>
          <w:color w:val="000000" w:themeColor="text1"/>
          <w:lang w:val="en-US"/>
        </w:rPr>
        <w:t>Specifically, bilingual speakers tended to use</w:t>
      </w:r>
      <w:r w:rsidR="00F708DB">
        <w:rPr>
          <w:rFonts w:ascii="Times New Roman" w:hAnsi="Times New Roman" w:cs="Times New Roman"/>
          <w:color w:val="000000" w:themeColor="text1"/>
          <w:lang w:val="en-US"/>
        </w:rPr>
        <w:t xml:space="preserve"> </w:t>
      </w:r>
      <w:r w:rsidRPr="00FE51CA">
        <w:rPr>
          <w:rFonts w:ascii="Times New Roman" w:hAnsi="Times New Roman" w:cs="Times New Roman"/>
          <w:color w:val="000000" w:themeColor="text1"/>
          <w:lang w:val="en-US"/>
        </w:rPr>
        <w:t>overt pronouns</w:t>
      </w:r>
      <w:r w:rsidR="00F708DB">
        <w:rPr>
          <w:rFonts w:ascii="Times New Roman" w:hAnsi="Times New Roman" w:cs="Times New Roman"/>
          <w:color w:val="000000" w:themeColor="text1"/>
          <w:lang w:val="en-US"/>
        </w:rPr>
        <w:t xml:space="preserve"> over null pronouns</w:t>
      </w:r>
      <w:r w:rsidRPr="00FE51CA">
        <w:rPr>
          <w:rFonts w:ascii="Times New Roman" w:hAnsi="Times New Roman" w:cs="Times New Roman"/>
          <w:color w:val="000000" w:themeColor="text1"/>
          <w:lang w:val="en-US"/>
        </w:rPr>
        <w:t xml:space="preserve"> to refer to the subject referent of the preceding context </w:t>
      </w:r>
      <w:r w:rsidRPr="000578A4">
        <w:rPr>
          <w:rFonts w:ascii="Times New Roman" w:hAnsi="Times New Roman" w:cs="Times New Roman"/>
          <w:color w:val="000000" w:themeColor="text1"/>
          <w:lang w:val="en-US"/>
        </w:rPr>
        <w:t>sentence</w:t>
      </w:r>
      <w:r w:rsidR="00F708DB">
        <w:rPr>
          <w:rFonts w:ascii="Times New Roman" w:hAnsi="Times New Roman" w:cs="Times New Roman"/>
          <w:color w:val="000000" w:themeColor="text1"/>
          <w:lang w:val="en-US"/>
        </w:rPr>
        <w:t xml:space="preserve">, compared to more-monolingual speakers. </w:t>
      </w:r>
    </w:p>
    <w:p w14:paraId="7D7A9904" w14:textId="77777777" w:rsidR="00F708DB" w:rsidRDefault="00F708DB" w:rsidP="00C67982">
      <w:pPr>
        <w:spacing w:line="480" w:lineRule="auto"/>
        <w:rPr>
          <w:rFonts w:ascii="Times New Roman" w:hAnsi="Times New Roman" w:cs="Times New Roman"/>
          <w:color w:val="000000" w:themeColor="text1"/>
          <w:lang w:val="en-US"/>
        </w:rPr>
      </w:pPr>
    </w:p>
    <w:p w14:paraId="608DDA83" w14:textId="1D3685FB" w:rsidR="00C67982" w:rsidRPr="00567698" w:rsidRDefault="00C67982" w:rsidP="00C67982">
      <w:pPr>
        <w:spacing w:line="480" w:lineRule="auto"/>
        <w:rPr>
          <w:rFonts w:ascii="Times New Roman" w:hAnsi="Times New Roman" w:cs="Times New Roman"/>
          <w:color w:val="000000" w:themeColor="text1"/>
          <w:lang w:val="en-US"/>
        </w:rPr>
      </w:pPr>
      <w:r w:rsidRPr="000578A4">
        <w:rPr>
          <w:rFonts w:ascii="Times New Roman" w:hAnsi="Times New Roman" w:cs="Times New Roman" w:hint="eastAsia"/>
          <w:color w:val="000000" w:themeColor="text1"/>
          <w:lang w:val="en-US"/>
        </w:rPr>
        <w:t>F</w:t>
      </w:r>
      <w:r w:rsidRPr="000578A4">
        <w:rPr>
          <w:rFonts w:ascii="Times New Roman" w:hAnsi="Times New Roman" w:cs="Times New Roman"/>
          <w:color w:val="000000" w:themeColor="text1"/>
          <w:lang w:val="en-US"/>
        </w:rPr>
        <w:t>urthermore, th</w:t>
      </w:r>
      <w:r w:rsidR="00803EC1">
        <w:rPr>
          <w:rFonts w:ascii="Times New Roman" w:hAnsi="Times New Roman" w:cs="Times New Roman"/>
          <w:color w:val="000000" w:themeColor="text1"/>
          <w:lang w:val="en-US"/>
        </w:rPr>
        <w:t>is</w:t>
      </w:r>
      <w:r w:rsidRPr="000578A4">
        <w:rPr>
          <w:rFonts w:ascii="Times New Roman" w:hAnsi="Times New Roman" w:cs="Times New Roman"/>
          <w:color w:val="000000" w:themeColor="text1"/>
          <w:lang w:val="en-US"/>
        </w:rPr>
        <w:t xml:space="preserve"> </w:t>
      </w:r>
      <w:r w:rsidR="00803EC1">
        <w:rPr>
          <w:rFonts w:ascii="Times New Roman" w:hAnsi="Times New Roman" w:cs="Times New Roman"/>
          <w:color w:val="000000" w:themeColor="text1"/>
          <w:lang w:val="en-US"/>
        </w:rPr>
        <w:t>tendency toward over-</w:t>
      </w:r>
      <w:r w:rsidRPr="000578A4">
        <w:rPr>
          <w:rFonts w:ascii="Times New Roman" w:hAnsi="Times New Roman" w:cs="Times New Roman"/>
          <w:color w:val="000000" w:themeColor="text1"/>
          <w:lang w:val="en-US"/>
        </w:rPr>
        <w:t xml:space="preserve">explicitness </w:t>
      </w:r>
      <w:r w:rsidR="00803EC1">
        <w:rPr>
          <w:rFonts w:ascii="Times New Roman" w:hAnsi="Times New Roman" w:cs="Times New Roman"/>
          <w:color w:val="000000" w:themeColor="text1"/>
          <w:lang w:val="en-US"/>
        </w:rPr>
        <w:t>is likely positively associated with</w:t>
      </w:r>
      <w:r w:rsidRPr="000578A4">
        <w:rPr>
          <w:rFonts w:ascii="Times New Roman" w:hAnsi="Times New Roman" w:cs="Times New Roman"/>
          <w:color w:val="000000" w:themeColor="text1"/>
          <w:lang w:val="en-US"/>
        </w:rPr>
        <w:t xml:space="preserve"> language exposure to L1 and L2</w:t>
      </w:r>
      <w:r w:rsidR="00F708DB">
        <w:rPr>
          <w:rFonts w:ascii="Times New Roman" w:hAnsi="Times New Roman" w:cs="Times New Roman"/>
          <w:color w:val="000000" w:themeColor="text1"/>
          <w:lang w:val="en-US"/>
        </w:rPr>
        <w:t xml:space="preserve"> and L2 proficiency</w:t>
      </w:r>
      <w:r w:rsidRPr="000578A4">
        <w:rPr>
          <w:rFonts w:ascii="Times New Roman" w:hAnsi="Times New Roman" w:cs="Times New Roman"/>
          <w:color w:val="000000" w:themeColor="text1"/>
          <w:lang w:val="en-US"/>
        </w:rPr>
        <w:t xml:space="preserve">, </w:t>
      </w:r>
      <w:r w:rsidR="00803EC1">
        <w:rPr>
          <w:rFonts w:ascii="Times New Roman" w:hAnsi="Times New Roman" w:cs="Times New Roman"/>
          <w:color w:val="000000" w:themeColor="text1"/>
          <w:lang w:val="en-US"/>
        </w:rPr>
        <w:t>with</w:t>
      </w:r>
      <w:r w:rsidRPr="000578A4">
        <w:rPr>
          <w:rFonts w:ascii="Times New Roman" w:hAnsi="Times New Roman" w:cs="Times New Roman"/>
          <w:color w:val="000000" w:themeColor="text1"/>
          <w:lang w:val="en-US"/>
        </w:rPr>
        <w:t xml:space="preserve"> </w:t>
      </w:r>
      <w:r w:rsidR="00F708DB">
        <w:rPr>
          <w:rFonts w:ascii="Times New Roman" w:hAnsi="Times New Roman" w:cs="Times New Roman"/>
          <w:color w:val="000000" w:themeColor="text1"/>
          <w:lang w:val="en-US"/>
        </w:rPr>
        <w:t xml:space="preserve">this association </w:t>
      </w:r>
      <w:r w:rsidR="00803EC1">
        <w:rPr>
          <w:rFonts w:ascii="Times New Roman" w:hAnsi="Times New Roman" w:cs="Times New Roman"/>
          <w:color w:val="000000" w:themeColor="text1"/>
          <w:lang w:val="en-US"/>
        </w:rPr>
        <w:t>being</w:t>
      </w:r>
      <w:r w:rsidR="00F708DB">
        <w:rPr>
          <w:rFonts w:ascii="Times New Roman" w:hAnsi="Times New Roman" w:cs="Times New Roman"/>
          <w:color w:val="000000" w:themeColor="text1"/>
          <w:lang w:val="en-US"/>
        </w:rPr>
        <w:t xml:space="preserve"> clearer in the one-character condition</w:t>
      </w:r>
      <w:r w:rsidRPr="000578A4">
        <w:rPr>
          <w:rFonts w:ascii="Times New Roman" w:hAnsi="Times New Roman" w:cs="Times New Roman"/>
          <w:color w:val="000000" w:themeColor="text1"/>
          <w:lang w:val="en-US"/>
        </w:rPr>
        <w:t xml:space="preserve">. However, the underlying mechanisms that motivate bilingual over-explicitness of reference in attrited speakers still require further investigation, </w:t>
      </w:r>
      <w:proofErr w:type="gramStart"/>
      <w:r w:rsidRPr="000578A4">
        <w:rPr>
          <w:rFonts w:ascii="Times New Roman" w:hAnsi="Times New Roman" w:cs="Times New Roman"/>
          <w:color w:val="000000" w:themeColor="text1"/>
          <w:lang w:val="en-US"/>
        </w:rPr>
        <w:t>in particular to</w:t>
      </w:r>
      <w:proofErr w:type="gramEnd"/>
      <w:r w:rsidRPr="000578A4">
        <w:rPr>
          <w:rFonts w:ascii="Times New Roman" w:hAnsi="Times New Roman" w:cs="Times New Roman"/>
          <w:color w:val="000000" w:themeColor="text1"/>
          <w:lang w:val="en-US"/>
        </w:rPr>
        <w:t xml:space="preserve"> differentiate </w:t>
      </w:r>
      <w:r w:rsidRPr="00FE51CA">
        <w:rPr>
          <w:rFonts w:ascii="Times New Roman" w:hAnsi="Times New Roman" w:cs="Times New Roman"/>
          <w:color w:val="000000" w:themeColor="text1"/>
          <w:lang w:val="en-US"/>
        </w:rPr>
        <w:t xml:space="preserve">between cross-linguistic interference and other cognitive mechanisms. </w:t>
      </w:r>
    </w:p>
    <w:p w14:paraId="3D04B200" w14:textId="77777777" w:rsidR="00C67982" w:rsidRPr="009C3BA9" w:rsidRDefault="00C67982" w:rsidP="00C67982">
      <w:pPr>
        <w:spacing w:line="480" w:lineRule="auto"/>
        <w:contextualSpacing/>
        <w:rPr>
          <w:rFonts w:ascii="Times New Roman" w:hAnsi="Times New Roman" w:cs="Times New Roman"/>
          <w:color w:val="000000" w:themeColor="text1"/>
        </w:rPr>
      </w:pPr>
    </w:p>
    <w:p w14:paraId="07496991" w14:textId="77777777" w:rsidR="008D6260" w:rsidRDefault="008D6260" w:rsidP="001B3A0F">
      <w:pPr>
        <w:spacing w:line="360" w:lineRule="auto"/>
        <w:contextualSpacing/>
        <w:jc w:val="both"/>
        <w:rPr>
          <w:rFonts w:ascii="Times New Roman" w:hAnsi="Times New Roman" w:cs="Times New Roman"/>
          <w:color w:val="000000" w:themeColor="text1"/>
        </w:rPr>
      </w:pPr>
    </w:p>
    <w:p w14:paraId="15FAF8EF" w14:textId="5612DA2B" w:rsidR="004A7C95" w:rsidRDefault="004A7C95" w:rsidP="00B86F5B">
      <w:pPr>
        <w:spacing w:line="480" w:lineRule="auto"/>
        <w:contextualSpacing/>
        <w:rPr>
          <w:rFonts w:ascii="Times New Roman" w:hAnsi="Times New Roman" w:cs="Times New Roman"/>
        </w:rPr>
      </w:pPr>
    </w:p>
    <w:p w14:paraId="2C488781" w14:textId="75831835" w:rsidR="00631904" w:rsidRDefault="00631904" w:rsidP="00B86F5B">
      <w:pPr>
        <w:spacing w:line="480" w:lineRule="auto"/>
        <w:contextualSpacing/>
        <w:rPr>
          <w:rFonts w:ascii="Times New Roman" w:hAnsi="Times New Roman" w:cs="Times New Roman"/>
        </w:rPr>
      </w:pPr>
    </w:p>
    <w:p w14:paraId="414499DF" w14:textId="28B9D847" w:rsidR="00631904" w:rsidRDefault="00631904" w:rsidP="00B86F5B">
      <w:pPr>
        <w:spacing w:line="480" w:lineRule="auto"/>
        <w:contextualSpacing/>
        <w:rPr>
          <w:rFonts w:ascii="Times New Roman" w:hAnsi="Times New Roman" w:cs="Times New Roman"/>
        </w:rPr>
      </w:pPr>
    </w:p>
    <w:p w14:paraId="5E1FCEE4" w14:textId="77777777" w:rsidR="00AC23F5" w:rsidRDefault="00AC23F5" w:rsidP="00B86F5B">
      <w:pPr>
        <w:spacing w:line="480" w:lineRule="auto"/>
        <w:contextualSpacing/>
        <w:rPr>
          <w:rFonts w:ascii="Times New Roman" w:hAnsi="Times New Roman" w:cs="Times New Roman"/>
        </w:rPr>
      </w:pPr>
    </w:p>
    <w:p w14:paraId="07F887C7" w14:textId="47B11532" w:rsidR="0043041C" w:rsidRPr="0043041C" w:rsidRDefault="00B22B51" w:rsidP="00B86F5B">
      <w:pPr>
        <w:spacing w:line="480" w:lineRule="auto"/>
        <w:contextualSpacing/>
        <w:rPr>
          <w:rFonts w:ascii="Times New Roman" w:hAnsi="Times New Roman" w:cs="Times New Roman"/>
          <w:b/>
          <w:bCs/>
        </w:rPr>
      </w:pPr>
      <w:r w:rsidRPr="0043041C">
        <w:rPr>
          <w:rFonts w:ascii="Times New Roman" w:hAnsi="Times New Roman" w:cs="Times New Roman"/>
          <w:b/>
          <w:bCs/>
        </w:rPr>
        <w:lastRenderedPageBreak/>
        <w:t>R</w:t>
      </w:r>
      <w:r w:rsidRPr="0043041C">
        <w:rPr>
          <w:rFonts w:ascii="Times New Roman" w:hAnsi="Times New Roman" w:cs="Times New Roman" w:hint="eastAsia"/>
          <w:b/>
          <w:bCs/>
        </w:rPr>
        <w:t>ef</w:t>
      </w:r>
      <w:r w:rsidRPr="0043041C">
        <w:rPr>
          <w:rFonts w:ascii="Times New Roman" w:hAnsi="Times New Roman" w:cs="Times New Roman"/>
          <w:b/>
          <w:bCs/>
        </w:rPr>
        <w:t>erences</w:t>
      </w:r>
    </w:p>
    <w:p w14:paraId="28F39971"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Anderson, J. A. E., </w:t>
      </w:r>
      <w:proofErr w:type="spellStart"/>
      <w:r w:rsidRPr="00D97BEC">
        <w:rPr>
          <w:rFonts w:ascii="Times New Roman" w:hAnsi="Times New Roman" w:cs="Times New Roman"/>
        </w:rPr>
        <w:t>Mak</w:t>
      </w:r>
      <w:proofErr w:type="spellEnd"/>
      <w:r w:rsidRPr="00D97BEC">
        <w:rPr>
          <w:rFonts w:ascii="Times New Roman" w:hAnsi="Times New Roman" w:cs="Times New Roman"/>
        </w:rPr>
        <w:t xml:space="preserve">, L., </w:t>
      </w:r>
      <w:proofErr w:type="spellStart"/>
      <w:r w:rsidRPr="00D97BEC">
        <w:rPr>
          <w:rFonts w:ascii="Times New Roman" w:hAnsi="Times New Roman" w:cs="Times New Roman"/>
        </w:rPr>
        <w:t>Keyvani</w:t>
      </w:r>
      <w:proofErr w:type="spellEnd"/>
      <w:r w:rsidRPr="00D97BEC">
        <w:rPr>
          <w:rFonts w:ascii="Times New Roman" w:hAnsi="Times New Roman" w:cs="Times New Roman"/>
        </w:rPr>
        <w:t xml:space="preserve"> Chahi, A., &amp; Bialystok, E. (2017). The language and social background questionnaire: Assessing degree of bilingualism in a diverse population. </w:t>
      </w:r>
      <w:proofErr w:type="spellStart"/>
      <w:r w:rsidRPr="00D97BEC">
        <w:rPr>
          <w:rFonts w:ascii="Times New Roman" w:hAnsi="Times New Roman" w:cs="Times New Roman"/>
          <w:i/>
          <w:iCs/>
        </w:rPr>
        <w:t>Behavior</w:t>
      </w:r>
      <w:proofErr w:type="spellEnd"/>
      <w:r w:rsidRPr="00D97BEC">
        <w:rPr>
          <w:rFonts w:ascii="Times New Roman" w:hAnsi="Times New Roman" w:cs="Times New Roman"/>
          <w:i/>
          <w:iCs/>
        </w:rPr>
        <w:t xml:space="preserve"> Research Methods</w:t>
      </w:r>
      <w:r w:rsidRPr="00D97BEC">
        <w:rPr>
          <w:rFonts w:ascii="Times New Roman" w:hAnsi="Times New Roman" w:cs="Times New Roman"/>
        </w:rPr>
        <w:t xml:space="preserve">, </w:t>
      </w:r>
      <w:r w:rsidRPr="00D97BEC">
        <w:rPr>
          <w:rFonts w:ascii="Times New Roman" w:hAnsi="Times New Roman" w:cs="Times New Roman"/>
          <w:i/>
          <w:iCs/>
        </w:rPr>
        <w:t>50</w:t>
      </w:r>
      <w:r w:rsidRPr="00D97BEC">
        <w:rPr>
          <w:rFonts w:ascii="Times New Roman" w:hAnsi="Times New Roman" w:cs="Times New Roman"/>
        </w:rPr>
        <w:t xml:space="preserve">(1), 250–263. </w:t>
      </w:r>
    </w:p>
    <w:p w14:paraId="24523AAD" w14:textId="69AC0B8B" w:rsidR="0043041C" w:rsidRPr="00D97BEC" w:rsidRDefault="00B94AC4" w:rsidP="0043041C">
      <w:pPr>
        <w:widowControl w:val="0"/>
        <w:autoSpaceDE w:val="0"/>
        <w:autoSpaceDN w:val="0"/>
        <w:spacing w:line="360" w:lineRule="auto"/>
        <w:ind w:left="720" w:firstLine="720"/>
        <w:contextualSpacing/>
        <w:mirrorIndents/>
        <w:jc w:val="both"/>
        <w:rPr>
          <w:rFonts w:ascii="Times New Roman" w:hAnsi="Times New Roman" w:cs="Times New Roman"/>
        </w:rPr>
      </w:pPr>
      <w:hyperlink r:id="rId18" w:history="1">
        <w:r w:rsidR="0043041C" w:rsidRPr="0043041C">
          <w:rPr>
            <w:rStyle w:val="Hyperlink"/>
            <w:rFonts w:ascii="Times New Roman" w:hAnsi="Times New Roman" w:cs="Times New Roman"/>
          </w:rPr>
          <w:t>https://doi.org/10.3758/s13428-017-0867-9</w:t>
        </w:r>
      </w:hyperlink>
      <w:r w:rsidR="0043041C" w:rsidRPr="00D97BEC">
        <w:rPr>
          <w:rFonts w:ascii="Times New Roman" w:hAnsi="Times New Roman" w:cs="Times New Roman"/>
        </w:rPr>
        <w:t xml:space="preserve"> </w:t>
      </w:r>
    </w:p>
    <w:p w14:paraId="01A1C24A"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Ariel, M. (1990). </w:t>
      </w:r>
      <w:r w:rsidRPr="00D97BEC">
        <w:rPr>
          <w:rFonts w:ascii="Times New Roman" w:hAnsi="Times New Roman" w:cs="Times New Roman"/>
          <w:i/>
          <w:iCs/>
        </w:rPr>
        <w:t>Accessing Noun-Phrase Antecedents (RLE Linguistics B: Grammar)</w:t>
      </w:r>
      <w:r w:rsidRPr="00D97BEC">
        <w:rPr>
          <w:rFonts w:ascii="Times New Roman" w:hAnsi="Times New Roman" w:cs="Times New Roman"/>
        </w:rPr>
        <w:t xml:space="preserve">. Routledge. </w:t>
      </w:r>
      <w:hyperlink r:id="rId19" w:history="1">
        <w:r w:rsidRPr="00D97BEC">
          <w:rPr>
            <w:rStyle w:val="Hyperlink"/>
            <w:rFonts w:ascii="Times New Roman" w:hAnsi="Times New Roman" w:cs="Times New Roman"/>
          </w:rPr>
          <w:t>https://doi.org/10.4324/9781315857473</w:t>
        </w:r>
      </w:hyperlink>
      <w:r w:rsidRPr="00D97BEC">
        <w:rPr>
          <w:rFonts w:ascii="Times New Roman" w:hAnsi="Times New Roman" w:cs="Times New Roman"/>
        </w:rPr>
        <w:t xml:space="preserve"> </w:t>
      </w:r>
    </w:p>
    <w:p w14:paraId="35A73047"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Arnold, J. (2000). The rapid use of gender information: Evidence of the time course of pronoun resolution from </w:t>
      </w:r>
      <w:proofErr w:type="spellStart"/>
      <w:r w:rsidRPr="00D97BEC">
        <w:rPr>
          <w:rFonts w:ascii="Times New Roman" w:hAnsi="Times New Roman" w:cs="Times New Roman"/>
        </w:rPr>
        <w:t>eyetracking</w:t>
      </w:r>
      <w:proofErr w:type="spellEnd"/>
      <w:r w:rsidRPr="00D97BEC">
        <w:rPr>
          <w:rFonts w:ascii="Times New Roman" w:hAnsi="Times New Roman" w:cs="Times New Roman"/>
        </w:rPr>
        <w:t xml:space="preserve">. </w:t>
      </w:r>
      <w:r w:rsidRPr="00D97BEC">
        <w:rPr>
          <w:rFonts w:ascii="Times New Roman" w:hAnsi="Times New Roman" w:cs="Times New Roman"/>
          <w:i/>
          <w:iCs/>
        </w:rPr>
        <w:t>Cognition</w:t>
      </w:r>
      <w:r w:rsidRPr="00D97BEC">
        <w:rPr>
          <w:rFonts w:ascii="Times New Roman" w:hAnsi="Times New Roman" w:cs="Times New Roman"/>
        </w:rPr>
        <w:t xml:space="preserve">, </w:t>
      </w:r>
      <w:r w:rsidRPr="00D97BEC">
        <w:rPr>
          <w:rFonts w:ascii="Times New Roman" w:hAnsi="Times New Roman" w:cs="Times New Roman"/>
          <w:i/>
          <w:iCs/>
        </w:rPr>
        <w:t>76</w:t>
      </w:r>
      <w:r w:rsidRPr="00D97BEC">
        <w:rPr>
          <w:rFonts w:ascii="Times New Roman" w:hAnsi="Times New Roman" w:cs="Times New Roman"/>
        </w:rPr>
        <w:t xml:space="preserve">(1), B13–B26. </w:t>
      </w:r>
    </w:p>
    <w:p w14:paraId="69F3F1C1" w14:textId="704C49F1" w:rsidR="0043041C" w:rsidRPr="00D97BEC" w:rsidRDefault="00B94AC4" w:rsidP="0043041C">
      <w:pPr>
        <w:widowControl w:val="0"/>
        <w:autoSpaceDE w:val="0"/>
        <w:autoSpaceDN w:val="0"/>
        <w:spacing w:line="360" w:lineRule="auto"/>
        <w:ind w:left="720" w:firstLine="720"/>
        <w:contextualSpacing/>
        <w:mirrorIndents/>
        <w:jc w:val="both"/>
        <w:rPr>
          <w:rFonts w:ascii="Times New Roman" w:hAnsi="Times New Roman" w:cs="Times New Roman"/>
        </w:rPr>
      </w:pPr>
      <w:hyperlink r:id="rId20" w:history="1">
        <w:r w:rsidR="0043041C" w:rsidRPr="0043041C">
          <w:rPr>
            <w:rStyle w:val="Hyperlink"/>
            <w:rFonts w:ascii="Times New Roman" w:hAnsi="Times New Roman" w:cs="Times New Roman"/>
          </w:rPr>
          <w:t>https://doi.org/10.1016/S0010-0277(00)00073-1</w:t>
        </w:r>
      </w:hyperlink>
      <w:r w:rsidR="0043041C" w:rsidRPr="00D97BEC">
        <w:rPr>
          <w:rFonts w:ascii="Times New Roman" w:hAnsi="Times New Roman" w:cs="Times New Roman"/>
        </w:rPr>
        <w:t xml:space="preserve"> </w:t>
      </w:r>
    </w:p>
    <w:p w14:paraId="4E8E55E0"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Arnold, J. E., &amp; Griffin, Z. M. (2007). The effect of additional characters on choice of referring expression: Everyone counts. </w:t>
      </w:r>
      <w:r w:rsidRPr="00D97BEC">
        <w:rPr>
          <w:rFonts w:ascii="Times New Roman" w:hAnsi="Times New Roman" w:cs="Times New Roman"/>
          <w:i/>
          <w:iCs/>
        </w:rPr>
        <w:t>Journal of Memory and Language</w:t>
      </w:r>
      <w:r w:rsidRPr="00D97BEC">
        <w:rPr>
          <w:rFonts w:ascii="Times New Roman" w:hAnsi="Times New Roman" w:cs="Times New Roman"/>
        </w:rPr>
        <w:t xml:space="preserve">, </w:t>
      </w:r>
      <w:r w:rsidRPr="00D97BEC">
        <w:rPr>
          <w:rFonts w:ascii="Times New Roman" w:hAnsi="Times New Roman" w:cs="Times New Roman"/>
          <w:i/>
          <w:iCs/>
        </w:rPr>
        <w:t>56</w:t>
      </w:r>
      <w:r w:rsidRPr="00D97BEC">
        <w:rPr>
          <w:rFonts w:ascii="Times New Roman" w:hAnsi="Times New Roman" w:cs="Times New Roman"/>
        </w:rPr>
        <w:t>(4), 521–536.</w:t>
      </w:r>
    </w:p>
    <w:p w14:paraId="45814745" w14:textId="77777777" w:rsidR="0043041C" w:rsidRPr="00D97BEC" w:rsidRDefault="0043041C" w:rsidP="0043041C">
      <w:pPr>
        <w:widowControl w:val="0"/>
        <w:autoSpaceDE w:val="0"/>
        <w:autoSpaceDN w:val="0"/>
        <w:spacing w:line="360" w:lineRule="auto"/>
        <w:ind w:left="720" w:firstLine="720"/>
        <w:contextualSpacing/>
        <w:mirrorIndents/>
        <w:jc w:val="both"/>
        <w:rPr>
          <w:rFonts w:ascii="Times New Roman" w:hAnsi="Times New Roman" w:cs="Times New Roman"/>
        </w:rPr>
      </w:pPr>
      <w:r w:rsidRPr="00D97BEC">
        <w:rPr>
          <w:rFonts w:ascii="Times New Roman" w:hAnsi="Times New Roman" w:cs="Times New Roman"/>
        </w:rPr>
        <w:t xml:space="preserve"> </w:t>
      </w:r>
      <w:hyperlink r:id="rId21" w:history="1">
        <w:r w:rsidRPr="00D97BEC">
          <w:rPr>
            <w:rStyle w:val="Hyperlink"/>
            <w:rFonts w:ascii="Times New Roman" w:hAnsi="Times New Roman" w:cs="Times New Roman"/>
          </w:rPr>
          <w:t>https://doi.org/10.1016/j.jml.2006.09.007</w:t>
        </w:r>
      </w:hyperlink>
      <w:r w:rsidRPr="00D97BEC">
        <w:rPr>
          <w:rFonts w:ascii="Times New Roman" w:hAnsi="Times New Roman" w:cs="Times New Roman"/>
        </w:rPr>
        <w:t xml:space="preserve"> </w:t>
      </w:r>
    </w:p>
    <w:p w14:paraId="0B97F431" w14:textId="77777777" w:rsidR="0043041C" w:rsidRPr="00D97BEC" w:rsidRDefault="0043041C" w:rsidP="0043041C">
      <w:pPr>
        <w:widowControl w:val="0"/>
        <w:autoSpaceDE w:val="0"/>
        <w:autoSpaceDN w:val="0"/>
        <w:spacing w:line="360" w:lineRule="auto"/>
        <w:contextualSpacing/>
        <w:mirrorIndents/>
        <w:jc w:val="both"/>
        <w:rPr>
          <w:rFonts w:ascii="Times New Roman" w:hAnsi="Times New Roman" w:cs="Times New Roman"/>
        </w:rPr>
      </w:pPr>
      <w:proofErr w:type="spellStart"/>
      <w:r w:rsidRPr="00D97BEC">
        <w:rPr>
          <w:rFonts w:ascii="Times New Roman" w:hAnsi="Times New Roman" w:cs="Times New Roman"/>
        </w:rPr>
        <w:t>Baus</w:t>
      </w:r>
      <w:proofErr w:type="spellEnd"/>
      <w:r w:rsidRPr="00D97BEC">
        <w:rPr>
          <w:rFonts w:ascii="Times New Roman" w:hAnsi="Times New Roman" w:cs="Times New Roman"/>
        </w:rPr>
        <w:t xml:space="preserve">, C., Costa, A., &amp; </w:t>
      </w:r>
      <w:proofErr w:type="spellStart"/>
      <w:r w:rsidRPr="00D97BEC">
        <w:rPr>
          <w:rFonts w:ascii="Times New Roman" w:hAnsi="Times New Roman" w:cs="Times New Roman"/>
        </w:rPr>
        <w:t>Carreiras</w:t>
      </w:r>
      <w:proofErr w:type="spellEnd"/>
      <w:r w:rsidRPr="00D97BEC">
        <w:rPr>
          <w:rFonts w:ascii="Times New Roman" w:hAnsi="Times New Roman" w:cs="Times New Roman"/>
        </w:rPr>
        <w:t>. (2013). On the effects of second language immersion on first</w:t>
      </w:r>
    </w:p>
    <w:p w14:paraId="5F7FB246" w14:textId="77777777" w:rsidR="0043041C" w:rsidRPr="00D97BEC" w:rsidRDefault="0043041C" w:rsidP="0043041C">
      <w:pPr>
        <w:widowControl w:val="0"/>
        <w:autoSpaceDE w:val="0"/>
        <w:autoSpaceDN w:val="0"/>
        <w:spacing w:line="360" w:lineRule="auto"/>
        <w:ind w:firstLine="720"/>
        <w:contextualSpacing/>
        <w:mirrorIndents/>
        <w:jc w:val="both"/>
        <w:rPr>
          <w:rFonts w:ascii="Times New Roman" w:hAnsi="Times New Roman" w:cs="Times New Roman"/>
        </w:rPr>
      </w:pPr>
      <w:r w:rsidRPr="00D97BEC">
        <w:rPr>
          <w:rFonts w:ascii="Times New Roman" w:hAnsi="Times New Roman" w:cs="Times New Roman"/>
        </w:rPr>
        <w:t>language production</w:t>
      </w:r>
      <w:r w:rsidRPr="00D97BEC">
        <w:rPr>
          <w:rFonts w:ascii="Times New Roman" w:hAnsi="Times New Roman" w:cs="Times New Roman"/>
          <w:i/>
          <w:iCs/>
        </w:rPr>
        <w:t xml:space="preserve">. Acta </w:t>
      </w:r>
      <w:proofErr w:type="spellStart"/>
      <w:r w:rsidRPr="00D97BEC">
        <w:rPr>
          <w:rFonts w:ascii="Times New Roman" w:hAnsi="Times New Roman" w:cs="Times New Roman"/>
          <w:i/>
          <w:iCs/>
        </w:rPr>
        <w:t>Psychologica</w:t>
      </w:r>
      <w:proofErr w:type="spellEnd"/>
      <w:r w:rsidRPr="00D97BEC">
        <w:rPr>
          <w:rFonts w:ascii="Times New Roman" w:hAnsi="Times New Roman" w:cs="Times New Roman"/>
          <w:i/>
          <w:iCs/>
        </w:rPr>
        <w:t>. 142</w:t>
      </w:r>
      <w:r w:rsidRPr="00D97BEC">
        <w:rPr>
          <w:rFonts w:ascii="Times New Roman" w:hAnsi="Times New Roman" w:cs="Times New Roman"/>
        </w:rPr>
        <w:t>(3), 402-409.</w:t>
      </w:r>
    </w:p>
    <w:p w14:paraId="40E7034B" w14:textId="77777777" w:rsidR="0043041C" w:rsidRPr="00D97BEC" w:rsidRDefault="00B94AC4"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22" w:history="1">
        <w:r w:rsidR="0043041C" w:rsidRPr="00D97BEC">
          <w:rPr>
            <w:rStyle w:val="Hyperlink"/>
            <w:rFonts w:ascii="Times New Roman" w:hAnsi="Times New Roman" w:cs="Times New Roman"/>
          </w:rPr>
          <w:t>https://doi.org/10.1016/j.actpsy.2013.01.010</w:t>
        </w:r>
      </w:hyperlink>
      <w:r w:rsidR="0043041C" w:rsidRPr="00D97BEC">
        <w:rPr>
          <w:rFonts w:ascii="Times New Roman" w:hAnsi="Times New Roman" w:cs="Times New Roman"/>
        </w:rPr>
        <w:t xml:space="preserve"> </w:t>
      </w:r>
    </w:p>
    <w:p w14:paraId="7976223E"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Belletti</w:t>
      </w:r>
      <w:proofErr w:type="spellEnd"/>
      <w:r w:rsidRPr="00D97BEC">
        <w:rPr>
          <w:rFonts w:ascii="Times New Roman" w:hAnsi="Times New Roman" w:cs="Times New Roman"/>
        </w:rPr>
        <w:t xml:space="preserve">, A., </w:t>
      </w:r>
      <w:proofErr w:type="spellStart"/>
      <w:r w:rsidRPr="00D97BEC">
        <w:rPr>
          <w:rFonts w:ascii="Times New Roman" w:hAnsi="Times New Roman" w:cs="Times New Roman"/>
        </w:rPr>
        <w:t>Bennati</w:t>
      </w:r>
      <w:proofErr w:type="spellEnd"/>
      <w:r w:rsidRPr="00D97BEC">
        <w:rPr>
          <w:rFonts w:ascii="Times New Roman" w:hAnsi="Times New Roman" w:cs="Times New Roman"/>
        </w:rPr>
        <w:t xml:space="preserve">, E., &amp; Sorace, A. (2007). Theoretical and developmental issues in the syntax of subjects: Evidence from near-native Italian. </w:t>
      </w:r>
      <w:r w:rsidRPr="00D97BEC">
        <w:rPr>
          <w:rFonts w:ascii="Times New Roman" w:hAnsi="Times New Roman" w:cs="Times New Roman"/>
          <w:i/>
          <w:iCs/>
        </w:rPr>
        <w:t>Natural Language &amp; Linguistic Theory</w:t>
      </w:r>
      <w:r w:rsidRPr="00D97BEC">
        <w:rPr>
          <w:rFonts w:ascii="Times New Roman" w:hAnsi="Times New Roman" w:cs="Times New Roman"/>
        </w:rPr>
        <w:t xml:space="preserve">, </w:t>
      </w:r>
      <w:r w:rsidRPr="00D97BEC">
        <w:rPr>
          <w:rFonts w:ascii="Times New Roman" w:hAnsi="Times New Roman" w:cs="Times New Roman"/>
          <w:i/>
          <w:iCs/>
        </w:rPr>
        <w:t>25</w:t>
      </w:r>
      <w:r w:rsidRPr="00D97BEC">
        <w:rPr>
          <w:rFonts w:ascii="Times New Roman" w:hAnsi="Times New Roman" w:cs="Times New Roman"/>
        </w:rPr>
        <w:t xml:space="preserve">(4), 657–689. </w:t>
      </w:r>
      <w:hyperlink r:id="rId23" w:history="1">
        <w:r w:rsidRPr="00D97BEC">
          <w:rPr>
            <w:rStyle w:val="Hyperlink"/>
            <w:rFonts w:ascii="Times New Roman" w:hAnsi="Times New Roman" w:cs="Times New Roman"/>
          </w:rPr>
          <w:t>https://doi.org/10.1007/s11049-007-9026-9</w:t>
        </w:r>
      </w:hyperlink>
      <w:r w:rsidRPr="00D97BEC">
        <w:rPr>
          <w:rFonts w:ascii="Times New Roman" w:hAnsi="Times New Roman" w:cs="Times New Roman"/>
        </w:rPr>
        <w:t xml:space="preserve"> </w:t>
      </w:r>
    </w:p>
    <w:p w14:paraId="34999F6C" w14:textId="3CE8DE4A"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Bergmann, C., Nota, A., Sprenger, S. A., &amp; Schmid, M. S. (2016). L2 immersion causes non-native-like L1 pronunciation in German attriters. </w:t>
      </w:r>
      <w:r w:rsidRPr="00D97BEC">
        <w:rPr>
          <w:rFonts w:ascii="Times New Roman" w:hAnsi="Times New Roman" w:cs="Times New Roman"/>
          <w:i/>
          <w:iCs/>
        </w:rPr>
        <w:t>Journal of Phonetics</w:t>
      </w:r>
      <w:r w:rsidRPr="00D97BEC">
        <w:rPr>
          <w:rFonts w:ascii="Times New Roman" w:hAnsi="Times New Roman" w:cs="Times New Roman"/>
        </w:rPr>
        <w:t xml:space="preserve">, </w:t>
      </w:r>
      <w:r w:rsidRPr="00D97BEC">
        <w:rPr>
          <w:rFonts w:ascii="Times New Roman" w:hAnsi="Times New Roman" w:cs="Times New Roman"/>
          <w:i/>
          <w:iCs/>
        </w:rPr>
        <w:t>58</w:t>
      </w:r>
      <w:r w:rsidRPr="00D97BEC">
        <w:rPr>
          <w:rFonts w:ascii="Times New Roman" w:hAnsi="Times New Roman" w:cs="Times New Roman"/>
        </w:rPr>
        <w:t>, 71–86.</w:t>
      </w:r>
    </w:p>
    <w:p w14:paraId="0485D1FF"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Bürkner</w:t>
      </w:r>
      <w:proofErr w:type="spellEnd"/>
      <w:r w:rsidRPr="00D97BEC">
        <w:rPr>
          <w:rFonts w:ascii="Times New Roman" w:hAnsi="Times New Roman" w:cs="Times New Roman"/>
        </w:rPr>
        <w:t xml:space="preserve">, P.-C. (2017). </w:t>
      </w:r>
      <w:r w:rsidRPr="00D97BEC">
        <w:rPr>
          <w:rFonts w:ascii="Times New Roman" w:hAnsi="Times New Roman" w:cs="Times New Roman"/>
          <w:b/>
          <w:bCs/>
        </w:rPr>
        <w:t>brms</w:t>
      </w:r>
      <w:r w:rsidRPr="00D97BEC">
        <w:rPr>
          <w:rFonts w:ascii="Times New Roman" w:hAnsi="Times New Roman" w:cs="Times New Roman"/>
        </w:rPr>
        <w:t xml:space="preserve">: An </w:t>
      </w:r>
      <w:r w:rsidRPr="00D97BEC">
        <w:rPr>
          <w:rFonts w:ascii="Times New Roman" w:hAnsi="Times New Roman" w:cs="Times New Roman"/>
          <w:i/>
          <w:iCs/>
        </w:rPr>
        <w:t>R</w:t>
      </w:r>
      <w:r w:rsidRPr="00D97BEC">
        <w:rPr>
          <w:rFonts w:ascii="Times New Roman" w:hAnsi="Times New Roman" w:cs="Times New Roman"/>
        </w:rPr>
        <w:t xml:space="preserve"> Package for Bayesian Multilevel Models Using </w:t>
      </w:r>
      <w:r w:rsidRPr="00D97BEC">
        <w:rPr>
          <w:rFonts w:ascii="Times New Roman" w:hAnsi="Times New Roman" w:cs="Times New Roman"/>
          <w:i/>
          <w:iCs/>
        </w:rPr>
        <w:t>Stan</w:t>
      </w:r>
      <w:r w:rsidRPr="00D97BEC">
        <w:rPr>
          <w:rFonts w:ascii="Times New Roman" w:hAnsi="Times New Roman" w:cs="Times New Roman"/>
        </w:rPr>
        <w:t xml:space="preserve">. </w:t>
      </w:r>
      <w:r w:rsidRPr="00D97BEC">
        <w:rPr>
          <w:rFonts w:ascii="Times New Roman" w:hAnsi="Times New Roman" w:cs="Times New Roman"/>
          <w:i/>
          <w:iCs/>
        </w:rPr>
        <w:t>Journal of Statistical Software</w:t>
      </w:r>
      <w:r w:rsidRPr="00D97BEC">
        <w:rPr>
          <w:rFonts w:ascii="Times New Roman" w:hAnsi="Times New Roman" w:cs="Times New Roman"/>
        </w:rPr>
        <w:t xml:space="preserve">, </w:t>
      </w:r>
      <w:r w:rsidRPr="00D97BEC">
        <w:rPr>
          <w:rFonts w:ascii="Times New Roman" w:hAnsi="Times New Roman" w:cs="Times New Roman"/>
          <w:i/>
          <w:iCs/>
        </w:rPr>
        <w:t>80</w:t>
      </w:r>
      <w:r w:rsidRPr="00D97BEC">
        <w:rPr>
          <w:rFonts w:ascii="Times New Roman" w:hAnsi="Times New Roman" w:cs="Times New Roman"/>
        </w:rPr>
        <w:t xml:space="preserve">(1). </w:t>
      </w:r>
      <w:hyperlink r:id="rId24" w:history="1">
        <w:r w:rsidRPr="00D97BEC">
          <w:rPr>
            <w:rStyle w:val="Hyperlink"/>
            <w:rFonts w:ascii="Times New Roman" w:hAnsi="Times New Roman" w:cs="Times New Roman"/>
          </w:rPr>
          <w:t>https://doi.org/10.18637/jss.v080.i01</w:t>
        </w:r>
      </w:hyperlink>
      <w:r w:rsidRPr="00D97BEC">
        <w:rPr>
          <w:rFonts w:ascii="Times New Roman" w:hAnsi="Times New Roman" w:cs="Times New Roman"/>
        </w:rPr>
        <w:t xml:space="preserve"> </w:t>
      </w:r>
    </w:p>
    <w:p w14:paraId="1CD5DC5C"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color w:val="000000" w:themeColor="text1"/>
        </w:rPr>
      </w:pPr>
      <w:r w:rsidRPr="00D97BEC">
        <w:rPr>
          <w:rFonts w:ascii="Times New Roman" w:hAnsi="Times New Roman" w:cs="Times New Roman"/>
          <w:color w:val="000000" w:themeColor="text1"/>
        </w:rPr>
        <w:t xml:space="preserve">Carminati, M. N. (2002). The processing of Italian subject pronouns. [Doctoral dissertation, University of Massachusetts at Amherst]. ScholarWorks@UMassAmherst. </w:t>
      </w:r>
    </w:p>
    <w:p w14:paraId="53737C27" w14:textId="1C205EED" w:rsidR="0043041C" w:rsidRPr="00D97BEC" w:rsidRDefault="00B94AC4" w:rsidP="0043041C">
      <w:pPr>
        <w:widowControl w:val="0"/>
        <w:autoSpaceDE w:val="0"/>
        <w:autoSpaceDN w:val="0"/>
        <w:spacing w:line="360" w:lineRule="auto"/>
        <w:ind w:left="720" w:firstLine="720"/>
        <w:contextualSpacing/>
        <w:mirrorIndents/>
        <w:jc w:val="both"/>
        <w:rPr>
          <w:rFonts w:ascii="Times New Roman" w:hAnsi="Times New Roman" w:cs="Times New Roman"/>
        </w:rPr>
      </w:pPr>
      <w:hyperlink r:id="rId25" w:history="1">
        <w:r w:rsidR="0043041C" w:rsidRPr="0043041C">
          <w:rPr>
            <w:rStyle w:val="Hyperlink"/>
            <w:rFonts w:ascii="Times New Roman" w:hAnsi="Times New Roman" w:cs="Times New Roman"/>
          </w:rPr>
          <w:t>https://scholarworks.umass.edu/dissertations/AAI3039345/</w:t>
        </w:r>
      </w:hyperlink>
      <w:r w:rsidR="0043041C" w:rsidRPr="00D97BEC">
        <w:rPr>
          <w:rFonts w:ascii="Times New Roman" w:hAnsi="Times New Roman" w:cs="Times New Roman"/>
        </w:rPr>
        <w:t xml:space="preserve">  </w:t>
      </w:r>
    </w:p>
    <w:p w14:paraId="106ECFFE"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Chamorro, G. (2018). Offline interpretation of subject pronouns by native speakers of Spanish. </w:t>
      </w:r>
      <w:r w:rsidRPr="00D97BEC">
        <w:rPr>
          <w:rFonts w:ascii="Times New Roman" w:hAnsi="Times New Roman" w:cs="Times New Roman"/>
          <w:i/>
          <w:iCs/>
        </w:rPr>
        <w:t>Glossa: A Journal of General Linguistics</w:t>
      </w:r>
      <w:r w:rsidRPr="00D97BEC">
        <w:rPr>
          <w:rFonts w:ascii="Times New Roman" w:hAnsi="Times New Roman" w:cs="Times New Roman"/>
        </w:rPr>
        <w:t xml:space="preserve">, </w:t>
      </w:r>
      <w:r w:rsidRPr="00D97BEC">
        <w:rPr>
          <w:rFonts w:ascii="Times New Roman" w:hAnsi="Times New Roman" w:cs="Times New Roman"/>
          <w:i/>
          <w:iCs/>
        </w:rPr>
        <w:t>3</w:t>
      </w:r>
      <w:r w:rsidRPr="00D97BEC">
        <w:rPr>
          <w:rFonts w:ascii="Times New Roman" w:hAnsi="Times New Roman" w:cs="Times New Roman"/>
        </w:rPr>
        <w:t xml:space="preserve">(1). </w:t>
      </w:r>
      <w:hyperlink r:id="rId26" w:history="1">
        <w:r w:rsidRPr="00D97BEC">
          <w:rPr>
            <w:rStyle w:val="Hyperlink"/>
            <w:rFonts w:ascii="Times New Roman" w:hAnsi="Times New Roman" w:cs="Times New Roman"/>
          </w:rPr>
          <w:t>https://doi.org/10.5334/gjgl.256</w:t>
        </w:r>
      </w:hyperlink>
      <w:r w:rsidRPr="00D97BEC">
        <w:rPr>
          <w:rFonts w:ascii="Times New Roman" w:hAnsi="Times New Roman" w:cs="Times New Roman"/>
        </w:rPr>
        <w:t xml:space="preserve"> </w:t>
      </w:r>
    </w:p>
    <w:p w14:paraId="062E055D" w14:textId="57D81355"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Chamorro, G.</w:t>
      </w:r>
      <w:r w:rsidR="00AA524F">
        <w:rPr>
          <w:rFonts w:ascii="Times New Roman" w:hAnsi="Times New Roman" w:cs="Times New Roman"/>
        </w:rPr>
        <w:t>,</w:t>
      </w:r>
      <w:r w:rsidRPr="00D97BEC">
        <w:rPr>
          <w:rFonts w:ascii="Times New Roman" w:hAnsi="Times New Roman" w:cs="Times New Roman"/>
        </w:rPr>
        <w:t xml:space="preserve"> &amp; Sorace, A. (2019). The Interface Hypothesis as a Framework for Studying L1 Attrition. In M. S. Schmid &amp; B. Köpke (Eds.), </w:t>
      </w:r>
      <w:r w:rsidRPr="00D97BEC">
        <w:rPr>
          <w:rFonts w:ascii="Times New Roman" w:hAnsi="Times New Roman" w:cs="Times New Roman"/>
          <w:i/>
          <w:iCs/>
        </w:rPr>
        <w:t>The Oxford Handbook of Language Attrition</w:t>
      </w:r>
      <w:r w:rsidRPr="00D97BEC">
        <w:rPr>
          <w:rFonts w:ascii="Times New Roman" w:hAnsi="Times New Roman" w:cs="Times New Roman"/>
        </w:rPr>
        <w:t xml:space="preserve"> (pp. 24–35). Oxford University Press.</w:t>
      </w:r>
    </w:p>
    <w:p w14:paraId="2E907C34"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 </w:t>
      </w:r>
      <w:r w:rsidRPr="00D97BEC">
        <w:rPr>
          <w:rFonts w:ascii="Times New Roman" w:hAnsi="Times New Roman" w:cs="Times New Roman"/>
        </w:rPr>
        <w:tab/>
      </w:r>
      <w:hyperlink r:id="rId27" w:history="1">
        <w:r w:rsidRPr="00D97BEC">
          <w:rPr>
            <w:rStyle w:val="Hyperlink"/>
            <w:rFonts w:ascii="Times New Roman" w:hAnsi="Times New Roman" w:cs="Times New Roman"/>
          </w:rPr>
          <w:t>https://doi.org/10.1093/oxfordhb/9780198793595.013.42</w:t>
        </w:r>
      </w:hyperlink>
      <w:r w:rsidRPr="00D97BEC">
        <w:rPr>
          <w:rFonts w:ascii="Times New Roman" w:hAnsi="Times New Roman" w:cs="Times New Roman"/>
        </w:rPr>
        <w:t xml:space="preserve"> </w:t>
      </w:r>
    </w:p>
    <w:p w14:paraId="77F9B24D"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Chamorro, G., Sorace, A., &amp; Sturt, P. (2016). What is the source of L1 attrition? The effect of </w:t>
      </w:r>
      <w:r w:rsidRPr="00D97BEC">
        <w:rPr>
          <w:rFonts w:ascii="Times New Roman" w:hAnsi="Times New Roman" w:cs="Times New Roman"/>
        </w:rPr>
        <w:lastRenderedPageBreak/>
        <w:t xml:space="preserve">recent L1 re-exposure on Spanish speakers under L1 attrition. </w:t>
      </w:r>
      <w:r w:rsidRPr="00D97BEC">
        <w:rPr>
          <w:rFonts w:ascii="Times New Roman" w:hAnsi="Times New Roman" w:cs="Times New Roman"/>
          <w:i/>
          <w:iCs/>
        </w:rPr>
        <w:t>Bilingualism: Language and Cognition</w:t>
      </w:r>
      <w:r w:rsidRPr="00D97BEC">
        <w:rPr>
          <w:rFonts w:ascii="Times New Roman" w:hAnsi="Times New Roman" w:cs="Times New Roman"/>
        </w:rPr>
        <w:t xml:space="preserve">, </w:t>
      </w:r>
      <w:r w:rsidRPr="00D97BEC">
        <w:rPr>
          <w:rFonts w:ascii="Times New Roman" w:hAnsi="Times New Roman" w:cs="Times New Roman"/>
          <w:i/>
          <w:iCs/>
        </w:rPr>
        <w:t>19</w:t>
      </w:r>
      <w:r w:rsidRPr="00D97BEC">
        <w:rPr>
          <w:rFonts w:ascii="Times New Roman" w:hAnsi="Times New Roman" w:cs="Times New Roman"/>
        </w:rPr>
        <w:t xml:space="preserve">(3), 520–532. </w:t>
      </w:r>
      <w:hyperlink r:id="rId28" w:history="1">
        <w:r w:rsidRPr="00D97BEC">
          <w:rPr>
            <w:rStyle w:val="Hyperlink"/>
            <w:rFonts w:ascii="Times New Roman" w:hAnsi="Times New Roman" w:cs="Times New Roman"/>
          </w:rPr>
          <w:t>https://doi.org/10.1017/S1366728915000152</w:t>
        </w:r>
      </w:hyperlink>
      <w:r w:rsidRPr="00D97BEC">
        <w:rPr>
          <w:rFonts w:ascii="Times New Roman" w:hAnsi="Times New Roman" w:cs="Times New Roman"/>
        </w:rPr>
        <w:t xml:space="preserve">  </w:t>
      </w:r>
    </w:p>
    <w:p w14:paraId="413A24E4"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Contemori</w:t>
      </w:r>
      <w:proofErr w:type="spellEnd"/>
      <w:r w:rsidRPr="00D97BEC">
        <w:rPr>
          <w:rFonts w:ascii="Times New Roman" w:hAnsi="Times New Roman" w:cs="Times New Roman"/>
        </w:rPr>
        <w:t xml:space="preserve">, C., </w:t>
      </w:r>
      <w:proofErr w:type="spellStart"/>
      <w:r w:rsidRPr="00D97BEC">
        <w:rPr>
          <w:rFonts w:ascii="Times New Roman" w:hAnsi="Times New Roman" w:cs="Times New Roman"/>
        </w:rPr>
        <w:t>Tsuboi</w:t>
      </w:r>
      <w:proofErr w:type="spellEnd"/>
      <w:r w:rsidRPr="00D97BEC">
        <w:rPr>
          <w:rFonts w:ascii="Times New Roman" w:hAnsi="Times New Roman" w:cs="Times New Roman"/>
        </w:rPr>
        <w:t xml:space="preserve">, N., &amp; Armendariz Galaviz, A. L. (2023). Referential choice in two languages: The role of language dominance. </w:t>
      </w:r>
      <w:r w:rsidRPr="00D97BEC">
        <w:rPr>
          <w:rFonts w:ascii="Times New Roman" w:hAnsi="Times New Roman" w:cs="Times New Roman"/>
          <w:i/>
          <w:iCs/>
        </w:rPr>
        <w:t>International Journal of Bilingualism, 0</w:t>
      </w:r>
      <w:r w:rsidRPr="00D97BEC">
        <w:rPr>
          <w:rFonts w:ascii="Times New Roman" w:hAnsi="Times New Roman" w:cs="Times New Roman"/>
        </w:rPr>
        <w:t xml:space="preserve">(0). </w:t>
      </w:r>
      <w:hyperlink r:id="rId29" w:history="1">
        <w:r w:rsidRPr="00D97BEC">
          <w:rPr>
            <w:rStyle w:val="Hyperlink"/>
            <w:rFonts w:ascii="Times New Roman" w:hAnsi="Times New Roman" w:cs="Times New Roman"/>
          </w:rPr>
          <w:t>https://doi.org/10.1177/13670069231170545</w:t>
        </w:r>
      </w:hyperlink>
      <w:r w:rsidRPr="00D97BEC">
        <w:rPr>
          <w:rFonts w:ascii="Times New Roman" w:hAnsi="Times New Roman" w:cs="Times New Roman"/>
        </w:rPr>
        <w:t xml:space="preserve"> </w:t>
      </w:r>
    </w:p>
    <w:p w14:paraId="6EA60E79"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De Leeuw, J. R., Gilbert, R. A., &amp; </w:t>
      </w:r>
      <w:proofErr w:type="spellStart"/>
      <w:r w:rsidRPr="00D97BEC">
        <w:rPr>
          <w:rFonts w:ascii="Times New Roman" w:hAnsi="Times New Roman" w:cs="Times New Roman"/>
        </w:rPr>
        <w:t>Luchterhandt</w:t>
      </w:r>
      <w:proofErr w:type="spellEnd"/>
      <w:r w:rsidRPr="00D97BEC">
        <w:rPr>
          <w:rFonts w:ascii="Times New Roman" w:hAnsi="Times New Roman" w:cs="Times New Roman"/>
        </w:rPr>
        <w:t xml:space="preserve">, B. (2023). </w:t>
      </w:r>
      <w:proofErr w:type="spellStart"/>
      <w:r w:rsidRPr="00D97BEC">
        <w:rPr>
          <w:rFonts w:ascii="Times New Roman" w:hAnsi="Times New Roman" w:cs="Times New Roman"/>
        </w:rPr>
        <w:t>jsPsych</w:t>
      </w:r>
      <w:proofErr w:type="spellEnd"/>
      <w:r w:rsidRPr="00D97BEC">
        <w:rPr>
          <w:rFonts w:ascii="Times New Roman" w:hAnsi="Times New Roman" w:cs="Times New Roman"/>
        </w:rPr>
        <w:t xml:space="preserve">: Enabling an Open-Source </w:t>
      </w:r>
      <w:proofErr w:type="spellStart"/>
      <w:r w:rsidRPr="00D97BEC">
        <w:rPr>
          <w:rFonts w:ascii="Times New Roman" w:hAnsi="Times New Roman" w:cs="Times New Roman"/>
        </w:rPr>
        <w:t>CollaborativeEcosystem</w:t>
      </w:r>
      <w:proofErr w:type="spellEnd"/>
      <w:r w:rsidRPr="00D97BEC">
        <w:rPr>
          <w:rFonts w:ascii="Times New Roman" w:hAnsi="Times New Roman" w:cs="Times New Roman"/>
        </w:rPr>
        <w:t xml:space="preserve"> of </w:t>
      </w:r>
      <w:proofErr w:type="spellStart"/>
      <w:r w:rsidRPr="00D97BEC">
        <w:rPr>
          <w:rFonts w:ascii="Times New Roman" w:hAnsi="Times New Roman" w:cs="Times New Roman"/>
        </w:rPr>
        <w:t>Behavioral</w:t>
      </w:r>
      <w:proofErr w:type="spellEnd"/>
      <w:r w:rsidRPr="00D97BEC">
        <w:rPr>
          <w:rFonts w:ascii="Times New Roman" w:hAnsi="Times New Roman" w:cs="Times New Roman"/>
        </w:rPr>
        <w:t xml:space="preserve"> Experiments. </w:t>
      </w:r>
      <w:r w:rsidRPr="00D97BEC">
        <w:rPr>
          <w:rFonts w:ascii="Times New Roman" w:hAnsi="Times New Roman" w:cs="Times New Roman"/>
          <w:i/>
          <w:iCs/>
        </w:rPr>
        <w:t xml:space="preserve">Journal of </w:t>
      </w:r>
      <w:proofErr w:type="gramStart"/>
      <w:r w:rsidRPr="00D97BEC">
        <w:rPr>
          <w:rFonts w:ascii="Times New Roman" w:hAnsi="Times New Roman" w:cs="Times New Roman"/>
          <w:i/>
          <w:iCs/>
        </w:rPr>
        <w:t>Open Source</w:t>
      </w:r>
      <w:proofErr w:type="gramEnd"/>
      <w:r w:rsidRPr="00D97BEC">
        <w:rPr>
          <w:rFonts w:ascii="Times New Roman" w:hAnsi="Times New Roman" w:cs="Times New Roman"/>
          <w:i/>
          <w:iCs/>
        </w:rPr>
        <w:t xml:space="preserve"> Software</w:t>
      </w:r>
      <w:r w:rsidRPr="00D97BEC">
        <w:rPr>
          <w:rFonts w:ascii="Times New Roman" w:hAnsi="Times New Roman" w:cs="Times New Roman"/>
        </w:rPr>
        <w:t xml:space="preserve">, </w:t>
      </w:r>
      <w:r w:rsidRPr="00D97BEC">
        <w:rPr>
          <w:rFonts w:ascii="Times New Roman" w:hAnsi="Times New Roman" w:cs="Times New Roman"/>
          <w:i/>
          <w:iCs/>
        </w:rPr>
        <w:t>8</w:t>
      </w:r>
      <w:r w:rsidRPr="00D97BEC">
        <w:rPr>
          <w:rFonts w:ascii="Times New Roman" w:hAnsi="Times New Roman" w:cs="Times New Roman"/>
        </w:rPr>
        <w:t xml:space="preserve">(85), 5351. </w:t>
      </w:r>
      <w:hyperlink r:id="rId30" w:history="1">
        <w:r w:rsidRPr="00D97BEC">
          <w:rPr>
            <w:rStyle w:val="Hyperlink"/>
            <w:rFonts w:ascii="Times New Roman" w:hAnsi="Times New Roman" w:cs="Times New Roman"/>
          </w:rPr>
          <w:t>https://doi.org/10.21105/joss.05351</w:t>
        </w:r>
      </w:hyperlink>
      <w:r w:rsidRPr="00D97BEC">
        <w:rPr>
          <w:rFonts w:ascii="Times New Roman" w:hAnsi="Times New Roman" w:cs="Times New Roman"/>
        </w:rPr>
        <w:t xml:space="preserve"> </w:t>
      </w:r>
    </w:p>
    <w:p w14:paraId="73863B61" w14:textId="6BB649E4"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4A4328">
        <w:rPr>
          <w:rFonts w:ascii="Times New Roman" w:hAnsi="Times New Roman" w:cs="Times New Roman"/>
        </w:rPr>
        <w:t xml:space="preserve">De Leeuw, E, Schmid M. S., </w:t>
      </w:r>
      <w:r w:rsidR="00AA524F" w:rsidRPr="004A4328">
        <w:rPr>
          <w:rFonts w:ascii="Times New Roman" w:hAnsi="Times New Roman" w:cs="Times New Roman"/>
        </w:rPr>
        <w:t xml:space="preserve">&amp; </w:t>
      </w:r>
      <w:r w:rsidRPr="004A4328">
        <w:rPr>
          <w:rFonts w:ascii="Times New Roman" w:hAnsi="Times New Roman" w:cs="Times New Roman"/>
        </w:rPr>
        <w:t xml:space="preserve">Mennen I. (2010). </w:t>
      </w:r>
      <w:r w:rsidRPr="00D97BEC">
        <w:rPr>
          <w:rFonts w:ascii="Times New Roman" w:hAnsi="Times New Roman" w:cs="Times New Roman"/>
        </w:rPr>
        <w:t xml:space="preserve">The effects of contact on native language pronunciation in an L2 migrant setting. </w:t>
      </w:r>
      <w:r w:rsidRPr="00D97BEC">
        <w:rPr>
          <w:rFonts w:ascii="Times New Roman" w:hAnsi="Times New Roman" w:cs="Times New Roman"/>
          <w:i/>
          <w:iCs/>
        </w:rPr>
        <w:t>Bilingualism: Language and Cognition, 13</w:t>
      </w:r>
      <w:r w:rsidRPr="00D97BEC">
        <w:rPr>
          <w:rFonts w:ascii="Times New Roman" w:hAnsi="Times New Roman" w:cs="Times New Roman"/>
        </w:rPr>
        <w:t xml:space="preserve">(1): 33–40. </w:t>
      </w:r>
      <w:hyperlink r:id="rId31" w:history="1">
        <w:r w:rsidRPr="00D97BEC">
          <w:rPr>
            <w:rStyle w:val="Hyperlink"/>
            <w:rFonts w:ascii="Times New Roman" w:hAnsi="Times New Roman" w:cs="Times New Roman"/>
          </w:rPr>
          <w:t>https://doi.org/10.1017/S1366728909990289</w:t>
        </w:r>
      </w:hyperlink>
      <w:r w:rsidRPr="00D97BEC">
        <w:rPr>
          <w:rFonts w:ascii="Times New Roman" w:hAnsi="Times New Roman" w:cs="Times New Roman"/>
        </w:rPr>
        <w:t xml:space="preserve"> </w:t>
      </w:r>
    </w:p>
    <w:p w14:paraId="7FA0E927"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 Fernando, M. V. (2023). L1 morphosyntactic attrition at the early stages: evidence from production, interpretation, and processing of subject referring expressions in L1 Spanish-L2 English instructed and immersed bilinguals. Doctoral dissertation, Universidad De Granada. </w:t>
      </w:r>
      <w:hyperlink r:id="rId32" w:history="1">
        <w:r w:rsidRPr="00D97BEC">
          <w:rPr>
            <w:rStyle w:val="Hyperlink"/>
            <w:rFonts w:ascii="Times New Roman" w:hAnsi="Times New Roman" w:cs="Times New Roman"/>
          </w:rPr>
          <w:t>https://digibug.ugr.es/handle/10481/81920</w:t>
        </w:r>
      </w:hyperlink>
      <w:r w:rsidRPr="00D97BEC">
        <w:rPr>
          <w:rFonts w:ascii="Times New Roman" w:hAnsi="Times New Roman" w:cs="Times New Roman"/>
        </w:rPr>
        <w:t xml:space="preserve"> </w:t>
      </w:r>
    </w:p>
    <w:p w14:paraId="5B1D732E"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Filiaci, F., Sorace, A., &amp; </w:t>
      </w:r>
      <w:proofErr w:type="spellStart"/>
      <w:r w:rsidRPr="00D97BEC">
        <w:rPr>
          <w:rFonts w:ascii="Times New Roman" w:hAnsi="Times New Roman" w:cs="Times New Roman"/>
        </w:rPr>
        <w:t>Carreiras</w:t>
      </w:r>
      <w:proofErr w:type="spellEnd"/>
      <w:r w:rsidRPr="00D97BEC">
        <w:rPr>
          <w:rFonts w:ascii="Times New Roman" w:hAnsi="Times New Roman" w:cs="Times New Roman"/>
        </w:rPr>
        <w:t xml:space="preserve">, M. (2014). Anaphoric biases of null and overt subjects in Italian and Spanish: A cross-linguistic comparison. </w:t>
      </w:r>
      <w:r w:rsidRPr="00D97BEC">
        <w:rPr>
          <w:rFonts w:ascii="Times New Roman" w:hAnsi="Times New Roman" w:cs="Times New Roman"/>
          <w:i/>
          <w:iCs/>
        </w:rPr>
        <w:t>Language, Cognition and Neuroscience</w:t>
      </w:r>
      <w:r w:rsidRPr="00D97BEC">
        <w:rPr>
          <w:rFonts w:ascii="Times New Roman" w:hAnsi="Times New Roman" w:cs="Times New Roman"/>
        </w:rPr>
        <w:t xml:space="preserve">, </w:t>
      </w:r>
      <w:r w:rsidRPr="00D97BEC">
        <w:rPr>
          <w:rFonts w:ascii="Times New Roman" w:hAnsi="Times New Roman" w:cs="Times New Roman"/>
          <w:i/>
          <w:iCs/>
        </w:rPr>
        <w:t>29</w:t>
      </w:r>
      <w:r w:rsidRPr="00D97BEC">
        <w:rPr>
          <w:rFonts w:ascii="Times New Roman" w:hAnsi="Times New Roman" w:cs="Times New Roman"/>
        </w:rPr>
        <w:t xml:space="preserve">(7), 825–843. </w:t>
      </w:r>
      <w:hyperlink r:id="rId33" w:history="1">
        <w:r w:rsidRPr="00D97BEC">
          <w:rPr>
            <w:rStyle w:val="Hyperlink"/>
            <w:rFonts w:ascii="Times New Roman" w:hAnsi="Times New Roman" w:cs="Times New Roman"/>
          </w:rPr>
          <w:t>https://doi.org/10.1080/01690965.2013.801502</w:t>
        </w:r>
      </w:hyperlink>
      <w:r w:rsidRPr="00D97BEC">
        <w:rPr>
          <w:rFonts w:ascii="Times New Roman" w:hAnsi="Times New Roman" w:cs="Times New Roman"/>
        </w:rPr>
        <w:t xml:space="preserve"> </w:t>
      </w:r>
    </w:p>
    <w:p w14:paraId="13D888DA"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i/>
          <w:iCs/>
        </w:rPr>
      </w:pPr>
      <w:proofErr w:type="spellStart"/>
      <w:r w:rsidRPr="00D97BEC">
        <w:rPr>
          <w:rFonts w:ascii="Times New Roman" w:hAnsi="Times New Roman" w:cs="Times New Roman"/>
        </w:rPr>
        <w:t>Flege</w:t>
      </w:r>
      <w:proofErr w:type="spellEnd"/>
      <w:r w:rsidRPr="00D97BEC">
        <w:rPr>
          <w:rFonts w:ascii="Times New Roman" w:hAnsi="Times New Roman" w:cs="Times New Roman"/>
        </w:rPr>
        <w:t xml:space="preserve">, J. E. (1987). The production of “new” and “similar” phones in a foreign language: Evidence for the effect of equivalence classification. </w:t>
      </w:r>
      <w:r w:rsidRPr="00D97BEC">
        <w:rPr>
          <w:rFonts w:ascii="Times New Roman" w:hAnsi="Times New Roman" w:cs="Times New Roman"/>
          <w:i/>
          <w:iCs/>
        </w:rPr>
        <w:t>Journal of Phonetics, 15</w:t>
      </w:r>
      <w:r w:rsidRPr="00D97BEC">
        <w:rPr>
          <w:rFonts w:ascii="Times New Roman" w:hAnsi="Times New Roman" w:cs="Times New Roman"/>
        </w:rPr>
        <w:t xml:space="preserve">(1), 47-65. </w:t>
      </w:r>
      <w:hyperlink r:id="rId34" w:history="1">
        <w:r w:rsidRPr="00D97BEC">
          <w:rPr>
            <w:rStyle w:val="Hyperlink"/>
            <w:rFonts w:ascii="Times New Roman" w:hAnsi="Times New Roman" w:cs="Times New Roman"/>
          </w:rPr>
          <w:t>https://doi.org/10.1016/S0095-4470(19)30537-6</w:t>
        </w:r>
      </w:hyperlink>
      <w:r w:rsidRPr="00D97BEC">
        <w:rPr>
          <w:rFonts w:ascii="Times New Roman" w:hAnsi="Times New Roman" w:cs="Times New Roman"/>
        </w:rPr>
        <w:t xml:space="preserve"> </w:t>
      </w:r>
    </w:p>
    <w:p w14:paraId="7506BE34"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Flores, C. (2012). Differential effects of language attrition in the domains of verb placement and object expression. </w:t>
      </w:r>
      <w:r w:rsidRPr="00D97BEC">
        <w:rPr>
          <w:rFonts w:ascii="Times New Roman" w:hAnsi="Times New Roman" w:cs="Times New Roman"/>
          <w:i/>
          <w:iCs/>
        </w:rPr>
        <w:t>Bilingualism: Language and Cognition, 15</w:t>
      </w:r>
      <w:r w:rsidRPr="00D97BEC">
        <w:rPr>
          <w:rFonts w:ascii="Times New Roman" w:hAnsi="Times New Roman" w:cs="Times New Roman"/>
        </w:rPr>
        <w:t xml:space="preserve">(3), 550–567. </w:t>
      </w:r>
      <w:hyperlink r:id="rId35" w:history="1">
        <w:r w:rsidRPr="00D97BEC">
          <w:rPr>
            <w:rStyle w:val="Hyperlink"/>
            <w:rFonts w:ascii="Times New Roman" w:hAnsi="Times New Roman" w:cs="Times New Roman"/>
          </w:rPr>
          <w:t>https://doi.org/10.1017/S1366728911000666</w:t>
        </w:r>
      </w:hyperlink>
      <w:r w:rsidRPr="00D97BEC">
        <w:rPr>
          <w:rFonts w:ascii="Times New Roman" w:hAnsi="Times New Roman" w:cs="Times New Roman"/>
        </w:rPr>
        <w:t xml:space="preserve"> </w:t>
      </w:r>
    </w:p>
    <w:p w14:paraId="1EBBB4C6" w14:textId="4B3DAF48"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Fukumura</w:t>
      </w:r>
      <w:proofErr w:type="spellEnd"/>
      <w:r w:rsidRPr="00D97BEC">
        <w:rPr>
          <w:rFonts w:ascii="Times New Roman" w:hAnsi="Times New Roman" w:cs="Times New Roman"/>
        </w:rPr>
        <w:t>, K.</w:t>
      </w:r>
      <w:r w:rsidR="00AA524F">
        <w:rPr>
          <w:rFonts w:ascii="Times New Roman" w:hAnsi="Times New Roman" w:cs="Times New Roman"/>
        </w:rPr>
        <w:t>,</w:t>
      </w:r>
      <w:r w:rsidRPr="00D97BEC">
        <w:rPr>
          <w:rFonts w:ascii="Times New Roman" w:hAnsi="Times New Roman" w:cs="Times New Roman"/>
        </w:rPr>
        <w:t xml:space="preserve"> &amp; van </w:t>
      </w:r>
      <w:proofErr w:type="spellStart"/>
      <w:r w:rsidRPr="00D97BEC">
        <w:rPr>
          <w:rFonts w:ascii="Times New Roman" w:hAnsi="Times New Roman" w:cs="Times New Roman"/>
        </w:rPr>
        <w:t>Gompel</w:t>
      </w:r>
      <w:proofErr w:type="spellEnd"/>
      <w:r w:rsidRPr="00D97BEC">
        <w:rPr>
          <w:rFonts w:ascii="Times New Roman" w:hAnsi="Times New Roman" w:cs="Times New Roman"/>
        </w:rPr>
        <w:t xml:space="preserve">, R. P. G. (2010). Choosing anaphoric expressions: Do people </w:t>
      </w:r>
      <w:proofErr w:type="gramStart"/>
      <w:r w:rsidRPr="00D97BEC">
        <w:rPr>
          <w:rFonts w:ascii="Times New Roman" w:hAnsi="Times New Roman" w:cs="Times New Roman"/>
        </w:rPr>
        <w:t>take into account</w:t>
      </w:r>
      <w:proofErr w:type="gramEnd"/>
      <w:r w:rsidRPr="00D97BEC">
        <w:rPr>
          <w:rFonts w:ascii="Times New Roman" w:hAnsi="Times New Roman" w:cs="Times New Roman"/>
        </w:rPr>
        <w:t xml:space="preserve"> likelihood of reference? </w:t>
      </w:r>
      <w:r w:rsidRPr="00D97BEC">
        <w:rPr>
          <w:rFonts w:ascii="Times New Roman" w:hAnsi="Times New Roman" w:cs="Times New Roman"/>
          <w:i/>
          <w:iCs/>
        </w:rPr>
        <w:t>Journal of Memory and Language</w:t>
      </w:r>
      <w:r w:rsidRPr="00D97BEC">
        <w:rPr>
          <w:rFonts w:ascii="Times New Roman" w:hAnsi="Times New Roman" w:cs="Times New Roman"/>
        </w:rPr>
        <w:t xml:space="preserve">, </w:t>
      </w:r>
      <w:r w:rsidRPr="00D97BEC">
        <w:rPr>
          <w:rFonts w:ascii="Times New Roman" w:hAnsi="Times New Roman" w:cs="Times New Roman"/>
          <w:i/>
          <w:iCs/>
        </w:rPr>
        <w:t>62</w:t>
      </w:r>
      <w:r w:rsidRPr="00D97BEC">
        <w:rPr>
          <w:rFonts w:ascii="Times New Roman" w:hAnsi="Times New Roman" w:cs="Times New Roman"/>
        </w:rPr>
        <w:t xml:space="preserve">(1), 52–66. </w:t>
      </w:r>
      <w:hyperlink r:id="rId36" w:history="1">
        <w:r w:rsidRPr="00D97BEC">
          <w:rPr>
            <w:rStyle w:val="Hyperlink"/>
            <w:rFonts w:ascii="Times New Roman" w:hAnsi="Times New Roman" w:cs="Times New Roman"/>
          </w:rPr>
          <w:t>https://doi.org/10.1016/j.jml.2009.09.001</w:t>
        </w:r>
      </w:hyperlink>
      <w:r w:rsidRPr="00D97BEC">
        <w:rPr>
          <w:rFonts w:ascii="Times New Roman" w:hAnsi="Times New Roman" w:cs="Times New Roman"/>
        </w:rPr>
        <w:t xml:space="preserve"> </w:t>
      </w:r>
    </w:p>
    <w:p w14:paraId="2212C85A" w14:textId="187A35F3" w:rsidR="0043041C" w:rsidRPr="00D97BEC" w:rsidRDefault="0043041C" w:rsidP="0043041C">
      <w:pPr>
        <w:spacing w:line="360" w:lineRule="auto"/>
        <w:ind w:left="720" w:hanging="720"/>
        <w:contextualSpacing/>
        <w:rPr>
          <w:rFonts w:ascii="Times New Roman" w:hAnsi="Times New Roman" w:cs="Times New Roman"/>
        </w:rPr>
      </w:pPr>
      <w:r w:rsidRPr="00D97BEC">
        <w:rPr>
          <w:rFonts w:ascii="Times New Roman" w:hAnsi="Times New Roman" w:cs="Times New Roman"/>
        </w:rPr>
        <w:t>Garrod, S. C.</w:t>
      </w:r>
      <w:r w:rsidR="00AA524F">
        <w:rPr>
          <w:rFonts w:ascii="Times New Roman" w:hAnsi="Times New Roman" w:cs="Times New Roman"/>
        </w:rPr>
        <w:t>,</w:t>
      </w:r>
      <w:r w:rsidRPr="00D97BEC">
        <w:rPr>
          <w:rFonts w:ascii="Times New Roman" w:hAnsi="Times New Roman" w:cs="Times New Roman"/>
        </w:rPr>
        <w:t xml:space="preserve"> &amp; Sanford, A. J. (1982). The mental representation of discourse in a focused memory system: Implications for interpretation for the anaphoric noun-phrases. </w:t>
      </w:r>
      <w:r w:rsidRPr="00D97BEC">
        <w:rPr>
          <w:rFonts w:ascii="Times New Roman" w:hAnsi="Times New Roman" w:cs="Times New Roman"/>
          <w:i/>
          <w:iCs/>
        </w:rPr>
        <w:t>Journal of Semantics 1</w:t>
      </w:r>
      <w:r w:rsidRPr="00D97BEC">
        <w:rPr>
          <w:rFonts w:ascii="Times New Roman" w:hAnsi="Times New Roman" w:cs="Times New Roman"/>
        </w:rPr>
        <w:t>, 21–41.</w:t>
      </w:r>
    </w:p>
    <w:p w14:paraId="459CF5EB" w14:textId="77777777" w:rsidR="0043041C" w:rsidRPr="00D97BEC" w:rsidRDefault="0043041C" w:rsidP="0043041C">
      <w:pPr>
        <w:spacing w:line="360" w:lineRule="auto"/>
        <w:ind w:left="720" w:hanging="720"/>
        <w:contextualSpacing/>
        <w:rPr>
          <w:rFonts w:ascii="Times New Roman" w:hAnsi="Times New Roman" w:cs="Times New Roman"/>
        </w:rPr>
      </w:pPr>
      <w:proofErr w:type="spellStart"/>
      <w:r w:rsidRPr="00D97BEC">
        <w:rPr>
          <w:rFonts w:ascii="Times New Roman" w:hAnsi="Times New Roman" w:cs="Times New Roman"/>
        </w:rPr>
        <w:t>Giannakou</w:t>
      </w:r>
      <w:proofErr w:type="spellEnd"/>
      <w:r w:rsidRPr="00D97BEC">
        <w:rPr>
          <w:rFonts w:ascii="Times New Roman" w:hAnsi="Times New Roman" w:cs="Times New Roman"/>
        </w:rPr>
        <w:t>, A. (2018). Spanish and Greek subjects in contact: Greek as a heritage language in Chile. [</w:t>
      </w:r>
      <w:r w:rsidRPr="00D97BEC">
        <w:rPr>
          <w:rFonts w:ascii="Times New Roman" w:hAnsi="Times New Roman" w:cs="Times New Roman"/>
          <w:color w:val="000000" w:themeColor="text1"/>
        </w:rPr>
        <w:t>Doctoral dissertation, University of Cambridge</w:t>
      </w:r>
      <w:r w:rsidRPr="00D97BEC">
        <w:rPr>
          <w:rFonts w:ascii="Times New Roman" w:hAnsi="Times New Roman" w:cs="Times New Roman"/>
        </w:rPr>
        <w:t xml:space="preserve">]. </w:t>
      </w:r>
      <w:hyperlink r:id="rId37" w:history="1">
        <w:r w:rsidRPr="00D97BEC">
          <w:rPr>
            <w:rStyle w:val="Hyperlink"/>
            <w:rFonts w:ascii="Times New Roman" w:hAnsi="Times New Roman" w:cs="Times New Roman"/>
          </w:rPr>
          <w:t>https://doi.org/10.17863/CAM.30352</w:t>
        </w:r>
      </w:hyperlink>
      <w:r w:rsidRPr="00D97BEC">
        <w:rPr>
          <w:rFonts w:ascii="Times New Roman" w:hAnsi="Times New Roman" w:cs="Times New Roman"/>
        </w:rPr>
        <w:t xml:space="preserve"> </w:t>
      </w:r>
    </w:p>
    <w:p w14:paraId="31930E51" w14:textId="77777777" w:rsidR="0043041C" w:rsidRPr="00D97BEC" w:rsidRDefault="0043041C" w:rsidP="0043041C">
      <w:pPr>
        <w:spacing w:line="360" w:lineRule="auto"/>
        <w:ind w:left="720" w:hanging="720"/>
        <w:contextualSpacing/>
        <w:rPr>
          <w:rFonts w:ascii="Times New Roman" w:hAnsi="Times New Roman" w:cs="Times New Roman"/>
        </w:rPr>
      </w:pPr>
      <w:proofErr w:type="spellStart"/>
      <w:r w:rsidRPr="0043041C">
        <w:rPr>
          <w:rFonts w:ascii="Times New Roman" w:hAnsi="Times New Roman" w:cs="Times New Roman"/>
        </w:rPr>
        <w:lastRenderedPageBreak/>
        <w:t>Gorden</w:t>
      </w:r>
      <w:proofErr w:type="spellEnd"/>
      <w:r w:rsidRPr="0043041C">
        <w:rPr>
          <w:rFonts w:ascii="Times New Roman" w:hAnsi="Times New Roman" w:cs="Times New Roman"/>
        </w:rPr>
        <w:t xml:space="preserve">, P. C., Grosz, B. J., &amp; </w:t>
      </w:r>
      <w:proofErr w:type="spellStart"/>
      <w:r w:rsidRPr="0043041C">
        <w:rPr>
          <w:rFonts w:ascii="Times New Roman" w:hAnsi="Times New Roman" w:cs="Times New Roman"/>
        </w:rPr>
        <w:t>Gilliom</w:t>
      </w:r>
      <w:proofErr w:type="spellEnd"/>
      <w:r w:rsidRPr="0043041C">
        <w:rPr>
          <w:rFonts w:ascii="Times New Roman" w:hAnsi="Times New Roman" w:cs="Times New Roman"/>
        </w:rPr>
        <w:t xml:space="preserve">, L.A. (1993). </w:t>
      </w:r>
      <w:r w:rsidRPr="00D97BEC">
        <w:rPr>
          <w:rFonts w:ascii="Times New Roman" w:hAnsi="Times New Roman" w:cs="Times New Roman"/>
        </w:rPr>
        <w:t xml:space="preserve">Pronouns, names, and the </w:t>
      </w:r>
      <w:proofErr w:type="spellStart"/>
      <w:r w:rsidRPr="00D97BEC">
        <w:rPr>
          <w:rFonts w:ascii="Times New Roman" w:hAnsi="Times New Roman" w:cs="Times New Roman"/>
        </w:rPr>
        <w:t>centering</w:t>
      </w:r>
      <w:proofErr w:type="spellEnd"/>
      <w:r w:rsidRPr="00D97BEC">
        <w:rPr>
          <w:rFonts w:ascii="Times New Roman" w:hAnsi="Times New Roman" w:cs="Times New Roman"/>
        </w:rPr>
        <w:t xml:space="preserve"> of attention in discourse. </w:t>
      </w:r>
      <w:r w:rsidRPr="00D97BEC">
        <w:rPr>
          <w:rFonts w:ascii="Times New Roman" w:hAnsi="Times New Roman" w:cs="Times New Roman"/>
          <w:i/>
          <w:iCs/>
        </w:rPr>
        <w:t>Cognitive Science, 17</w:t>
      </w:r>
      <w:r w:rsidRPr="00D97BEC">
        <w:rPr>
          <w:rFonts w:ascii="Times New Roman" w:hAnsi="Times New Roman" w:cs="Times New Roman"/>
        </w:rPr>
        <w:t xml:space="preserve">(3), 311-347. </w:t>
      </w:r>
    </w:p>
    <w:p w14:paraId="7198FA03"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Gürel, A. (2004). Selectivity in L2-induced L1 attrition: A psycholinguistic account. </w:t>
      </w:r>
      <w:r w:rsidRPr="00D97BEC">
        <w:rPr>
          <w:rFonts w:ascii="Times New Roman" w:hAnsi="Times New Roman" w:cs="Times New Roman"/>
          <w:i/>
          <w:iCs/>
        </w:rPr>
        <w:t>Journal of Neurolinguistics</w:t>
      </w:r>
      <w:r w:rsidRPr="00D97BEC">
        <w:rPr>
          <w:rFonts w:ascii="Times New Roman" w:hAnsi="Times New Roman" w:cs="Times New Roman"/>
        </w:rPr>
        <w:t xml:space="preserve">, </w:t>
      </w:r>
      <w:r w:rsidRPr="00D97BEC">
        <w:rPr>
          <w:rFonts w:ascii="Times New Roman" w:hAnsi="Times New Roman" w:cs="Times New Roman"/>
          <w:i/>
          <w:iCs/>
        </w:rPr>
        <w:t>17</w:t>
      </w:r>
      <w:r w:rsidRPr="00D97BEC">
        <w:rPr>
          <w:rFonts w:ascii="Times New Roman" w:hAnsi="Times New Roman" w:cs="Times New Roman"/>
        </w:rPr>
        <w:t xml:space="preserve">(1), 53–78. </w:t>
      </w:r>
      <w:hyperlink r:id="rId38" w:history="1">
        <w:r w:rsidRPr="00D97BEC">
          <w:rPr>
            <w:rStyle w:val="Hyperlink"/>
            <w:rFonts w:ascii="Times New Roman" w:hAnsi="Times New Roman" w:cs="Times New Roman"/>
          </w:rPr>
          <w:t>https://doi.org/10.1016/S0911-6044(03)00054-X</w:t>
        </w:r>
      </w:hyperlink>
      <w:r w:rsidRPr="00D97BEC">
        <w:rPr>
          <w:rFonts w:ascii="Times New Roman" w:hAnsi="Times New Roman" w:cs="Times New Roman"/>
        </w:rPr>
        <w:t xml:space="preserve"> </w:t>
      </w:r>
    </w:p>
    <w:p w14:paraId="14BC34F6" w14:textId="2374681F"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color w:val="000000" w:themeColor="text1"/>
        </w:rPr>
      </w:pPr>
      <w:r w:rsidRPr="00D97BEC">
        <w:rPr>
          <w:rFonts w:ascii="Times New Roman" w:hAnsi="Times New Roman" w:cs="Times New Roman"/>
        </w:rPr>
        <w:t>Hicks, G.</w:t>
      </w:r>
      <w:r w:rsidR="00AA524F">
        <w:rPr>
          <w:rFonts w:ascii="Times New Roman" w:hAnsi="Times New Roman" w:cs="Times New Roman"/>
        </w:rPr>
        <w:t>,</w:t>
      </w:r>
      <w:r w:rsidRPr="00D97BEC">
        <w:rPr>
          <w:rFonts w:ascii="Times New Roman" w:hAnsi="Times New Roman" w:cs="Times New Roman"/>
        </w:rPr>
        <w:t xml:space="preserve"> &amp; </w:t>
      </w:r>
      <w:r w:rsidRPr="00D97BEC">
        <w:rPr>
          <w:rFonts w:ascii="Times New Roman" w:hAnsi="Times New Roman" w:cs="Times New Roman"/>
          <w:color w:val="000000" w:themeColor="text1"/>
        </w:rPr>
        <w:t xml:space="preserve">Domínguez, L. (2020). A model for L1 grammatical attrition. </w:t>
      </w:r>
      <w:r w:rsidRPr="00D97BEC">
        <w:rPr>
          <w:rFonts w:ascii="Times New Roman" w:hAnsi="Times New Roman" w:cs="Times New Roman"/>
          <w:i/>
          <w:iCs/>
          <w:color w:val="000000" w:themeColor="text1"/>
        </w:rPr>
        <w:t>Second Language Research. 36</w:t>
      </w:r>
      <w:r w:rsidRPr="00D97BEC">
        <w:rPr>
          <w:rFonts w:ascii="Times New Roman" w:hAnsi="Times New Roman" w:cs="Times New Roman"/>
          <w:color w:val="000000" w:themeColor="text1"/>
        </w:rPr>
        <w:t xml:space="preserve">(2), 143-165. </w:t>
      </w:r>
      <w:hyperlink r:id="rId39" w:history="1">
        <w:r w:rsidRPr="00D97BEC">
          <w:rPr>
            <w:rStyle w:val="Hyperlink"/>
            <w:rFonts w:ascii="Times New Roman" w:hAnsi="Times New Roman" w:cs="Times New Roman"/>
          </w:rPr>
          <w:t>https://doi.org/10.1177/0267658319862011</w:t>
        </w:r>
      </w:hyperlink>
      <w:r w:rsidRPr="00D97BEC">
        <w:rPr>
          <w:rFonts w:ascii="Times New Roman" w:hAnsi="Times New Roman" w:cs="Times New Roman"/>
          <w:color w:val="000000" w:themeColor="text1"/>
        </w:rPr>
        <w:t xml:space="preserve"> </w:t>
      </w:r>
    </w:p>
    <w:p w14:paraId="13487C30"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Huang, C.-T. (1984). On the distribution and reference of empty pronouns. </w:t>
      </w:r>
      <w:r w:rsidRPr="00D97BEC">
        <w:rPr>
          <w:rFonts w:ascii="Times New Roman" w:hAnsi="Times New Roman" w:cs="Times New Roman"/>
          <w:i/>
          <w:iCs/>
        </w:rPr>
        <w:t>Linguistic Inquiry, 15</w:t>
      </w:r>
      <w:r w:rsidRPr="00D97BEC">
        <w:rPr>
          <w:rFonts w:ascii="Times New Roman" w:hAnsi="Times New Roman" w:cs="Times New Roman"/>
        </w:rPr>
        <w:t>(4), 531-574.</w:t>
      </w:r>
      <w:r w:rsidRPr="00D97BEC">
        <w:t xml:space="preserve"> </w:t>
      </w:r>
      <w:hyperlink r:id="rId40" w:history="1">
        <w:r w:rsidRPr="00D97BEC">
          <w:rPr>
            <w:rStyle w:val="Hyperlink"/>
            <w:rFonts w:ascii="Times New Roman" w:hAnsi="Times New Roman" w:cs="Times New Roman"/>
          </w:rPr>
          <w:t>https://www.jstor.org/stable/4178404</w:t>
        </w:r>
      </w:hyperlink>
      <w:r w:rsidRPr="00D97BEC">
        <w:rPr>
          <w:rFonts w:ascii="Times New Roman" w:hAnsi="Times New Roman" w:cs="Times New Roman"/>
        </w:rPr>
        <w:t xml:space="preserve"> </w:t>
      </w:r>
    </w:p>
    <w:p w14:paraId="5ED10777"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Huang, Y. (1994). </w:t>
      </w:r>
      <w:r w:rsidRPr="00D97BEC">
        <w:rPr>
          <w:rFonts w:ascii="Times New Roman" w:hAnsi="Times New Roman" w:cs="Times New Roman"/>
          <w:i/>
          <w:iCs/>
        </w:rPr>
        <w:t>The Syntax and Pragmatics of Anaphora: A Study with Special Reference to Chinese</w:t>
      </w:r>
      <w:r w:rsidRPr="00D97BEC">
        <w:rPr>
          <w:rFonts w:ascii="Times New Roman" w:hAnsi="Times New Roman" w:cs="Times New Roman"/>
        </w:rPr>
        <w:t xml:space="preserve">. Cambridge University Press. </w:t>
      </w:r>
      <w:hyperlink r:id="rId41" w:history="1">
        <w:r w:rsidRPr="00D97BEC">
          <w:rPr>
            <w:rStyle w:val="Hyperlink"/>
            <w:rFonts w:ascii="Times New Roman" w:hAnsi="Times New Roman" w:cs="Times New Roman"/>
          </w:rPr>
          <w:t>https://doi.org/10.1017/CBO9780511554292</w:t>
        </w:r>
      </w:hyperlink>
      <w:r w:rsidRPr="00D97BEC">
        <w:rPr>
          <w:rFonts w:ascii="Times New Roman" w:hAnsi="Times New Roman" w:cs="Times New Roman"/>
        </w:rPr>
        <w:t xml:space="preserve"> </w:t>
      </w:r>
    </w:p>
    <w:p w14:paraId="14184BC1"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Hwang, H. (2021). Avoidance of gender-ambiguous pronouns </w:t>
      </w:r>
      <w:proofErr w:type="gramStart"/>
      <w:r w:rsidRPr="00D97BEC">
        <w:rPr>
          <w:rFonts w:ascii="Times New Roman" w:hAnsi="Times New Roman" w:cs="Times New Roman"/>
        </w:rPr>
        <w:t>as a consequence of</w:t>
      </w:r>
      <w:proofErr w:type="gramEnd"/>
      <w:r w:rsidRPr="00D97BEC">
        <w:rPr>
          <w:rFonts w:ascii="Times New Roman" w:hAnsi="Times New Roman" w:cs="Times New Roman"/>
        </w:rPr>
        <w:t xml:space="preserve"> ambiguity-avoidance strategy. </w:t>
      </w:r>
      <w:r w:rsidRPr="00D97BEC">
        <w:rPr>
          <w:rFonts w:ascii="Times New Roman" w:hAnsi="Times New Roman" w:cs="Times New Roman"/>
          <w:i/>
          <w:iCs/>
        </w:rPr>
        <w:t>Discourse Processes</w:t>
      </w:r>
      <w:r w:rsidRPr="00D97BEC">
        <w:rPr>
          <w:rFonts w:ascii="Times New Roman" w:hAnsi="Times New Roman" w:cs="Times New Roman"/>
        </w:rPr>
        <w:t xml:space="preserve">, </w:t>
      </w:r>
      <w:r w:rsidRPr="00D97BEC">
        <w:rPr>
          <w:rFonts w:ascii="Times New Roman" w:hAnsi="Times New Roman" w:cs="Times New Roman"/>
          <w:i/>
          <w:iCs/>
        </w:rPr>
        <w:t>58</w:t>
      </w:r>
      <w:r w:rsidRPr="00D97BEC">
        <w:rPr>
          <w:rFonts w:ascii="Times New Roman" w:hAnsi="Times New Roman" w:cs="Times New Roman"/>
        </w:rPr>
        <w:t xml:space="preserve">(3), 251–259. </w:t>
      </w:r>
    </w:p>
    <w:p w14:paraId="031EF7B2" w14:textId="77777777" w:rsidR="0043041C" w:rsidRPr="0043041C" w:rsidRDefault="00B94AC4" w:rsidP="0043041C">
      <w:pPr>
        <w:widowControl w:val="0"/>
        <w:autoSpaceDE w:val="0"/>
        <w:autoSpaceDN w:val="0"/>
        <w:spacing w:line="360" w:lineRule="auto"/>
        <w:ind w:left="720" w:firstLine="720"/>
        <w:contextualSpacing/>
        <w:mirrorIndents/>
        <w:jc w:val="both"/>
        <w:rPr>
          <w:rFonts w:ascii="Times New Roman" w:hAnsi="Times New Roman" w:cs="Times New Roman"/>
        </w:rPr>
      </w:pPr>
      <w:hyperlink r:id="rId42" w:history="1">
        <w:r w:rsidR="0043041C" w:rsidRPr="0043041C">
          <w:rPr>
            <w:rStyle w:val="Hyperlink"/>
            <w:rFonts w:ascii="Times New Roman" w:hAnsi="Times New Roman" w:cs="Times New Roman"/>
          </w:rPr>
          <w:t>https://doi.org/10.1080/0163853X.2020.1844965</w:t>
        </w:r>
      </w:hyperlink>
      <w:r w:rsidR="0043041C" w:rsidRPr="0043041C">
        <w:rPr>
          <w:rFonts w:ascii="Times New Roman" w:hAnsi="Times New Roman" w:cs="Times New Roman"/>
        </w:rPr>
        <w:t xml:space="preserve"> </w:t>
      </w:r>
    </w:p>
    <w:p w14:paraId="56110D34"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43041C">
        <w:rPr>
          <w:rFonts w:ascii="Times New Roman" w:hAnsi="Times New Roman" w:cs="Times New Roman"/>
        </w:rPr>
        <w:t xml:space="preserve">Huang, J. C.-T. (1992). </w:t>
      </w:r>
      <w:r w:rsidRPr="00D97BEC">
        <w:rPr>
          <w:rFonts w:ascii="Times New Roman" w:hAnsi="Times New Roman" w:cs="Times New Roman"/>
        </w:rPr>
        <w:t xml:space="preserve">Complex Predicates in Control. In R. K. Larson, S. </w:t>
      </w:r>
      <w:proofErr w:type="spellStart"/>
      <w:r w:rsidRPr="00D97BEC">
        <w:rPr>
          <w:rFonts w:ascii="Times New Roman" w:hAnsi="Times New Roman" w:cs="Times New Roman"/>
        </w:rPr>
        <w:t>Iatridou</w:t>
      </w:r>
      <w:proofErr w:type="spellEnd"/>
      <w:r w:rsidRPr="00D97BEC">
        <w:rPr>
          <w:rFonts w:ascii="Times New Roman" w:hAnsi="Times New Roman" w:cs="Times New Roman"/>
        </w:rPr>
        <w:t xml:space="preserve">, U. </w:t>
      </w:r>
      <w:proofErr w:type="spellStart"/>
      <w:r w:rsidRPr="00D97BEC">
        <w:rPr>
          <w:rFonts w:ascii="Times New Roman" w:hAnsi="Times New Roman" w:cs="Times New Roman"/>
        </w:rPr>
        <w:t>Lahiri</w:t>
      </w:r>
      <w:proofErr w:type="spellEnd"/>
      <w:r w:rsidRPr="00D97BEC">
        <w:rPr>
          <w:rFonts w:ascii="Times New Roman" w:hAnsi="Times New Roman" w:cs="Times New Roman"/>
        </w:rPr>
        <w:t xml:space="preserve">, &amp; J. Higginbotham (Eds.), </w:t>
      </w:r>
      <w:r w:rsidRPr="00D97BEC">
        <w:rPr>
          <w:rFonts w:ascii="Times New Roman" w:hAnsi="Times New Roman" w:cs="Times New Roman"/>
          <w:i/>
          <w:iCs/>
        </w:rPr>
        <w:t>Control and Grammar</w:t>
      </w:r>
      <w:r w:rsidRPr="00D97BEC">
        <w:rPr>
          <w:rFonts w:ascii="Times New Roman" w:hAnsi="Times New Roman" w:cs="Times New Roman"/>
        </w:rPr>
        <w:t xml:space="preserve"> (pp. 109–147). Springer. </w:t>
      </w:r>
    </w:p>
    <w:p w14:paraId="67345DCE" w14:textId="77777777" w:rsidR="0043041C" w:rsidRPr="00D97BEC" w:rsidRDefault="0043041C" w:rsidP="0043041C">
      <w:pPr>
        <w:widowControl w:val="0"/>
        <w:autoSpaceDE w:val="0"/>
        <w:autoSpaceDN w:val="0"/>
        <w:spacing w:line="360" w:lineRule="auto"/>
        <w:ind w:left="720"/>
        <w:contextualSpacing/>
        <w:mirrorIndents/>
        <w:jc w:val="both"/>
        <w:rPr>
          <w:rFonts w:ascii="Times New Roman" w:hAnsi="Times New Roman" w:cs="Times New Roman"/>
        </w:rPr>
      </w:pPr>
      <w:r w:rsidRPr="00D97BEC">
        <w:rPr>
          <w:rFonts w:ascii="Times New Roman" w:hAnsi="Times New Roman" w:cs="Times New Roman"/>
        </w:rPr>
        <w:t xml:space="preserve"> </w:t>
      </w:r>
      <w:r w:rsidRPr="00D97BEC">
        <w:rPr>
          <w:rFonts w:ascii="Times New Roman" w:hAnsi="Times New Roman" w:cs="Times New Roman"/>
        </w:rPr>
        <w:tab/>
      </w:r>
      <w:hyperlink r:id="rId43" w:history="1">
        <w:r w:rsidRPr="00D97BEC">
          <w:rPr>
            <w:rStyle w:val="Hyperlink"/>
            <w:rFonts w:ascii="Times New Roman" w:hAnsi="Times New Roman" w:cs="Times New Roman"/>
          </w:rPr>
          <w:t>https://doi.org/10.1007/978-94-015-7959-9_4</w:t>
        </w:r>
      </w:hyperlink>
      <w:r w:rsidRPr="00D97BEC">
        <w:rPr>
          <w:rFonts w:ascii="Times New Roman" w:hAnsi="Times New Roman" w:cs="Times New Roman"/>
        </w:rPr>
        <w:t xml:space="preserve"> </w:t>
      </w:r>
    </w:p>
    <w:p w14:paraId="5EFF977A"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Jarvis, S. (2003). Probing the Effects of the L2 on the L1: A Case Study. In V. Cook (Ed.), </w:t>
      </w:r>
      <w:r w:rsidRPr="00D97BEC">
        <w:rPr>
          <w:rFonts w:ascii="Times New Roman" w:hAnsi="Times New Roman" w:cs="Times New Roman"/>
          <w:i/>
          <w:iCs/>
        </w:rPr>
        <w:t>Effects of the Second Language on the First</w:t>
      </w:r>
      <w:r w:rsidRPr="00D97BEC">
        <w:rPr>
          <w:rFonts w:ascii="Times New Roman" w:hAnsi="Times New Roman" w:cs="Times New Roman"/>
        </w:rPr>
        <w:t xml:space="preserve"> (pp. 81–102). Multilingual Matters.</w:t>
      </w:r>
      <w:r w:rsidRPr="00D97BEC">
        <w:rPr>
          <w:rFonts w:ascii="Times New Roman" w:hAnsi="Times New Roman" w:cs="Times New Roman"/>
        </w:rPr>
        <w:tab/>
        <w:t xml:space="preserve"> </w:t>
      </w:r>
      <w:hyperlink r:id="rId44" w:history="1">
        <w:r w:rsidRPr="00D97BEC">
          <w:rPr>
            <w:rStyle w:val="Hyperlink"/>
            <w:rFonts w:ascii="Times New Roman" w:hAnsi="Times New Roman" w:cs="Times New Roman"/>
          </w:rPr>
          <w:t>https://doi.org/10.21832/9781853596346-007</w:t>
        </w:r>
      </w:hyperlink>
      <w:r w:rsidRPr="00D97BEC">
        <w:rPr>
          <w:rFonts w:ascii="Times New Roman" w:hAnsi="Times New Roman" w:cs="Times New Roman"/>
        </w:rPr>
        <w:t xml:space="preserve"> </w:t>
      </w:r>
    </w:p>
    <w:p w14:paraId="0E6315E4"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Jarvis, S. (2019). Lexical Attrition. In M. S. Schmid &amp; B. Köpke (Eds.), </w:t>
      </w:r>
      <w:r w:rsidRPr="00D97BEC">
        <w:rPr>
          <w:rFonts w:ascii="Times New Roman" w:hAnsi="Times New Roman" w:cs="Times New Roman"/>
          <w:i/>
          <w:iCs/>
        </w:rPr>
        <w:t>The Oxford Handbook of Language Attrition</w:t>
      </w:r>
      <w:r w:rsidRPr="00D97BEC">
        <w:rPr>
          <w:rFonts w:ascii="Times New Roman" w:hAnsi="Times New Roman" w:cs="Times New Roman"/>
        </w:rPr>
        <w:t xml:space="preserve"> (pp. 241–250). Oxford University Press. </w:t>
      </w:r>
    </w:p>
    <w:p w14:paraId="0A4B74E4" w14:textId="77777777" w:rsidR="0043041C" w:rsidRPr="00D97BEC" w:rsidRDefault="00B94AC4" w:rsidP="0043041C">
      <w:pPr>
        <w:widowControl w:val="0"/>
        <w:autoSpaceDE w:val="0"/>
        <w:autoSpaceDN w:val="0"/>
        <w:spacing w:line="360" w:lineRule="auto"/>
        <w:ind w:left="720" w:firstLine="720"/>
        <w:contextualSpacing/>
        <w:mirrorIndents/>
        <w:jc w:val="both"/>
        <w:rPr>
          <w:rFonts w:ascii="Times New Roman" w:hAnsi="Times New Roman" w:cs="Times New Roman"/>
        </w:rPr>
      </w:pPr>
      <w:hyperlink r:id="rId45" w:history="1">
        <w:r w:rsidR="0043041C" w:rsidRPr="00D97BEC">
          <w:rPr>
            <w:rStyle w:val="Hyperlink"/>
            <w:rFonts w:ascii="Times New Roman" w:hAnsi="Times New Roman" w:cs="Times New Roman"/>
          </w:rPr>
          <w:t>https://doi.org/10.1093/oxfordhb/9780198793595.013.20</w:t>
        </w:r>
      </w:hyperlink>
      <w:r w:rsidR="0043041C" w:rsidRPr="00D97BEC">
        <w:rPr>
          <w:rFonts w:ascii="Times New Roman" w:hAnsi="Times New Roman" w:cs="Times New Roman"/>
        </w:rPr>
        <w:t xml:space="preserve"> </w:t>
      </w:r>
    </w:p>
    <w:p w14:paraId="0BD016FD" w14:textId="43CB339F"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Jia, R.</w:t>
      </w:r>
      <w:r w:rsidR="00AA524F">
        <w:rPr>
          <w:rFonts w:ascii="Times New Roman" w:hAnsi="Times New Roman" w:cs="Times New Roman"/>
        </w:rPr>
        <w:t>,</w:t>
      </w:r>
      <w:r w:rsidRPr="00D97BEC">
        <w:rPr>
          <w:rFonts w:ascii="Times New Roman" w:hAnsi="Times New Roman" w:cs="Times New Roman"/>
        </w:rPr>
        <w:t xml:space="preserve"> &amp; Paradis, J. (2015). The use of referring expressions in narratives by Mandarin heritage language children and the role of language environment factors in predicting individual differences. </w:t>
      </w:r>
      <w:r w:rsidRPr="00D97BEC">
        <w:rPr>
          <w:rFonts w:ascii="Times New Roman" w:hAnsi="Times New Roman" w:cs="Times New Roman"/>
          <w:i/>
          <w:iCs/>
        </w:rPr>
        <w:t>Bilingualism: Language and Cognition</w:t>
      </w:r>
      <w:r w:rsidRPr="00D97BEC">
        <w:rPr>
          <w:rFonts w:ascii="Times New Roman" w:hAnsi="Times New Roman" w:cs="Times New Roman"/>
        </w:rPr>
        <w:t xml:space="preserve">, </w:t>
      </w:r>
      <w:r w:rsidRPr="00D97BEC">
        <w:rPr>
          <w:rFonts w:ascii="Times New Roman" w:hAnsi="Times New Roman" w:cs="Times New Roman"/>
          <w:i/>
          <w:iCs/>
        </w:rPr>
        <w:t>18</w:t>
      </w:r>
      <w:r w:rsidRPr="00D97BEC">
        <w:rPr>
          <w:rFonts w:ascii="Times New Roman" w:hAnsi="Times New Roman" w:cs="Times New Roman"/>
        </w:rPr>
        <w:t>(4), 737–752.</w:t>
      </w:r>
      <w:r w:rsidRPr="00D97BEC">
        <w:rPr>
          <w:rFonts w:ascii="Times New Roman" w:hAnsi="Times New Roman" w:cs="Times New Roman"/>
        </w:rPr>
        <w:tab/>
        <w:t xml:space="preserve"> </w:t>
      </w:r>
      <w:hyperlink r:id="rId46" w:history="1">
        <w:r w:rsidRPr="00D97BEC">
          <w:rPr>
            <w:rStyle w:val="Hyperlink"/>
            <w:rFonts w:ascii="Times New Roman" w:hAnsi="Times New Roman" w:cs="Times New Roman"/>
          </w:rPr>
          <w:t>https://doi.org/10.1017/S1366728914000728</w:t>
        </w:r>
      </w:hyperlink>
      <w:r w:rsidRPr="00D97BEC">
        <w:rPr>
          <w:rFonts w:ascii="Times New Roman" w:hAnsi="Times New Roman" w:cs="Times New Roman"/>
        </w:rPr>
        <w:t xml:space="preserve"> </w:t>
      </w:r>
    </w:p>
    <w:p w14:paraId="490E9850"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43041C">
        <w:rPr>
          <w:rFonts w:ascii="Times New Roman" w:hAnsi="Times New Roman" w:cs="Times New Roman"/>
        </w:rPr>
        <w:t xml:space="preserve">Kasparian, K., </w:t>
      </w:r>
      <w:proofErr w:type="spellStart"/>
      <w:r w:rsidRPr="0043041C">
        <w:rPr>
          <w:rFonts w:ascii="Times New Roman" w:hAnsi="Times New Roman" w:cs="Times New Roman"/>
        </w:rPr>
        <w:t>Vespignani</w:t>
      </w:r>
      <w:proofErr w:type="spellEnd"/>
      <w:r w:rsidRPr="0043041C">
        <w:rPr>
          <w:rFonts w:ascii="Times New Roman" w:hAnsi="Times New Roman" w:cs="Times New Roman"/>
        </w:rPr>
        <w:t xml:space="preserve">, F., &amp; </w:t>
      </w:r>
      <w:proofErr w:type="spellStart"/>
      <w:r w:rsidRPr="0043041C">
        <w:rPr>
          <w:rFonts w:ascii="Times New Roman" w:hAnsi="Times New Roman" w:cs="Times New Roman"/>
        </w:rPr>
        <w:t>Steinhauer</w:t>
      </w:r>
      <w:proofErr w:type="spellEnd"/>
      <w:r w:rsidRPr="0043041C">
        <w:rPr>
          <w:rFonts w:ascii="Times New Roman" w:hAnsi="Times New Roman" w:cs="Times New Roman"/>
        </w:rPr>
        <w:t xml:space="preserve">, K. (2017). </w:t>
      </w:r>
      <w:r w:rsidRPr="00D97BEC">
        <w:rPr>
          <w:rFonts w:ascii="Times New Roman" w:hAnsi="Times New Roman" w:cs="Times New Roman"/>
        </w:rPr>
        <w:t xml:space="preserve">First Language Attrition Induces Changes in Online Morphosyntactic Processing and Re-Analysis: An ERP Study of Number Agreement in Complex Italian Sentences. </w:t>
      </w:r>
      <w:r w:rsidRPr="00D97BEC">
        <w:rPr>
          <w:rFonts w:ascii="Times New Roman" w:hAnsi="Times New Roman" w:cs="Times New Roman"/>
          <w:i/>
          <w:iCs/>
        </w:rPr>
        <w:t>Cognitive Science</w:t>
      </w:r>
      <w:r w:rsidRPr="00D97BEC">
        <w:rPr>
          <w:rFonts w:ascii="Times New Roman" w:hAnsi="Times New Roman" w:cs="Times New Roman"/>
        </w:rPr>
        <w:t xml:space="preserve">, </w:t>
      </w:r>
      <w:r w:rsidRPr="00D97BEC">
        <w:rPr>
          <w:rFonts w:ascii="Times New Roman" w:hAnsi="Times New Roman" w:cs="Times New Roman"/>
          <w:i/>
          <w:iCs/>
        </w:rPr>
        <w:t>41</w:t>
      </w:r>
      <w:r w:rsidRPr="00D97BEC">
        <w:rPr>
          <w:rFonts w:ascii="Times New Roman" w:hAnsi="Times New Roman" w:cs="Times New Roman"/>
        </w:rPr>
        <w:t xml:space="preserve">(7), 1760–1803. </w:t>
      </w:r>
      <w:hyperlink r:id="rId47" w:history="1">
        <w:r w:rsidRPr="00D97BEC">
          <w:rPr>
            <w:rStyle w:val="Hyperlink"/>
            <w:rFonts w:ascii="Times New Roman" w:hAnsi="Times New Roman" w:cs="Times New Roman"/>
          </w:rPr>
          <w:t>https://doi.org/10.1111/cogs.12450</w:t>
        </w:r>
      </w:hyperlink>
      <w:r w:rsidRPr="00D97BEC">
        <w:rPr>
          <w:rFonts w:ascii="Times New Roman" w:hAnsi="Times New Roman" w:cs="Times New Roman"/>
        </w:rPr>
        <w:t xml:space="preserve"> </w:t>
      </w:r>
    </w:p>
    <w:p w14:paraId="4FF61BF0"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color w:val="000000" w:themeColor="text1"/>
        </w:rPr>
      </w:pPr>
      <w:r w:rsidRPr="00D97BEC">
        <w:rPr>
          <w:rFonts w:ascii="Times New Roman" w:hAnsi="Times New Roman" w:cs="Times New Roman"/>
          <w:color w:val="000000" w:themeColor="text1"/>
        </w:rPr>
        <w:t xml:space="preserve">Laméris, T. J, Kubota, M., </w:t>
      </w:r>
      <w:proofErr w:type="spellStart"/>
      <w:r w:rsidRPr="00D97BEC">
        <w:rPr>
          <w:rFonts w:ascii="Times New Roman" w:hAnsi="Times New Roman" w:cs="Times New Roman"/>
          <w:color w:val="000000" w:themeColor="text1"/>
        </w:rPr>
        <w:t>Kupisch</w:t>
      </w:r>
      <w:proofErr w:type="spellEnd"/>
      <w:r w:rsidRPr="00D97BEC">
        <w:rPr>
          <w:rFonts w:ascii="Times New Roman" w:hAnsi="Times New Roman" w:cs="Times New Roman"/>
          <w:color w:val="000000" w:themeColor="text1"/>
        </w:rPr>
        <w:t xml:space="preserve">, T., </w:t>
      </w:r>
      <w:proofErr w:type="spellStart"/>
      <w:r w:rsidRPr="00D97BEC">
        <w:rPr>
          <w:rFonts w:ascii="Times New Roman" w:hAnsi="Times New Roman" w:cs="Times New Roman"/>
          <w:color w:val="000000" w:themeColor="text1"/>
        </w:rPr>
        <w:t>Cabrelli</w:t>
      </w:r>
      <w:proofErr w:type="spellEnd"/>
      <w:r w:rsidRPr="00D97BEC">
        <w:rPr>
          <w:rFonts w:ascii="Times New Roman" w:hAnsi="Times New Roman" w:cs="Times New Roman"/>
          <w:color w:val="000000" w:themeColor="text1"/>
        </w:rPr>
        <w:t xml:space="preserve">, J., Snape, N., &amp; Rothman, J. (2024). Language change in Japanese-English bilingual returnee children over the course of five years: Evidence from accent-rating. </w:t>
      </w:r>
      <w:r w:rsidRPr="00D97BEC">
        <w:rPr>
          <w:rFonts w:ascii="Times New Roman" w:hAnsi="Times New Roman" w:cs="Times New Roman"/>
          <w:i/>
          <w:iCs/>
          <w:color w:val="000000" w:themeColor="text1"/>
        </w:rPr>
        <w:t>Second Language Research, 41</w:t>
      </w:r>
      <w:r w:rsidRPr="00D97BEC">
        <w:rPr>
          <w:rFonts w:ascii="Times New Roman" w:hAnsi="Times New Roman" w:cs="Times New Roman"/>
          <w:color w:val="000000" w:themeColor="text1"/>
        </w:rPr>
        <w:t xml:space="preserve">(1), 191-216. </w:t>
      </w:r>
    </w:p>
    <w:p w14:paraId="2F9AAF17" w14:textId="77777777" w:rsidR="0043041C" w:rsidRPr="00D97BEC" w:rsidRDefault="00B94AC4"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48" w:history="1">
        <w:r w:rsidR="0043041C" w:rsidRPr="00D97BEC">
          <w:rPr>
            <w:rStyle w:val="Hyperlink"/>
            <w:rFonts w:ascii="Times New Roman" w:hAnsi="Times New Roman" w:cs="Times New Roman"/>
          </w:rPr>
          <w:t>https://doi.org/10.1177/02676583241230854</w:t>
        </w:r>
      </w:hyperlink>
      <w:r w:rsidR="0043041C" w:rsidRPr="00D97BEC">
        <w:rPr>
          <w:rFonts w:ascii="Times New Roman" w:hAnsi="Times New Roman" w:cs="Times New Roman"/>
          <w:color w:val="000000" w:themeColor="text1"/>
        </w:rPr>
        <w:t xml:space="preserve"> </w:t>
      </w:r>
      <w:r w:rsidR="0043041C" w:rsidRPr="00D97BEC">
        <w:rPr>
          <w:rFonts w:ascii="Times New Roman" w:hAnsi="Times New Roman" w:cs="Times New Roman"/>
        </w:rPr>
        <w:t xml:space="preserve"> </w:t>
      </w:r>
    </w:p>
    <w:p w14:paraId="5C3BC438" w14:textId="658823BD" w:rsidR="0043041C" w:rsidRPr="00D97BEC" w:rsidRDefault="0043041C" w:rsidP="0043041C">
      <w:pPr>
        <w:widowControl w:val="0"/>
        <w:autoSpaceDE w:val="0"/>
        <w:autoSpaceDN w:val="0"/>
        <w:spacing w:line="360" w:lineRule="auto"/>
        <w:ind w:left="720" w:hanging="720"/>
        <w:contextualSpacing/>
        <w:mirrorIndents/>
        <w:jc w:val="both"/>
      </w:pPr>
      <w:proofErr w:type="spellStart"/>
      <w:r w:rsidRPr="00D97BEC">
        <w:rPr>
          <w:rFonts w:ascii="Times New Roman" w:hAnsi="Times New Roman" w:cs="Times New Roman"/>
        </w:rPr>
        <w:lastRenderedPageBreak/>
        <w:t>Lidz</w:t>
      </w:r>
      <w:proofErr w:type="spellEnd"/>
      <w:r w:rsidRPr="00D97BEC">
        <w:rPr>
          <w:rFonts w:ascii="Times New Roman" w:hAnsi="Times New Roman" w:cs="Times New Roman"/>
        </w:rPr>
        <w:t>, J.</w:t>
      </w:r>
      <w:r w:rsidR="00AA524F">
        <w:rPr>
          <w:rFonts w:ascii="Times New Roman" w:hAnsi="Times New Roman" w:cs="Times New Roman"/>
        </w:rPr>
        <w:t>,</w:t>
      </w:r>
      <w:r w:rsidRPr="00D97BEC">
        <w:rPr>
          <w:rFonts w:ascii="Times New Roman" w:hAnsi="Times New Roman" w:cs="Times New Roman"/>
        </w:rPr>
        <w:t xml:space="preserve"> &amp; Gagliardi, A. (2015). How nature meets nurture: Universal Grammar and statistical learning. </w:t>
      </w:r>
      <w:r w:rsidRPr="00D97BEC">
        <w:rPr>
          <w:rFonts w:ascii="Times New Roman" w:hAnsi="Times New Roman" w:cs="Times New Roman"/>
          <w:i/>
          <w:iCs/>
        </w:rPr>
        <w:t>Annual Review of Linguistics 1</w:t>
      </w:r>
      <w:r w:rsidRPr="00D97BEC">
        <w:rPr>
          <w:rFonts w:ascii="Times New Roman" w:hAnsi="Times New Roman" w:cs="Times New Roman"/>
        </w:rPr>
        <w:t>: 333–52.</w:t>
      </w:r>
      <w:r w:rsidRPr="00D97BEC">
        <w:t xml:space="preserve"> </w:t>
      </w:r>
    </w:p>
    <w:p w14:paraId="7BE38164" w14:textId="7D2C845C" w:rsidR="0043041C" w:rsidRPr="00D97BEC" w:rsidRDefault="00B94AC4"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49" w:history="1">
        <w:r w:rsidR="0043041C" w:rsidRPr="0043041C">
          <w:rPr>
            <w:rStyle w:val="Hyperlink"/>
            <w:rFonts w:ascii="Times New Roman" w:hAnsi="Times New Roman" w:cs="Times New Roman"/>
          </w:rPr>
          <w:t>https://doi.org/10.1146/annurev-linguist-030514-125236</w:t>
        </w:r>
      </w:hyperlink>
      <w:r w:rsidR="0043041C" w:rsidRPr="00D97BEC">
        <w:rPr>
          <w:rFonts w:ascii="Times New Roman" w:hAnsi="Times New Roman" w:cs="Times New Roman"/>
        </w:rPr>
        <w:t xml:space="preserve"> </w:t>
      </w:r>
    </w:p>
    <w:p w14:paraId="61E7CC7E" w14:textId="719E7A63"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Linck</w:t>
      </w:r>
      <w:proofErr w:type="spellEnd"/>
      <w:r w:rsidRPr="00D97BEC">
        <w:rPr>
          <w:rFonts w:ascii="Times New Roman" w:hAnsi="Times New Roman" w:cs="Times New Roman"/>
        </w:rPr>
        <w:t>, J. A., Kroll, J. F.,</w:t>
      </w:r>
      <w:r w:rsidR="00AA524F">
        <w:rPr>
          <w:rFonts w:ascii="Times New Roman" w:hAnsi="Times New Roman" w:cs="Times New Roman"/>
        </w:rPr>
        <w:t xml:space="preserve"> &amp;</w:t>
      </w:r>
      <w:r w:rsidRPr="00D97BEC">
        <w:rPr>
          <w:rFonts w:ascii="Times New Roman" w:hAnsi="Times New Roman" w:cs="Times New Roman"/>
        </w:rPr>
        <w:t xml:space="preserve"> </w:t>
      </w:r>
      <w:proofErr w:type="spellStart"/>
      <w:r w:rsidRPr="00D97BEC">
        <w:rPr>
          <w:rFonts w:ascii="Times New Roman" w:hAnsi="Times New Roman" w:cs="Times New Roman"/>
        </w:rPr>
        <w:t>Sunderman</w:t>
      </w:r>
      <w:proofErr w:type="spellEnd"/>
      <w:r w:rsidRPr="00D97BEC">
        <w:rPr>
          <w:rFonts w:ascii="Times New Roman" w:hAnsi="Times New Roman" w:cs="Times New Roman"/>
        </w:rPr>
        <w:t xml:space="preserve">, G. (2009). Losing access to the native language while immersed in a second language: Evidence for the role of inhibition in second-language learning. </w:t>
      </w:r>
      <w:r w:rsidRPr="00D97BEC">
        <w:rPr>
          <w:rFonts w:ascii="Times New Roman" w:hAnsi="Times New Roman" w:cs="Times New Roman"/>
          <w:i/>
          <w:iCs/>
        </w:rPr>
        <w:t>Psychological Science. 20</w:t>
      </w:r>
      <w:r w:rsidRPr="00D97BEC">
        <w:rPr>
          <w:rFonts w:ascii="Times New Roman" w:hAnsi="Times New Roman" w:cs="Times New Roman"/>
        </w:rPr>
        <w:t xml:space="preserve">(12), 1507-1515. </w:t>
      </w:r>
    </w:p>
    <w:p w14:paraId="149CDEA9" w14:textId="77777777" w:rsidR="0043041C" w:rsidRPr="00D97BEC" w:rsidRDefault="00B94AC4"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50" w:history="1">
        <w:r w:rsidR="0043041C" w:rsidRPr="00D97BEC">
          <w:rPr>
            <w:rStyle w:val="Hyperlink"/>
            <w:rFonts w:ascii="Times New Roman" w:hAnsi="Times New Roman" w:cs="Times New Roman"/>
          </w:rPr>
          <w:t>https://doi.org/10.1111/j.1467-9280.2009.02480.x</w:t>
        </w:r>
      </w:hyperlink>
      <w:r w:rsidR="0043041C" w:rsidRPr="00D97BEC">
        <w:rPr>
          <w:rFonts w:ascii="Times New Roman" w:hAnsi="Times New Roman" w:cs="Times New Roman"/>
        </w:rPr>
        <w:t xml:space="preserve"> </w:t>
      </w:r>
    </w:p>
    <w:p w14:paraId="6116A78C"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Lozano, C. (2016). Pragmatic principles in anaphora resolution at the syntax-discourse interface: advanced English learners of Spanish in the CEDEL2 corpus. In M. Alonso Ramos (Ed.), </w:t>
      </w:r>
      <w:r w:rsidRPr="00D97BEC">
        <w:rPr>
          <w:rFonts w:ascii="Times New Roman" w:hAnsi="Times New Roman" w:cs="Times New Roman"/>
          <w:i/>
          <w:iCs/>
        </w:rPr>
        <w:t>Spanish learner corpus Research: Current trends and future perspectives</w:t>
      </w:r>
      <w:r w:rsidRPr="00D97BEC">
        <w:rPr>
          <w:rFonts w:ascii="Times New Roman" w:hAnsi="Times New Roman" w:cs="Times New Roman"/>
        </w:rPr>
        <w:t xml:space="preserve"> (pp. 236-265). Amsterdam: John </w:t>
      </w:r>
      <w:proofErr w:type="spellStart"/>
      <w:r w:rsidRPr="00D97BEC">
        <w:rPr>
          <w:rFonts w:ascii="Times New Roman" w:hAnsi="Times New Roman" w:cs="Times New Roman"/>
        </w:rPr>
        <w:t>Benjamins</w:t>
      </w:r>
      <w:proofErr w:type="spellEnd"/>
      <w:r w:rsidRPr="00D97BEC">
        <w:rPr>
          <w:rFonts w:ascii="Times New Roman" w:hAnsi="Times New Roman" w:cs="Times New Roman"/>
        </w:rPr>
        <w:t xml:space="preserve">. </w:t>
      </w:r>
      <w:hyperlink r:id="rId51" w:history="1">
        <w:r w:rsidRPr="00D97BEC">
          <w:rPr>
            <w:rStyle w:val="Hyperlink"/>
            <w:rFonts w:ascii="Times New Roman" w:hAnsi="Times New Roman" w:cs="Times New Roman"/>
          </w:rPr>
          <w:t>https://doi.org/10.1075/scl.78.09loz</w:t>
        </w:r>
      </w:hyperlink>
      <w:r w:rsidRPr="00D97BEC">
        <w:rPr>
          <w:rFonts w:ascii="Times New Roman" w:hAnsi="Times New Roman" w:cs="Times New Roman"/>
        </w:rPr>
        <w:t xml:space="preserve"> </w:t>
      </w:r>
    </w:p>
    <w:p w14:paraId="3D26A1DE"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Lozano, C. (2018). The Development of Anaphora Resolution at the Syntax-Discourse Interface: Pronominal Subjects in Greek Learners of Spanish. </w:t>
      </w:r>
      <w:r w:rsidRPr="00D97BEC">
        <w:rPr>
          <w:rFonts w:ascii="Times New Roman" w:hAnsi="Times New Roman" w:cs="Times New Roman"/>
          <w:i/>
          <w:iCs/>
        </w:rPr>
        <w:t>Journal of Psycholinguist Research 47</w:t>
      </w:r>
      <w:r w:rsidRPr="00D97BEC">
        <w:rPr>
          <w:rFonts w:ascii="Times New Roman" w:hAnsi="Times New Roman" w:cs="Times New Roman"/>
        </w:rPr>
        <w:t xml:space="preserve">, 411–430. </w:t>
      </w:r>
      <w:hyperlink r:id="rId52" w:history="1">
        <w:r w:rsidRPr="00D97BEC">
          <w:rPr>
            <w:rStyle w:val="Hyperlink"/>
            <w:rFonts w:ascii="Times New Roman" w:hAnsi="Times New Roman" w:cs="Times New Roman"/>
          </w:rPr>
          <w:t>https://doi.org/10.1007/s10936-017-9541-8</w:t>
        </w:r>
      </w:hyperlink>
      <w:r w:rsidRPr="00D97BEC">
        <w:rPr>
          <w:rFonts w:ascii="Times New Roman" w:hAnsi="Times New Roman" w:cs="Times New Roman"/>
        </w:rPr>
        <w:t xml:space="preserve"> </w:t>
      </w:r>
    </w:p>
    <w:p w14:paraId="0E1C8CBB"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Makowski, D., Ben-</w:t>
      </w:r>
      <w:proofErr w:type="spellStart"/>
      <w:r w:rsidRPr="00D97BEC">
        <w:rPr>
          <w:rFonts w:ascii="Times New Roman" w:hAnsi="Times New Roman" w:cs="Times New Roman"/>
        </w:rPr>
        <w:t>Shachar</w:t>
      </w:r>
      <w:proofErr w:type="spellEnd"/>
      <w:r w:rsidRPr="00D97BEC">
        <w:rPr>
          <w:rFonts w:ascii="Times New Roman" w:hAnsi="Times New Roman" w:cs="Times New Roman"/>
        </w:rPr>
        <w:t xml:space="preserve">, M., &amp; </w:t>
      </w:r>
      <w:proofErr w:type="spellStart"/>
      <w:r w:rsidRPr="00D97BEC">
        <w:rPr>
          <w:rFonts w:ascii="Times New Roman" w:hAnsi="Times New Roman" w:cs="Times New Roman"/>
        </w:rPr>
        <w:t>Lüdecke</w:t>
      </w:r>
      <w:proofErr w:type="spellEnd"/>
      <w:r w:rsidRPr="00D97BEC">
        <w:rPr>
          <w:rFonts w:ascii="Times New Roman" w:hAnsi="Times New Roman" w:cs="Times New Roman"/>
        </w:rPr>
        <w:t xml:space="preserve">, D. (2019). </w:t>
      </w:r>
      <w:proofErr w:type="spellStart"/>
      <w:r w:rsidRPr="00D97BEC">
        <w:rPr>
          <w:rFonts w:ascii="Times New Roman" w:hAnsi="Times New Roman" w:cs="Times New Roman"/>
        </w:rPr>
        <w:t>bayestestR</w:t>
      </w:r>
      <w:proofErr w:type="spellEnd"/>
      <w:r w:rsidRPr="00D97BEC">
        <w:rPr>
          <w:rFonts w:ascii="Times New Roman" w:hAnsi="Times New Roman" w:cs="Times New Roman"/>
        </w:rPr>
        <w:t xml:space="preserve">: Describing Effects and their Uncertainty, Existence and Significance within the Bayesian Framework. </w:t>
      </w:r>
      <w:r w:rsidRPr="00D97BEC">
        <w:rPr>
          <w:rFonts w:ascii="Times New Roman" w:hAnsi="Times New Roman" w:cs="Times New Roman"/>
          <w:i/>
          <w:iCs/>
        </w:rPr>
        <w:t xml:space="preserve">Journal of </w:t>
      </w:r>
      <w:proofErr w:type="gramStart"/>
      <w:r w:rsidRPr="00D97BEC">
        <w:rPr>
          <w:rFonts w:ascii="Times New Roman" w:hAnsi="Times New Roman" w:cs="Times New Roman"/>
          <w:i/>
          <w:iCs/>
        </w:rPr>
        <w:t>Open Source</w:t>
      </w:r>
      <w:proofErr w:type="gramEnd"/>
      <w:r w:rsidRPr="00D97BEC">
        <w:rPr>
          <w:rFonts w:ascii="Times New Roman" w:hAnsi="Times New Roman" w:cs="Times New Roman"/>
          <w:i/>
          <w:iCs/>
        </w:rPr>
        <w:t xml:space="preserve"> Software</w:t>
      </w:r>
      <w:r w:rsidRPr="00D97BEC">
        <w:rPr>
          <w:rFonts w:ascii="Times New Roman" w:hAnsi="Times New Roman" w:cs="Times New Roman"/>
        </w:rPr>
        <w:t xml:space="preserve">, </w:t>
      </w:r>
      <w:r w:rsidRPr="00D97BEC">
        <w:rPr>
          <w:rFonts w:ascii="Times New Roman" w:hAnsi="Times New Roman" w:cs="Times New Roman"/>
          <w:i/>
          <w:iCs/>
        </w:rPr>
        <w:t>4</w:t>
      </w:r>
      <w:r w:rsidRPr="00D97BEC">
        <w:rPr>
          <w:rFonts w:ascii="Times New Roman" w:hAnsi="Times New Roman" w:cs="Times New Roman"/>
        </w:rPr>
        <w:t xml:space="preserve">(40), 1541. </w:t>
      </w:r>
      <w:hyperlink r:id="rId53" w:history="1">
        <w:r w:rsidRPr="00D97BEC">
          <w:rPr>
            <w:rStyle w:val="Hyperlink"/>
            <w:rFonts w:ascii="Times New Roman" w:hAnsi="Times New Roman" w:cs="Times New Roman"/>
          </w:rPr>
          <w:t>https://doi.org/10.21105/joss.01541</w:t>
        </w:r>
      </w:hyperlink>
      <w:r w:rsidRPr="00D97BEC">
        <w:rPr>
          <w:rFonts w:ascii="Times New Roman" w:hAnsi="Times New Roman" w:cs="Times New Roman"/>
        </w:rPr>
        <w:t xml:space="preserve"> </w:t>
      </w:r>
    </w:p>
    <w:p w14:paraId="784F958E"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Margaza</w:t>
      </w:r>
      <w:proofErr w:type="spellEnd"/>
      <w:r w:rsidRPr="00D97BEC">
        <w:rPr>
          <w:rFonts w:ascii="Times New Roman" w:hAnsi="Times New Roman" w:cs="Times New Roman"/>
        </w:rPr>
        <w:t xml:space="preserve">, P., &amp; Bel, A. (2006). Null Subjects at the Syntax-Pragmatics Interface: Evidence from Spanish Interlanguage of Greek Speakers. In M. G. O’Brien, C. Shea, &amp; J. Archibald (Eds.), </w:t>
      </w:r>
      <w:r w:rsidRPr="00D97BEC">
        <w:rPr>
          <w:rFonts w:ascii="Times New Roman" w:hAnsi="Times New Roman" w:cs="Times New Roman"/>
          <w:i/>
          <w:iCs/>
        </w:rPr>
        <w:t>Proceedings of the 8th Generative Approaches to Second Language Acquisition Conference</w:t>
      </w:r>
      <w:r w:rsidRPr="00D97BEC">
        <w:rPr>
          <w:rFonts w:ascii="Times New Roman" w:hAnsi="Times New Roman" w:cs="Times New Roman"/>
        </w:rPr>
        <w:t xml:space="preserve"> (pp. 88–97). </w:t>
      </w:r>
      <w:proofErr w:type="spellStart"/>
      <w:r w:rsidRPr="00D97BEC">
        <w:rPr>
          <w:rFonts w:ascii="Times New Roman" w:hAnsi="Times New Roman" w:cs="Times New Roman"/>
        </w:rPr>
        <w:t>Cascadilla</w:t>
      </w:r>
      <w:proofErr w:type="spellEnd"/>
      <w:r w:rsidRPr="00D97BEC">
        <w:rPr>
          <w:rFonts w:ascii="Times New Roman" w:hAnsi="Times New Roman" w:cs="Times New Roman"/>
        </w:rPr>
        <w:t xml:space="preserve"> Press.</w:t>
      </w:r>
    </w:p>
    <w:p w14:paraId="20296E8F"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 </w:t>
      </w:r>
      <w:r w:rsidRPr="00D97BEC">
        <w:rPr>
          <w:rFonts w:ascii="Times New Roman" w:hAnsi="Times New Roman" w:cs="Times New Roman"/>
        </w:rPr>
        <w:tab/>
      </w:r>
      <w:hyperlink r:id="rId54" w:history="1">
        <w:r w:rsidRPr="00D97BEC">
          <w:rPr>
            <w:rStyle w:val="Hyperlink"/>
            <w:rFonts w:ascii="Times New Roman" w:hAnsi="Times New Roman" w:cs="Times New Roman"/>
          </w:rPr>
          <w:t>https://www.lingref.com/cpp/gasla/8/paper1491.pdf</w:t>
        </w:r>
      </w:hyperlink>
      <w:r w:rsidRPr="00D97BEC">
        <w:rPr>
          <w:rFonts w:ascii="Times New Roman" w:hAnsi="Times New Roman" w:cs="Times New Roman"/>
        </w:rPr>
        <w:t xml:space="preserve"> </w:t>
      </w:r>
    </w:p>
    <w:p w14:paraId="70833518"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Mayr, R., Price, S., &amp; Mennen, I. (2012). First language attrition in the speech of Dutch–English bilinguals: The case of monozygotic twin sisters. </w:t>
      </w:r>
      <w:r w:rsidRPr="00D97BEC">
        <w:rPr>
          <w:rFonts w:ascii="Times New Roman" w:hAnsi="Times New Roman" w:cs="Times New Roman"/>
          <w:i/>
          <w:iCs/>
        </w:rPr>
        <w:t>Bilingualism: Language and Cognition, 15</w:t>
      </w:r>
      <w:r w:rsidRPr="00D97BEC">
        <w:rPr>
          <w:rFonts w:ascii="Times New Roman" w:hAnsi="Times New Roman" w:cs="Times New Roman"/>
        </w:rPr>
        <w:t xml:space="preserve">(4), 687-700. </w:t>
      </w:r>
      <w:hyperlink r:id="rId55" w:history="1">
        <w:r w:rsidRPr="00D97BEC">
          <w:rPr>
            <w:rStyle w:val="Hyperlink"/>
            <w:rFonts w:ascii="Times New Roman" w:hAnsi="Times New Roman" w:cs="Times New Roman"/>
          </w:rPr>
          <w:t>https://doi.org/10.1017/S136672891100071X</w:t>
        </w:r>
      </w:hyperlink>
      <w:r w:rsidRPr="00D97BEC">
        <w:rPr>
          <w:rFonts w:ascii="Times New Roman" w:hAnsi="Times New Roman" w:cs="Times New Roman"/>
        </w:rPr>
        <w:t xml:space="preserve"> </w:t>
      </w:r>
    </w:p>
    <w:p w14:paraId="7498CF0E"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Montrul</w:t>
      </w:r>
      <w:proofErr w:type="spellEnd"/>
      <w:r w:rsidRPr="00D97BEC">
        <w:rPr>
          <w:rFonts w:ascii="Times New Roman" w:hAnsi="Times New Roman" w:cs="Times New Roman"/>
        </w:rPr>
        <w:t xml:space="preserve">, S. (2004). Subject and object expression in Spanish heritage speakers: A case of morphosyntactic convergence. </w:t>
      </w:r>
      <w:r w:rsidRPr="00D97BEC">
        <w:rPr>
          <w:rFonts w:ascii="Times New Roman" w:hAnsi="Times New Roman" w:cs="Times New Roman"/>
          <w:i/>
          <w:iCs/>
        </w:rPr>
        <w:t>Bilingualism: Language and Cognition</w:t>
      </w:r>
      <w:r w:rsidRPr="00D97BEC">
        <w:rPr>
          <w:rFonts w:ascii="Times New Roman" w:hAnsi="Times New Roman" w:cs="Times New Roman"/>
        </w:rPr>
        <w:t xml:space="preserve">, </w:t>
      </w:r>
      <w:r w:rsidRPr="00D97BEC">
        <w:rPr>
          <w:rFonts w:ascii="Times New Roman" w:hAnsi="Times New Roman" w:cs="Times New Roman"/>
          <w:i/>
          <w:iCs/>
        </w:rPr>
        <w:t>7</w:t>
      </w:r>
      <w:r w:rsidRPr="00D97BEC">
        <w:rPr>
          <w:rFonts w:ascii="Times New Roman" w:hAnsi="Times New Roman" w:cs="Times New Roman"/>
        </w:rPr>
        <w:t xml:space="preserve">(2), 125–142. </w:t>
      </w:r>
      <w:hyperlink r:id="rId56" w:history="1">
        <w:r w:rsidRPr="00D97BEC">
          <w:rPr>
            <w:rStyle w:val="Hyperlink"/>
            <w:rFonts w:ascii="Times New Roman" w:hAnsi="Times New Roman" w:cs="Times New Roman"/>
          </w:rPr>
          <w:t>https://doi.org/10.1017/S1366728904001464</w:t>
        </w:r>
      </w:hyperlink>
      <w:r w:rsidRPr="00D97BEC">
        <w:rPr>
          <w:rFonts w:ascii="Times New Roman" w:hAnsi="Times New Roman" w:cs="Times New Roman"/>
        </w:rPr>
        <w:t xml:space="preserve"> </w:t>
      </w:r>
    </w:p>
    <w:p w14:paraId="254C374F"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Opitz, C. (2013). A dynamic perspective on late bilinguals’ linguistic development in an L2 environment. </w:t>
      </w:r>
      <w:r w:rsidRPr="00D97BEC">
        <w:rPr>
          <w:rFonts w:ascii="Times New Roman" w:hAnsi="Times New Roman" w:cs="Times New Roman"/>
          <w:i/>
          <w:iCs/>
        </w:rPr>
        <w:t>International Journal of Bilingualism</w:t>
      </w:r>
      <w:r w:rsidRPr="00D97BEC">
        <w:rPr>
          <w:rFonts w:ascii="Times New Roman" w:hAnsi="Times New Roman" w:cs="Times New Roman"/>
        </w:rPr>
        <w:t xml:space="preserve">, </w:t>
      </w:r>
      <w:r w:rsidRPr="00D97BEC">
        <w:rPr>
          <w:rFonts w:ascii="Times New Roman" w:hAnsi="Times New Roman" w:cs="Times New Roman"/>
          <w:i/>
          <w:iCs/>
        </w:rPr>
        <w:t>17</w:t>
      </w:r>
      <w:r w:rsidRPr="00D97BEC">
        <w:rPr>
          <w:rFonts w:ascii="Times New Roman" w:hAnsi="Times New Roman" w:cs="Times New Roman"/>
        </w:rPr>
        <w:t>(6), 701–715.</w:t>
      </w:r>
    </w:p>
    <w:p w14:paraId="77F2A8D6" w14:textId="77777777" w:rsidR="0043041C" w:rsidRPr="00D97BEC" w:rsidRDefault="00B94AC4"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57" w:history="1">
        <w:r w:rsidR="0043041C" w:rsidRPr="00D97BEC">
          <w:rPr>
            <w:rStyle w:val="Hyperlink"/>
            <w:rFonts w:ascii="Times New Roman" w:hAnsi="Times New Roman" w:cs="Times New Roman"/>
          </w:rPr>
          <w:t>https://doi.org/10.1177/1367006912454621</w:t>
        </w:r>
      </w:hyperlink>
      <w:r w:rsidR="0043041C" w:rsidRPr="00D97BEC">
        <w:rPr>
          <w:rFonts w:ascii="Times New Roman" w:hAnsi="Times New Roman" w:cs="Times New Roman"/>
        </w:rPr>
        <w:t xml:space="preserve"> </w:t>
      </w:r>
    </w:p>
    <w:p w14:paraId="33442376"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Opitz, C. (2019). A complex dynamic systems perspective on personal background variables in L1 attrition. In M. S. Schmid &amp; B. Köpke (Eds.), </w:t>
      </w:r>
      <w:r w:rsidRPr="00D97BEC">
        <w:rPr>
          <w:rFonts w:ascii="Times New Roman" w:hAnsi="Times New Roman" w:cs="Times New Roman"/>
          <w:i/>
          <w:iCs/>
        </w:rPr>
        <w:t>The Oxford Handbook of Language Attrition</w:t>
      </w:r>
      <w:r w:rsidRPr="00D97BEC">
        <w:rPr>
          <w:rFonts w:ascii="Times New Roman" w:hAnsi="Times New Roman" w:cs="Times New Roman"/>
        </w:rPr>
        <w:t xml:space="preserve"> (pp. 49–60). Oxford University Press. </w:t>
      </w:r>
    </w:p>
    <w:p w14:paraId="58113A4F" w14:textId="77777777" w:rsidR="0043041C" w:rsidRPr="00D97BEC" w:rsidRDefault="00B94AC4" w:rsidP="0043041C">
      <w:pPr>
        <w:widowControl w:val="0"/>
        <w:autoSpaceDE w:val="0"/>
        <w:autoSpaceDN w:val="0"/>
        <w:spacing w:line="360" w:lineRule="auto"/>
        <w:ind w:left="720" w:firstLine="720"/>
        <w:contextualSpacing/>
        <w:mirrorIndents/>
        <w:jc w:val="both"/>
        <w:rPr>
          <w:rFonts w:ascii="Times New Roman" w:hAnsi="Times New Roman" w:cs="Times New Roman"/>
        </w:rPr>
      </w:pPr>
      <w:hyperlink r:id="rId58" w:history="1">
        <w:r w:rsidR="0043041C" w:rsidRPr="00D97BEC">
          <w:rPr>
            <w:rStyle w:val="Hyperlink"/>
            <w:rFonts w:ascii="Times New Roman" w:hAnsi="Times New Roman" w:cs="Times New Roman"/>
          </w:rPr>
          <w:t>https://doi.org/10.1093/oxfordhb/9780198793595.013.5</w:t>
        </w:r>
      </w:hyperlink>
      <w:r w:rsidR="0043041C" w:rsidRPr="00D97BEC">
        <w:rPr>
          <w:rFonts w:ascii="Times New Roman" w:hAnsi="Times New Roman" w:cs="Times New Roman"/>
        </w:rPr>
        <w:t xml:space="preserve"> </w:t>
      </w:r>
    </w:p>
    <w:p w14:paraId="27F6DDBD"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Paradis, M. (1993). Linguistic, psycholinguistic, and neurolinguistic aspects of ‘interference’ in bilingual speakers: The activation threshold hypothesis. </w:t>
      </w:r>
      <w:r w:rsidRPr="00D97BEC">
        <w:rPr>
          <w:rFonts w:ascii="Times New Roman" w:hAnsi="Times New Roman" w:cs="Times New Roman"/>
          <w:i/>
          <w:iCs/>
        </w:rPr>
        <w:t>International Journal of Psycholinguistics</w:t>
      </w:r>
      <w:r w:rsidRPr="00D97BEC">
        <w:rPr>
          <w:rFonts w:ascii="Times New Roman" w:hAnsi="Times New Roman" w:cs="Times New Roman"/>
        </w:rPr>
        <w:t xml:space="preserve">, </w:t>
      </w:r>
      <w:r w:rsidRPr="00D97BEC">
        <w:rPr>
          <w:rFonts w:ascii="Times New Roman" w:hAnsi="Times New Roman" w:cs="Times New Roman"/>
          <w:i/>
          <w:iCs/>
        </w:rPr>
        <w:t>9</w:t>
      </w:r>
      <w:r w:rsidRPr="00D97BEC">
        <w:rPr>
          <w:rFonts w:ascii="Times New Roman" w:hAnsi="Times New Roman" w:cs="Times New Roman"/>
        </w:rPr>
        <w:t>(2), 133–145.</w:t>
      </w:r>
    </w:p>
    <w:p w14:paraId="44A56ADC"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R Core Team. (2023). </w:t>
      </w:r>
      <w:r w:rsidRPr="00D97BEC">
        <w:rPr>
          <w:rFonts w:ascii="Times New Roman" w:hAnsi="Times New Roman" w:cs="Times New Roman"/>
          <w:i/>
          <w:iCs/>
        </w:rPr>
        <w:t>R: A Language and Environment for Statistical Computing. R Foundation for Statistical Computing</w:t>
      </w:r>
      <w:r w:rsidRPr="00D97BEC">
        <w:rPr>
          <w:rFonts w:ascii="Times New Roman" w:hAnsi="Times New Roman" w:cs="Times New Roman"/>
        </w:rPr>
        <w:t xml:space="preserve"> [Computer software]. </w:t>
      </w:r>
      <w:hyperlink r:id="rId59" w:history="1">
        <w:r w:rsidRPr="00D97BEC">
          <w:rPr>
            <w:rStyle w:val="Hyperlink"/>
            <w:rFonts w:ascii="Times New Roman" w:hAnsi="Times New Roman" w:cs="Times New Roman"/>
          </w:rPr>
          <w:t>https://www.r-project.org/</w:t>
        </w:r>
      </w:hyperlink>
      <w:r w:rsidRPr="00D97BEC">
        <w:rPr>
          <w:rFonts w:ascii="Times New Roman" w:hAnsi="Times New Roman" w:cs="Times New Roman"/>
        </w:rPr>
        <w:t xml:space="preserve"> </w:t>
      </w:r>
    </w:p>
    <w:p w14:paraId="1901538A"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Ryan, J. (2015). Overexplicit Referent Tracking in L2 English: Strategy, Avoidance, or Myth? </w:t>
      </w:r>
      <w:r w:rsidRPr="00D97BEC">
        <w:rPr>
          <w:rFonts w:ascii="Times New Roman" w:hAnsi="Times New Roman" w:cs="Times New Roman"/>
          <w:i/>
          <w:iCs/>
        </w:rPr>
        <w:t>Language Learning</w:t>
      </w:r>
      <w:r w:rsidRPr="00D97BEC">
        <w:rPr>
          <w:rFonts w:ascii="Times New Roman" w:hAnsi="Times New Roman" w:cs="Times New Roman"/>
        </w:rPr>
        <w:t xml:space="preserve">, </w:t>
      </w:r>
      <w:r w:rsidRPr="00D97BEC">
        <w:rPr>
          <w:rFonts w:ascii="Times New Roman" w:hAnsi="Times New Roman" w:cs="Times New Roman"/>
          <w:i/>
          <w:iCs/>
        </w:rPr>
        <w:t>65</w:t>
      </w:r>
      <w:r w:rsidRPr="00D97BEC">
        <w:rPr>
          <w:rFonts w:ascii="Times New Roman" w:hAnsi="Times New Roman" w:cs="Times New Roman"/>
        </w:rPr>
        <w:t xml:space="preserve">(4), 824–859. </w:t>
      </w:r>
      <w:hyperlink r:id="rId60" w:history="1">
        <w:r w:rsidRPr="00D97BEC">
          <w:rPr>
            <w:rStyle w:val="Hyperlink"/>
            <w:rFonts w:ascii="Times New Roman" w:hAnsi="Times New Roman" w:cs="Times New Roman"/>
          </w:rPr>
          <w:t>https://doi.org/10.1111/lang.12139</w:t>
        </w:r>
      </w:hyperlink>
      <w:r w:rsidRPr="00D97BEC">
        <w:rPr>
          <w:rFonts w:ascii="Times New Roman" w:hAnsi="Times New Roman" w:cs="Times New Roman"/>
        </w:rPr>
        <w:t xml:space="preserve"> </w:t>
      </w:r>
    </w:p>
    <w:p w14:paraId="62EE91E6"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Schmid, M. S. (2007). </w:t>
      </w:r>
      <w:r w:rsidRPr="00D97BEC">
        <w:rPr>
          <w:rFonts w:ascii="Times New Roman" w:hAnsi="Times New Roman" w:cs="Times New Roman"/>
          <w:color w:val="000000" w:themeColor="text1"/>
        </w:rPr>
        <w:t xml:space="preserve">The role of L1 use for L1 attrition. In B. Köpke, M. S. Schmid, M. </w:t>
      </w:r>
      <w:proofErr w:type="spellStart"/>
      <w:r w:rsidRPr="00D97BEC">
        <w:rPr>
          <w:rFonts w:ascii="Times New Roman" w:hAnsi="Times New Roman" w:cs="Times New Roman"/>
          <w:color w:val="000000" w:themeColor="text1"/>
        </w:rPr>
        <w:t>Keijzer</w:t>
      </w:r>
      <w:proofErr w:type="spellEnd"/>
      <w:r w:rsidRPr="00D97BEC">
        <w:rPr>
          <w:rFonts w:ascii="Times New Roman" w:hAnsi="Times New Roman" w:cs="Times New Roman"/>
          <w:color w:val="000000" w:themeColor="text1"/>
        </w:rPr>
        <w:t xml:space="preserve">, &amp; S. Dostert (Eds.), </w:t>
      </w:r>
      <w:r w:rsidRPr="00D97BEC">
        <w:rPr>
          <w:rFonts w:ascii="Times New Roman" w:hAnsi="Times New Roman" w:cs="Times New Roman"/>
          <w:i/>
          <w:iCs/>
        </w:rPr>
        <w:t>Language Attrition: Theoretical perspectives</w:t>
      </w:r>
      <w:r w:rsidRPr="00D97BEC">
        <w:rPr>
          <w:rFonts w:ascii="Times New Roman" w:hAnsi="Times New Roman" w:cs="Times New Roman"/>
        </w:rPr>
        <w:t xml:space="preserve"> (pp. 135–153). John </w:t>
      </w:r>
      <w:proofErr w:type="spellStart"/>
      <w:r w:rsidRPr="00D97BEC">
        <w:rPr>
          <w:rFonts w:ascii="Times New Roman" w:hAnsi="Times New Roman" w:cs="Times New Roman"/>
        </w:rPr>
        <w:t>Benjamins</w:t>
      </w:r>
      <w:proofErr w:type="spellEnd"/>
      <w:r w:rsidRPr="00D97BEC">
        <w:rPr>
          <w:rFonts w:ascii="Times New Roman" w:hAnsi="Times New Roman" w:cs="Times New Roman"/>
        </w:rPr>
        <w:t xml:space="preserve"> Publishing Company. </w:t>
      </w:r>
      <w:hyperlink r:id="rId61" w:history="1">
        <w:r w:rsidRPr="00D97BEC">
          <w:rPr>
            <w:rStyle w:val="Hyperlink"/>
            <w:rFonts w:ascii="Times New Roman" w:hAnsi="Times New Roman" w:cs="Times New Roman"/>
          </w:rPr>
          <w:t>https://doi.org/10.1075/sibil.33.10sch</w:t>
        </w:r>
      </w:hyperlink>
      <w:r w:rsidRPr="00D97BEC">
        <w:rPr>
          <w:rFonts w:ascii="Times New Roman" w:hAnsi="Times New Roman" w:cs="Times New Roman"/>
        </w:rPr>
        <w:t xml:space="preserve"> </w:t>
      </w:r>
    </w:p>
    <w:p w14:paraId="75600A4E"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Schmid, M. S., &amp; Jarvis, S. (2014). Lexical access and lexical diversity in first language attrition. </w:t>
      </w:r>
      <w:r w:rsidRPr="00D97BEC">
        <w:rPr>
          <w:rFonts w:ascii="Times New Roman" w:hAnsi="Times New Roman" w:cs="Times New Roman"/>
          <w:i/>
          <w:iCs/>
        </w:rPr>
        <w:t>Bilingualism: Language and Cognition</w:t>
      </w:r>
      <w:r w:rsidRPr="00D97BEC">
        <w:rPr>
          <w:rFonts w:ascii="Times New Roman" w:hAnsi="Times New Roman" w:cs="Times New Roman"/>
        </w:rPr>
        <w:t xml:space="preserve">, </w:t>
      </w:r>
      <w:r w:rsidRPr="00D97BEC">
        <w:rPr>
          <w:rFonts w:ascii="Times New Roman" w:hAnsi="Times New Roman" w:cs="Times New Roman"/>
          <w:i/>
          <w:iCs/>
        </w:rPr>
        <w:t>17</w:t>
      </w:r>
      <w:r w:rsidRPr="00D97BEC">
        <w:rPr>
          <w:rFonts w:ascii="Times New Roman" w:hAnsi="Times New Roman" w:cs="Times New Roman"/>
        </w:rPr>
        <w:t>(4), 729–748.</w:t>
      </w:r>
    </w:p>
    <w:p w14:paraId="007845CE" w14:textId="77777777" w:rsidR="0043041C" w:rsidRPr="00D97BEC" w:rsidRDefault="00B94AC4" w:rsidP="0043041C">
      <w:pPr>
        <w:widowControl w:val="0"/>
        <w:autoSpaceDE w:val="0"/>
        <w:autoSpaceDN w:val="0"/>
        <w:spacing w:line="360" w:lineRule="auto"/>
        <w:ind w:left="720" w:firstLine="720"/>
        <w:contextualSpacing/>
        <w:mirrorIndents/>
        <w:jc w:val="both"/>
        <w:rPr>
          <w:rFonts w:ascii="Times New Roman" w:hAnsi="Times New Roman" w:cs="Times New Roman"/>
        </w:rPr>
      </w:pPr>
      <w:hyperlink r:id="rId62" w:history="1">
        <w:r w:rsidR="0043041C" w:rsidRPr="00D97BEC">
          <w:rPr>
            <w:rStyle w:val="Hyperlink"/>
            <w:rFonts w:ascii="Times New Roman" w:hAnsi="Times New Roman" w:cs="Times New Roman"/>
          </w:rPr>
          <w:t>https://doi.org/10.1017/S1366728913000771</w:t>
        </w:r>
      </w:hyperlink>
      <w:r w:rsidR="0043041C" w:rsidRPr="00D97BEC">
        <w:rPr>
          <w:rFonts w:ascii="Times New Roman" w:hAnsi="Times New Roman" w:cs="Times New Roman"/>
        </w:rPr>
        <w:t xml:space="preserve"> </w:t>
      </w:r>
    </w:p>
    <w:p w14:paraId="211A9FDE" w14:textId="67CA14FC"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color w:val="FF0000"/>
        </w:rPr>
      </w:pPr>
      <w:r w:rsidRPr="004A4328">
        <w:rPr>
          <w:rFonts w:ascii="Times New Roman" w:hAnsi="Times New Roman" w:cs="Times New Roman"/>
        </w:rPr>
        <w:t>Schmid, M. S.</w:t>
      </w:r>
      <w:r w:rsidR="00AA524F" w:rsidRPr="004A4328">
        <w:rPr>
          <w:rFonts w:ascii="Times New Roman" w:hAnsi="Times New Roman" w:cs="Times New Roman"/>
        </w:rPr>
        <w:t>,</w:t>
      </w:r>
      <w:r w:rsidRPr="004A4328">
        <w:rPr>
          <w:rFonts w:ascii="Times New Roman" w:hAnsi="Times New Roman" w:cs="Times New Roman"/>
        </w:rPr>
        <w:t xml:space="preserve"> &amp; </w:t>
      </w:r>
      <w:proofErr w:type="spellStart"/>
      <w:r w:rsidRPr="004A4328">
        <w:rPr>
          <w:rFonts w:ascii="Times New Roman" w:hAnsi="Times New Roman" w:cs="Times New Roman"/>
        </w:rPr>
        <w:t>Yılmaz</w:t>
      </w:r>
      <w:proofErr w:type="spellEnd"/>
      <w:r w:rsidRPr="004A4328">
        <w:rPr>
          <w:rFonts w:ascii="Times New Roman" w:hAnsi="Times New Roman" w:cs="Times New Roman"/>
        </w:rPr>
        <w:t xml:space="preserve">, G. (2018). </w:t>
      </w:r>
      <w:r w:rsidRPr="00D97BEC">
        <w:rPr>
          <w:rFonts w:ascii="Times New Roman" w:hAnsi="Times New Roman" w:cs="Times New Roman"/>
        </w:rPr>
        <w:t xml:space="preserve">Predictors of Language Dominance: An Integrated Analysis of First Language Attrition and Second Language Acquisition in Late Bilinguals. </w:t>
      </w:r>
      <w:r w:rsidRPr="00D97BEC">
        <w:rPr>
          <w:rFonts w:ascii="Times New Roman" w:hAnsi="Times New Roman" w:cs="Times New Roman"/>
          <w:i/>
          <w:iCs/>
        </w:rPr>
        <w:t xml:space="preserve">Frontiers in </w:t>
      </w:r>
      <w:r w:rsidRPr="00D97BEC">
        <w:rPr>
          <w:rFonts w:ascii="Times New Roman" w:hAnsi="Times New Roman" w:cs="Times New Roman"/>
          <w:i/>
          <w:iCs/>
          <w:color w:val="000000" w:themeColor="text1"/>
        </w:rPr>
        <w:t>Psychology</w:t>
      </w:r>
      <w:r w:rsidRPr="00D97BEC">
        <w:rPr>
          <w:rFonts w:ascii="Times New Roman" w:hAnsi="Times New Roman" w:cs="Times New Roman"/>
          <w:color w:val="000000" w:themeColor="text1"/>
        </w:rPr>
        <w:t xml:space="preserve">, </w:t>
      </w:r>
      <w:r w:rsidRPr="00D97BEC">
        <w:rPr>
          <w:rFonts w:ascii="Times New Roman" w:hAnsi="Times New Roman" w:cs="Times New Roman"/>
          <w:i/>
          <w:iCs/>
          <w:color w:val="000000" w:themeColor="text1"/>
        </w:rPr>
        <w:t>9</w:t>
      </w:r>
      <w:r w:rsidRPr="00D97BEC">
        <w:rPr>
          <w:rFonts w:ascii="Times New Roman" w:hAnsi="Times New Roman" w:cs="Times New Roman"/>
          <w:color w:val="000000" w:themeColor="text1"/>
        </w:rPr>
        <w:t xml:space="preserve">, Article1306. </w:t>
      </w:r>
    </w:p>
    <w:p w14:paraId="1573CBB0" w14:textId="77777777" w:rsidR="0043041C" w:rsidRPr="00D97BEC" w:rsidRDefault="0043041C" w:rsidP="0043041C">
      <w:pPr>
        <w:widowControl w:val="0"/>
        <w:autoSpaceDE w:val="0"/>
        <w:autoSpaceDN w:val="0"/>
        <w:spacing w:line="360" w:lineRule="auto"/>
        <w:ind w:left="720"/>
        <w:contextualSpacing/>
        <w:mirrorIndents/>
        <w:jc w:val="both"/>
        <w:rPr>
          <w:rFonts w:ascii="Times New Roman" w:hAnsi="Times New Roman" w:cs="Times New Roman"/>
        </w:rPr>
      </w:pPr>
      <w:r w:rsidRPr="00D97BEC">
        <w:rPr>
          <w:rFonts w:ascii="Times New Roman" w:hAnsi="Times New Roman" w:cs="Times New Roman"/>
        </w:rPr>
        <w:t xml:space="preserve"> </w:t>
      </w:r>
      <w:r w:rsidRPr="00D97BEC">
        <w:rPr>
          <w:rFonts w:ascii="Times New Roman" w:hAnsi="Times New Roman" w:cs="Times New Roman"/>
        </w:rPr>
        <w:tab/>
      </w:r>
      <w:hyperlink r:id="rId63" w:history="1">
        <w:r w:rsidRPr="00D97BEC">
          <w:rPr>
            <w:rStyle w:val="Hyperlink"/>
            <w:rFonts w:ascii="Times New Roman" w:hAnsi="Times New Roman" w:cs="Times New Roman"/>
          </w:rPr>
          <w:t>https://doi.org/10.3389/fpsyg.2018.01306</w:t>
        </w:r>
      </w:hyperlink>
      <w:r w:rsidRPr="00D97BEC">
        <w:rPr>
          <w:rFonts w:ascii="Times New Roman" w:hAnsi="Times New Roman" w:cs="Times New Roman"/>
        </w:rPr>
        <w:t xml:space="preserve"> </w:t>
      </w:r>
    </w:p>
    <w:p w14:paraId="1659DB38" w14:textId="6055CE18"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Seliger</w:t>
      </w:r>
      <w:proofErr w:type="spellEnd"/>
      <w:r w:rsidRPr="00D97BEC">
        <w:rPr>
          <w:rFonts w:ascii="Times New Roman" w:hAnsi="Times New Roman" w:cs="Times New Roman"/>
        </w:rPr>
        <w:t>, H. W.</w:t>
      </w:r>
      <w:r w:rsidR="00AA524F">
        <w:rPr>
          <w:rFonts w:ascii="Times New Roman" w:hAnsi="Times New Roman" w:cs="Times New Roman"/>
        </w:rPr>
        <w:t>,</w:t>
      </w:r>
      <w:r w:rsidRPr="00D97BEC">
        <w:rPr>
          <w:rFonts w:ascii="Times New Roman" w:hAnsi="Times New Roman" w:cs="Times New Roman"/>
        </w:rPr>
        <w:t xml:space="preserve"> </w:t>
      </w:r>
      <w:r w:rsidR="00AA524F">
        <w:rPr>
          <w:rFonts w:ascii="Times New Roman" w:hAnsi="Times New Roman" w:cs="Times New Roman"/>
        </w:rPr>
        <w:t>&amp;</w:t>
      </w:r>
      <w:r w:rsidRPr="00D97BEC">
        <w:rPr>
          <w:rFonts w:ascii="Times New Roman" w:hAnsi="Times New Roman" w:cs="Times New Roman"/>
        </w:rPr>
        <w:t xml:space="preserve"> </w:t>
      </w:r>
      <w:proofErr w:type="spellStart"/>
      <w:r w:rsidRPr="00D97BEC">
        <w:rPr>
          <w:rFonts w:ascii="Times New Roman" w:hAnsi="Times New Roman" w:cs="Times New Roman"/>
        </w:rPr>
        <w:t>Vago</w:t>
      </w:r>
      <w:proofErr w:type="spellEnd"/>
      <w:r w:rsidRPr="00D97BEC">
        <w:rPr>
          <w:rFonts w:ascii="Times New Roman" w:hAnsi="Times New Roman" w:cs="Times New Roman"/>
        </w:rPr>
        <w:t xml:space="preserve">, R. M. (1991). The study of first language attrition: an overview. In: H. W. </w:t>
      </w:r>
      <w:proofErr w:type="spellStart"/>
      <w:r w:rsidRPr="00D97BEC">
        <w:rPr>
          <w:rFonts w:ascii="Times New Roman" w:hAnsi="Times New Roman" w:cs="Times New Roman"/>
        </w:rPr>
        <w:t>Seliger</w:t>
      </w:r>
      <w:proofErr w:type="spellEnd"/>
      <w:r w:rsidRPr="00D97BEC">
        <w:rPr>
          <w:rFonts w:ascii="Times New Roman" w:hAnsi="Times New Roman" w:cs="Times New Roman"/>
        </w:rPr>
        <w:t xml:space="preserve"> and R. M. </w:t>
      </w:r>
      <w:proofErr w:type="spellStart"/>
      <w:r w:rsidRPr="00D97BEC">
        <w:rPr>
          <w:rFonts w:ascii="Times New Roman" w:hAnsi="Times New Roman" w:cs="Times New Roman"/>
        </w:rPr>
        <w:t>Vago</w:t>
      </w:r>
      <w:proofErr w:type="spellEnd"/>
      <w:r w:rsidRPr="00D97BEC">
        <w:rPr>
          <w:rFonts w:ascii="Times New Roman" w:hAnsi="Times New Roman" w:cs="Times New Roman"/>
        </w:rPr>
        <w:t xml:space="preserve"> (Eds). </w:t>
      </w:r>
      <w:r w:rsidRPr="00D97BEC">
        <w:rPr>
          <w:rFonts w:ascii="Times New Roman" w:hAnsi="Times New Roman" w:cs="Times New Roman"/>
          <w:i/>
          <w:iCs/>
        </w:rPr>
        <w:t xml:space="preserve">First Language Attrition </w:t>
      </w:r>
      <w:r w:rsidRPr="00D97BEC">
        <w:rPr>
          <w:rFonts w:ascii="Times New Roman" w:hAnsi="Times New Roman" w:cs="Times New Roman"/>
        </w:rPr>
        <w:t xml:space="preserve">(pp.3-16). Cambridge University Press. </w:t>
      </w:r>
      <w:hyperlink r:id="rId64" w:history="1">
        <w:r w:rsidRPr="00D97BEC">
          <w:rPr>
            <w:rStyle w:val="Hyperlink"/>
            <w:rFonts w:ascii="Times New Roman" w:hAnsi="Times New Roman" w:cs="Times New Roman"/>
          </w:rPr>
          <w:t>https://doi.org/10.1017/CBO9780511620720.001</w:t>
        </w:r>
      </w:hyperlink>
      <w:r w:rsidRPr="00D97BEC">
        <w:rPr>
          <w:rFonts w:ascii="Times New Roman" w:hAnsi="Times New Roman" w:cs="Times New Roman"/>
        </w:rPr>
        <w:t xml:space="preserve"> </w:t>
      </w:r>
    </w:p>
    <w:p w14:paraId="103BBEFD"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Slabakova</w:t>
      </w:r>
      <w:proofErr w:type="spellEnd"/>
      <w:r w:rsidRPr="00D97BEC">
        <w:rPr>
          <w:rFonts w:ascii="Times New Roman" w:hAnsi="Times New Roman" w:cs="Times New Roman"/>
        </w:rPr>
        <w:t xml:space="preserve">, R., Zhao, L., Baker, L., Turner, J., &amp; </w:t>
      </w:r>
      <w:proofErr w:type="spellStart"/>
      <w:r w:rsidRPr="00D97BEC">
        <w:rPr>
          <w:rFonts w:ascii="Times New Roman" w:hAnsi="Times New Roman" w:cs="Times New Roman"/>
        </w:rPr>
        <w:t>Tuniyan</w:t>
      </w:r>
      <w:proofErr w:type="spellEnd"/>
      <w:r w:rsidRPr="00D97BEC">
        <w:rPr>
          <w:rFonts w:ascii="Times New Roman" w:hAnsi="Times New Roman" w:cs="Times New Roman"/>
        </w:rPr>
        <w:t xml:space="preserve">, E. (2024). Null and overt pronoun interpretation in L2 Mandarin resultative constructions. </w:t>
      </w:r>
      <w:r w:rsidRPr="00D97BEC">
        <w:rPr>
          <w:rFonts w:ascii="Times New Roman" w:hAnsi="Times New Roman" w:cs="Times New Roman"/>
          <w:i/>
          <w:iCs/>
        </w:rPr>
        <w:t>Linguistic Approaches to Bilingualism</w:t>
      </w:r>
      <w:r w:rsidRPr="00D97BEC">
        <w:rPr>
          <w:rFonts w:ascii="Times New Roman" w:hAnsi="Times New Roman" w:cs="Times New Roman"/>
        </w:rPr>
        <w:t xml:space="preserve">, </w:t>
      </w:r>
      <w:r w:rsidRPr="00D97BEC">
        <w:rPr>
          <w:rFonts w:ascii="Times New Roman" w:hAnsi="Times New Roman" w:cs="Times New Roman"/>
          <w:i/>
          <w:iCs/>
        </w:rPr>
        <w:t>14</w:t>
      </w:r>
      <w:r w:rsidRPr="00D97BEC">
        <w:rPr>
          <w:rFonts w:ascii="Times New Roman" w:hAnsi="Times New Roman" w:cs="Times New Roman"/>
        </w:rPr>
        <w:t xml:space="preserve">(2), 178–217. </w:t>
      </w:r>
      <w:hyperlink r:id="rId65" w:history="1">
        <w:r w:rsidRPr="00D97BEC">
          <w:rPr>
            <w:rStyle w:val="Hyperlink"/>
            <w:rFonts w:ascii="Times New Roman" w:hAnsi="Times New Roman" w:cs="Times New Roman"/>
          </w:rPr>
          <w:t>https://doi.org/10.1075/lab.20120.sla</w:t>
        </w:r>
      </w:hyperlink>
      <w:r w:rsidRPr="00D97BEC">
        <w:rPr>
          <w:rFonts w:ascii="Times New Roman" w:hAnsi="Times New Roman" w:cs="Times New Roman"/>
        </w:rPr>
        <w:t xml:space="preserve"> </w:t>
      </w:r>
    </w:p>
    <w:p w14:paraId="5F1A9E40"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Sorace, A. (2011). Pinning down the concept of “interface” in bilingualism. </w:t>
      </w:r>
      <w:r w:rsidRPr="00D97BEC">
        <w:rPr>
          <w:rFonts w:ascii="Times New Roman" w:hAnsi="Times New Roman" w:cs="Times New Roman"/>
          <w:i/>
          <w:iCs/>
        </w:rPr>
        <w:t>Linguistic Approaches to Bilingualism</w:t>
      </w:r>
      <w:r w:rsidRPr="00D97BEC">
        <w:rPr>
          <w:rFonts w:ascii="Times New Roman" w:hAnsi="Times New Roman" w:cs="Times New Roman"/>
        </w:rPr>
        <w:t xml:space="preserve">, </w:t>
      </w:r>
      <w:r w:rsidRPr="00D97BEC">
        <w:rPr>
          <w:rFonts w:ascii="Times New Roman" w:hAnsi="Times New Roman" w:cs="Times New Roman"/>
          <w:i/>
          <w:iCs/>
        </w:rPr>
        <w:t>1</w:t>
      </w:r>
      <w:r w:rsidRPr="00D97BEC">
        <w:rPr>
          <w:rFonts w:ascii="Times New Roman" w:hAnsi="Times New Roman" w:cs="Times New Roman"/>
        </w:rPr>
        <w:t xml:space="preserve">(1), 1–33. </w:t>
      </w:r>
      <w:hyperlink r:id="rId66" w:history="1">
        <w:r w:rsidRPr="00D97BEC">
          <w:rPr>
            <w:rStyle w:val="Hyperlink"/>
            <w:rFonts w:ascii="Times New Roman" w:hAnsi="Times New Roman" w:cs="Times New Roman"/>
          </w:rPr>
          <w:t>https://doi.org/10.1075/lab.1.1.01sor</w:t>
        </w:r>
      </w:hyperlink>
      <w:r w:rsidRPr="00D97BEC">
        <w:rPr>
          <w:rFonts w:ascii="Times New Roman" w:hAnsi="Times New Roman" w:cs="Times New Roman"/>
        </w:rPr>
        <w:t xml:space="preserve"> </w:t>
      </w:r>
    </w:p>
    <w:p w14:paraId="1B35F780"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Sorace, A. (2019). L1 attrition in a wider perspective. </w:t>
      </w:r>
      <w:r w:rsidRPr="00D97BEC">
        <w:rPr>
          <w:rFonts w:ascii="Times New Roman" w:hAnsi="Times New Roman" w:cs="Times New Roman"/>
          <w:i/>
          <w:iCs/>
        </w:rPr>
        <w:t>Second Language Research, 36</w:t>
      </w:r>
      <w:r w:rsidRPr="00D97BEC">
        <w:rPr>
          <w:rFonts w:ascii="Times New Roman" w:hAnsi="Times New Roman" w:cs="Times New Roman"/>
        </w:rPr>
        <w:t xml:space="preserve">(2), pp. 203-206. </w:t>
      </w:r>
      <w:hyperlink r:id="rId67" w:history="1">
        <w:r w:rsidRPr="00D97BEC">
          <w:rPr>
            <w:rStyle w:val="Hyperlink"/>
            <w:rFonts w:ascii="Times New Roman" w:hAnsi="Times New Roman" w:cs="Times New Roman"/>
          </w:rPr>
          <w:t>https://doi.org/10.1177/0267658319895571</w:t>
        </w:r>
      </w:hyperlink>
      <w:r w:rsidRPr="00D97BEC">
        <w:rPr>
          <w:rFonts w:ascii="Times New Roman" w:hAnsi="Times New Roman" w:cs="Times New Roman"/>
        </w:rPr>
        <w:t xml:space="preserve"> </w:t>
      </w:r>
    </w:p>
    <w:p w14:paraId="00649710"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Sorace, A., &amp; Filiaci, F. (2006). Anaphora resolution in near-native speakers of Italian. </w:t>
      </w:r>
      <w:r w:rsidRPr="00D97BEC">
        <w:rPr>
          <w:rFonts w:ascii="Times New Roman" w:hAnsi="Times New Roman" w:cs="Times New Roman"/>
          <w:i/>
          <w:iCs/>
        </w:rPr>
        <w:t>Second Language Research</w:t>
      </w:r>
      <w:r w:rsidRPr="00D97BEC">
        <w:rPr>
          <w:rFonts w:ascii="Times New Roman" w:hAnsi="Times New Roman" w:cs="Times New Roman"/>
        </w:rPr>
        <w:t xml:space="preserve">, </w:t>
      </w:r>
      <w:r w:rsidRPr="00D97BEC">
        <w:rPr>
          <w:rFonts w:ascii="Times New Roman" w:hAnsi="Times New Roman" w:cs="Times New Roman"/>
          <w:i/>
          <w:iCs/>
        </w:rPr>
        <w:t>22</w:t>
      </w:r>
      <w:r w:rsidRPr="00D97BEC">
        <w:rPr>
          <w:rFonts w:ascii="Times New Roman" w:hAnsi="Times New Roman" w:cs="Times New Roman"/>
        </w:rPr>
        <w:t xml:space="preserve">(3), 339–368. </w:t>
      </w:r>
      <w:hyperlink r:id="rId68" w:history="1">
        <w:r w:rsidRPr="00D97BEC">
          <w:rPr>
            <w:rStyle w:val="Hyperlink"/>
            <w:rFonts w:ascii="Times New Roman" w:hAnsi="Times New Roman" w:cs="Times New Roman"/>
          </w:rPr>
          <w:t>https://doi.org/10.1191/0267658306sr271oa</w:t>
        </w:r>
      </w:hyperlink>
      <w:r w:rsidRPr="00D97BEC">
        <w:rPr>
          <w:rFonts w:ascii="Times New Roman" w:hAnsi="Times New Roman" w:cs="Times New Roman"/>
        </w:rPr>
        <w:t xml:space="preserve"> </w:t>
      </w:r>
    </w:p>
    <w:p w14:paraId="2E03DEB6"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Sorace, A., </w:t>
      </w:r>
      <w:proofErr w:type="spellStart"/>
      <w:r w:rsidRPr="00D97BEC">
        <w:rPr>
          <w:rFonts w:ascii="Times New Roman" w:hAnsi="Times New Roman" w:cs="Times New Roman"/>
        </w:rPr>
        <w:t>Serratrice</w:t>
      </w:r>
      <w:proofErr w:type="spellEnd"/>
      <w:r w:rsidRPr="00D97BEC">
        <w:rPr>
          <w:rFonts w:ascii="Times New Roman" w:hAnsi="Times New Roman" w:cs="Times New Roman"/>
        </w:rPr>
        <w:t xml:space="preserve">, L., Filiaci, F., &amp; </w:t>
      </w:r>
      <w:proofErr w:type="spellStart"/>
      <w:r w:rsidRPr="00D97BEC">
        <w:rPr>
          <w:rFonts w:ascii="Times New Roman" w:hAnsi="Times New Roman" w:cs="Times New Roman"/>
        </w:rPr>
        <w:t>Baldo</w:t>
      </w:r>
      <w:proofErr w:type="spellEnd"/>
      <w:r w:rsidRPr="00D97BEC">
        <w:rPr>
          <w:rFonts w:ascii="Times New Roman" w:hAnsi="Times New Roman" w:cs="Times New Roman"/>
        </w:rPr>
        <w:t xml:space="preserve">, M. (2009). Discourse conditions on subject pronoun realization: Testing the linguistic intuitions of older bilingual children. </w:t>
      </w:r>
      <w:r w:rsidRPr="00D97BEC">
        <w:rPr>
          <w:rFonts w:ascii="Times New Roman" w:hAnsi="Times New Roman" w:cs="Times New Roman"/>
          <w:i/>
          <w:iCs/>
        </w:rPr>
        <w:t>Lingua</w:t>
      </w:r>
      <w:r w:rsidRPr="00D97BEC">
        <w:rPr>
          <w:rFonts w:ascii="Times New Roman" w:hAnsi="Times New Roman" w:cs="Times New Roman"/>
        </w:rPr>
        <w:t xml:space="preserve">, </w:t>
      </w:r>
      <w:r w:rsidRPr="00D97BEC">
        <w:rPr>
          <w:rFonts w:ascii="Times New Roman" w:hAnsi="Times New Roman" w:cs="Times New Roman"/>
          <w:i/>
          <w:iCs/>
        </w:rPr>
        <w:t>119</w:t>
      </w:r>
      <w:r w:rsidRPr="00D97BEC">
        <w:rPr>
          <w:rFonts w:ascii="Times New Roman" w:hAnsi="Times New Roman" w:cs="Times New Roman"/>
        </w:rPr>
        <w:t xml:space="preserve">(3), 460–477. </w:t>
      </w:r>
      <w:hyperlink r:id="rId69" w:history="1">
        <w:r w:rsidRPr="00D97BEC">
          <w:rPr>
            <w:rStyle w:val="Hyperlink"/>
            <w:rFonts w:ascii="Times New Roman" w:hAnsi="Times New Roman" w:cs="Times New Roman"/>
          </w:rPr>
          <w:t>https://doi.org/10.1016/j.lingua.2008.09.008</w:t>
        </w:r>
      </w:hyperlink>
      <w:r w:rsidRPr="00D97BEC">
        <w:rPr>
          <w:rFonts w:ascii="Times New Roman" w:hAnsi="Times New Roman" w:cs="Times New Roman"/>
        </w:rPr>
        <w:t xml:space="preserve"> </w:t>
      </w:r>
    </w:p>
    <w:p w14:paraId="6583B1CD"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Tsimpli, I., Sorace, A., Heycock, C., &amp; Filiaci, F. (2004). First language attrition and syntactic </w:t>
      </w:r>
      <w:r w:rsidRPr="00D97BEC">
        <w:rPr>
          <w:rFonts w:ascii="Times New Roman" w:hAnsi="Times New Roman" w:cs="Times New Roman"/>
        </w:rPr>
        <w:lastRenderedPageBreak/>
        <w:t xml:space="preserve">subjects: A study of Greek and Italian near-native speakers of English. </w:t>
      </w:r>
      <w:r w:rsidRPr="00D97BEC">
        <w:rPr>
          <w:rFonts w:ascii="Times New Roman" w:hAnsi="Times New Roman" w:cs="Times New Roman"/>
          <w:i/>
          <w:iCs/>
        </w:rPr>
        <w:t>International Journal of Bilingualism</w:t>
      </w:r>
      <w:r w:rsidRPr="00D97BEC">
        <w:rPr>
          <w:rFonts w:ascii="Times New Roman" w:hAnsi="Times New Roman" w:cs="Times New Roman"/>
        </w:rPr>
        <w:t xml:space="preserve">, </w:t>
      </w:r>
      <w:r w:rsidRPr="00D97BEC">
        <w:rPr>
          <w:rFonts w:ascii="Times New Roman" w:hAnsi="Times New Roman" w:cs="Times New Roman"/>
          <w:i/>
          <w:iCs/>
        </w:rPr>
        <w:t>8</w:t>
      </w:r>
      <w:r w:rsidRPr="00D97BEC">
        <w:rPr>
          <w:rFonts w:ascii="Times New Roman" w:hAnsi="Times New Roman" w:cs="Times New Roman"/>
        </w:rPr>
        <w:t>(3), 257–277.</w:t>
      </w:r>
    </w:p>
    <w:p w14:paraId="0848EADB" w14:textId="77777777" w:rsidR="0043041C" w:rsidRPr="00D97BEC" w:rsidRDefault="00B94AC4"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70" w:history="1">
        <w:r w:rsidR="0043041C" w:rsidRPr="00D97BEC">
          <w:rPr>
            <w:rStyle w:val="Hyperlink"/>
            <w:rFonts w:ascii="Times New Roman" w:hAnsi="Times New Roman" w:cs="Times New Roman"/>
          </w:rPr>
          <w:t>https://doi.org/10.1177/13670069040080030601</w:t>
        </w:r>
      </w:hyperlink>
      <w:r w:rsidR="0043041C" w:rsidRPr="00D97BEC">
        <w:rPr>
          <w:rFonts w:ascii="Times New Roman" w:hAnsi="Times New Roman" w:cs="Times New Roman"/>
        </w:rPr>
        <w:t xml:space="preserve"> </w:t>
      </w:r>
    </w:p>
    <w:p w14:paraId="70667DD1"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lang w:val="de-DE"/>
        </w:rPr>
      </w:pPr>
      <w:proofErr w:type="spellStart"/>
      <w:r w:rsidRPr="00D97BEC">
        <w:rPr>
          <w:rFonts w:ascii="Times New Roman" w:hAnsi="Times New Roman" w:cs="Times New Roman"/>
          <w:lang w:val="de-DE"/>
        </w:rPr>
        <w:t>Vehtari</w:t>
      </w:r>
      <w:proofErr w:type="spellEnd"/>
      <w:r w:rsidRPr="00D97BEC">
        <w:rPr>
          <w:rFonts w:ascii="Times New Roman" w:hAnsi="Times New Roman" w:cs="Times New Roman"/>
          <w:lang w:val="de-DE"/>
        </w:rPr>
        <w:t xml:space="preserve">, A., </w:t>
      </w:r>
      <w:proofErr w:type="spellStart"/>
      <w:r w:rsidRPr="00D97BEC">
        <w:rPr>
          <w:rFonts w:ascii="Times New Roman" w:hAnsi="Times New Roman" w:cs="Times New Roman"/>
          <w:lang w:val="de-DE"/>
        </w:rPr>
        <w:t>Gabry</w:t>
      </w:r>
      <w:proofErr w:type="spellEnd"/>
      <w:r w:rsidRPr="00D97BEC">
        <w:rPr>
          <w:rFonts w:ascii="Times New Roman" w:hAnsi="Times New Roman" w:cs="Times New Roman"/>
          <w:lang w:val="de-DE"/>
        </w:rPr>
        <w:t xml:space="preserve">, J., </w:t>
      </w:r>
      <w:proofErr w:type="spellStart"/>
      <w:r w:rsidRPr="00D97BEC">
        <w:rPr>
          <w:rFonts w:ascii="Times New Roman" w:hAnsi="Times New Roman" w:cs="Times New Roman"/>
          <w:lang w:val="de-DE"/>
        </w:rPr>
        <w:t>Magnusson</w:t>
      </w:r>
      <w:proofErr w:type="spellEnd"/>
      <w:r w:rsidRPr="00D97BEC">
        <w:rPr>
          <w:rFonts w:ascii="Times New Roman" w:hAnsi="Times New Roman" w:cs="Times New Roman"/>
          <w:lang w:val="de-DE"/>
        </w:rPr>
        <w:t xml:space="preserve">, M., Yao, Y., Bürkner, P., </w:t>
      </w:r>
      <w:proofErr w:type="spellStart"/>
      <w:r w:rsidRPr="00D97BEC">
        <w:rPr>
          <w:rFonts w:ascii="Times New Roman" w:hAnsi="Times New Roman" w:cs="Times New Roman"/>
          <w:lang w:val="de-DE"/>
        </w:rPr>
        <w:t>Paananen</w:t>
      </w:r>
      <w:proofErr w:type="spellEnd"/>
      <w:r w:rsidRPr="00D97BEC">
        <w:rPr>
          <w:rFonts w:ascii="Times New Roman" w:hAnsi="Times New Roman" w:cs="Times New Roman"/>
          <w:lang w:val="de-DE"/>
        </w:rPr>
        <w:t xml:space="preserve">, T., &amp; </w:t>
      </w:r>
      <w:proofErr w:type="spellStart"/>
      <w:r w:rsidRPr="00D97BEC">
        <w:rPr>
          <w:rFonts w:ascii="Times New Roman" w:hAnsi="Times New Roman" w:cs="Times New Roman"/>
          <w:lang w:val="de-DE"/>
        </w:rPr>
        <w:t>Gelman</w:t>
      </w:r>
      <w:proofErr w:type="spellEnd"/>
      <w:r w:rsidRPr="00D97BEC">
        <w:rPr>
          <w:rFonts w:ascii="Times New Roman" w:hAnsi="Times New Roman" w:cs="Times New Roman"/>
          <w:lang w:val="de-DE"/>
        </w:rPr>
        <w:t xml:space="preserve">, A. (2024). </w:t>
      </w:r>
      <w:r w:rsidRPr="00D97BEC">
        <w:rPr>
          <w:rFonts w:ascii="Times New Roman" w:hAnsi="Times New Roman" w:cs="Times New Roman"/>
        </w:rPr>
        <w:t>“</w:t>
      </w:r>
      <w:proofErr w:type="gramStart"/>
      <w:r w:rsidRPr="00D97BEC">
        <w:rPr>
          <w:rFonts w:ascii="Times New Roman" w:hAnsi="Times New Roman" w:cs="Times New Roman"/>
        </w:rPr>
        <w:t>loo</w:t>
      </w:r>
      <w:proofErr w:type="gramEnd"/>
      <w:r w:rsidRPr="00D97BEC">
        <w:rPr>
          <w:rFonts w:ascii="Times New Roman" w:hAnsi="Times New Roman" w:cs="Times New Roman"/>
        </w:rPr>
        <w:t xml:space="preserve">: Efficient leave-one-out cross-validation and WAIC for Bayesian models.” </w:t>
      </w:r>
      <w:r w:rsidRPr="00D97BEC">
        <w:rPr>
          <w:rFonts w:ascii="Times New Roman" w:hAnsi="Times New Roman" w:cs="Times New Roman"/>
          <w:lang w:val="de-DE"/>
        </w:rPr>
        <w:t xml:space="preserve">R </w:t>
      </w:r>
      <w:proofErr w:type="spellStart"/>
      <w:r w:rsidRPr="00D97BEC">
        <w:rPr>
          <w:rFonts w:ascii="Times New Roman" w:hAnsi="Times New Roman" w:cs="Times New Roman"/>
          <w:lang w:val="de-DE"/>
        </w:rPr>
        <w:t>package</w:t>
      </w:r>
      <w:proofErr w:type="spellEnd"/>
      <w:r w:rsidRPr="00D97BEC">
        <w:rPr>
          <w:rFonts w:ascii="Times New Roman" w:hAnsi="Times New Roman" w:cs="Times New Roman"/>
          <w:lang w:val="de-DE"/>
        </w:rPr>
        <w:t xml:space="preserve"> </w:t>
      </w:r>
      <w:proofErr w:type="spellStart"/>
      <w:r w:rsidRPr="00D97BEC">
        <w:rPr>
          <w:rFonts w:ascii="Times New Roman" w:hAnsi="Times New Roman" w:cs="Times New Roman"/>
          <w:lang w:val="de-DE"/>
        </w:rPr>
        <w:t>version</w:t>
      </w:r>
      <w:proofErr w:type="spellEnd"/>
      <w:r w:rsidRPr="00D97BEC">
        <w:rPr>
          <w:rFonts w:ascii="Times New Roman" w:hAnsi="Times New Roman" w:cs="Times New Roman"/>
          <w:lang w:val="de-DE"/>
        </w:rPr>
        <w:t xml:space="preserve"> 2.8.0. </w:t>
      </w:r>
      <w:r w:rsidR="00B94AC4">
        <w:fldChar w:fldCharType="begin"/>
      </w:r>
      <w:r w:rsidR="00B94AC4" w:rsidRPr="00C46FF8">
        <w:rPr>
          <w:lang w:val="de-DE"/>
          <w:rPrChange w:id="18" w:author="Yajun Liu" w:date="2025-03-04T22:42:00Z">
            <w:rPr/>
          </w:rPrChange>
        </w:rPr>
        <w:instrText xml:space="preserve"> HYPERLINK "https://mc-stan.org/loo/" </w:instrText>
      </w:r>
      <w:r w:rsidR="00B94AC4">
        <w:fldChar w:fldCharType="separate"/>
      </w:r>
      <w:r w:rsidRPr="00D97BEC">
        <w:rPr>
          <w:rStyle w:val="Hyperlink"/>
          <w:rFonts w:ascii="Times New Roman" w:hAnsi="Times New Roman" w:cs="Times New Roman"/>
          <w:lang w:val="de-DE"/>
        </w:rPr>
        <w:t>https://mc-stan.org/loo/</w:t>
      </w:r>
      <w:r w:rsidR="00B94AC4">
        <w:rPr>
          <w:rStyle w:val="Hyperlink"/>
          <w:rFonts w:ascii="Times New Roman" w:hAnsi="Times New Roman" w:cs="Times New Roman"/>
          <w:lang w:val="de-DE"/>
        </w:rPr>
        <w:fldChar w:fldCharType="end"/>
      </w:r>
      <w:r w:rsidRPr="00D97BEC">
        <w:rPr>
          <w:rFonts w:ascii="Times New Roman" w:hAnsi="Times New Roman" w:cs="Times New Roman"/>
          <w:lang w:val="de-DE"/>
        </w:rPr>
        <w:t xml:space="preserve"> </w:t>
      </w:r>
    </w:p>
    <w:p w14:paraId="26F5A5DA"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lang w:val="de-DE"/>
        </w:rPr>
        <w:t xml:space="preserve">Wu, S.-L. (2020). </w:t>
      </w:r>
      <w:r w:rsidRPr="00D97BEC">
        <w:rPr>
          <w:rFonts w:ascii="Times New Roman" w:hAnsi="Times New Roman" w:cs="Times New Roman"/>
        </w:rPr>
        <w:t xml:space="preserve">Crosslinguistic influence in development of reference realization: A comparison of foreign language learners and heritage language learners. </w:t>
      </w:r>
      <w:r w:rsidRPr="00D97BEC">
        <w:rPr>
          <w:rFonts w:ascii="Times New Roman" w:hAnsi="Times New Roman" w:cs="Times New Roman"/>
          <w:i/>
          <w:iCs/>
        </w:rPr>
        <w:t>Chinese as a Second Language Research</w:t>
      </w:r>
      <w:r w:rsidRPr="00D97BEC">
        <w:rPr>
          <w:rFonts w:ascii="Times New Roman" w:hAnsi="Times New Roman" w:cs="Times New Roman"/>
        </w:rPr>
        <w:t xml:space="preserve">, </w:t>
      </w:r>
      <w:r w:rsidRPr="00D97BEC">
        <w:rPr>
          <w:rFonts w:ascii="Times New Roman" w:hAnsi="Times New Roman" w:cs="Times New Roman"/>
          <w:i/>
          <w:iCs/>
        </w:rPr>
        <w:t>9</w:t>
      </w:r>
      <w:r w:rsidRPr="00D97BEC">
        <w:rPr>
          <w:rFonts w:ascii="Times New Roman" w:hAnsi="Times New Roman" w:cs="Times New Roman"/>
        </w:rPr>
        <w:t xml:space="preserve">(2), 227–257. </w:t>
      </w:r>
      <w:hyperlink r:id="rId71" w:history="1">
        <w:r w:rsidRPr="00D97BEC">
          <w:rPr>
            <w:rStyle w:val="Hyperlink"/>
            <w:rFonts w:ascii="Times New Roman" w:hAnsi="Times New Roman" w:cs="Times New Roman"/>
          </w:rPr>
          <w:t>https://doi.org/10.1515/caslar-2020-2009</w:t>
        </w:r>
      </w:hyperlink>
      <w:r w:rsidRPr="00D97BEC">
        <w:rPr>
          <w:rFonts w:ascii="Times New Roman" w:hAnsi="Times New Roman" w:cs="Times New Roman"/>
        </w:rPr>
        <w:t xml:space="preserve"> </w:t>
      </w:r>
    </w:p>
    <w:p w14:paraId="38E85777"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color w:val="000000" w:themeColor="text1"/>
        </w:rPr>
      </w:pPr>
      <w:r w:rsidRPr="00D97BEC">
        <w:rPr>
          <w:rFonts w:ascii="Times New Roman" w:hAnsi="Times New Roman" w:cs="Times New Roman"/>
        </w:rPr>
        <w:t>Yan, Q. C. (2022). Deriving Temporal Adverbial Clauses in Mandarin Chinese.</w:t>
      </w:r>
      <w:r w:rsidRPr="00D97BEC">
        <w:rPr>
          <w:rFonts w:ascii="Times New Roman" w:hAnsi="Times New Roman" w:cs="Times New Roman"/>
          <w:color w:val="000000" w:themeColor="text1"/>
        </w:rPr>
        <w:t xml:space="preserve"> [Unpublished Manuscript].</w:t>
      </w:r>
    </w:p>
    <w:p w14:paraId="44703DB5"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Yang, C. L., Gordon, P. C., Hendrick, R., &amp; Wu, J. T. (1999). Comprehension of Referring Expressions in Chinese. </w:t>
      </w:r>
      <w:r w:rsidRPr="00D97BEC">
        <w:rPr>
          <w:rFonts w:ascii="Times New Roman" w:hAnsi="Times New Roman" w:cs="Times New Roman"/>
          <w:i/>
          <w:iCs/>
        </w:rPr>
        <w:t>Language and Cognitive Processes</w:t>
      </w:r>
      <w:r w:rsidRPr="00D97BEC">
        <w:rPr>
          <w:rFonts w:ascii="Times New Roman" w:hAnsi="Times New Roman" w:cs="Times New Roman"/>
        </w:rPr>
        <w:t xml:space="preserve">, </w:t>
      </w:r>
      <w:r w:rsidRPr="00D97BEC">
        <w:rPr>
          <w:rFonts w:ascii="Times New Roman" w:hAnsi="Times New Roman" w:cs="Times New Roman"/>
          <w:i/>
          <w:iCs/>
        </w:rPr>
        <w:t>14</w:t>
      </w:r>
      <w:r w:rsidRPr="00D97BEC">
        <w:rPr>
          <w:rFonts w:ascii="Times New Roman" w:hAnsi="Times New Roman" w:cs="Times New Roman"/>
        </w:rPr>
        <w:t>(5–6), 715–743.</w:t>
      </w:r>
    </w:p>
    <w:p w14:paraId="20FC1B8D" w14:textId="77777777" w:rsidR="0043041C" w:rsidRPr="00D97BEC" w:rsidRDefault="00B94AC4"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72" w:history="1">
        <w:r w:rsidR="0043041C" w:rsidRPr="00D97BEC">
          <w:rPr>
            <w:rStyle w:val="Hyperlink"/>
            <w:rFonts w:ascii="Times New Roman" w:hAnsi="Times New Roman" w:cs="Times New Roman"/>
          </w:rPr>
          <w:t>https://doi.org/10.1080/016909699386248</w:t>
        </w:r>
      </w:hyperlink>
      <w:r w:rsidR="0043041C" w:rsidRPr="00D97BEC">
        <w:rPr>
          <w:rFonts w:ascii="Times New Roman" w:hAnsi="Times New Roman" w:cs="Times New Roman"/>
        </w:rPr>
        <w:t xml:space="preserve"> </w:t>
      </w:r>
    </w:p>
    <w:p w14:paraId="02B9BF0D"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proofErr w:type="spellStart"/>
      <w:r w:rsidRPr="00D97BEC">
        <w:rPr>
          <w:rFonts w:ascii="Times New Roman" w:hAnsi="Times New Roman" w:cs="Times New Roman"/>
        </w:rPr>
        <w:t>Yazawa</w:t>
      </w:r>
      <w:proofErr w:type="spellEnd"/>
      <w:r w:rsidRPr="00D97BEC">
        <w:rPr>
          <w:rFonts w:ascii="Times New Roman" w:hAnsi="Times New Roman" w:cs="Times New Roman"/>
        </w:rPr>
        <w:t xml:space="preserve">, K., </w:t>
      </w:r>
      <w:proofErr w:type="spellStart"/>
      <w:r w:rsidRPr="00D97BEC">
        <w:rPr>
          <w:rFonts w:ascii="Times New Roman" w:hAnsi="Times New Roman" w:cs="Times New Roman"/>
        </w:rPr>
        <w:t>Konishi</w:t>
      </w:r>
      <w:proofErr w:type="spellEnd"/>
      <w:r w:rsidRPr="00D97BEC">
        <w:rPr>
          <w:rFonts w:ascii="Times New Roman" w:hAnsi="Times New Roman" w:cs="Times New Roman"/>
        </w:rPr>
        <w:t xml:space="preserve">, T., Pérez-Ramón, P., &amp; Kondo, Mariko. (2024). More foreign-accented but more comprehensible: Attrition and amelioration of L1 speech in proficient L2 learners. F1000Res, 13:867. </w:t>
      </w:r>
      <w:hyperlink r:id="rId73" w:history="1">
        <w:r w:rsidRPr="00D97BEC">
          <w:rPr>
            <w:rStyle w:val="Hyperlink"/>
            <w:rFonts w:ascii="Times New Roman" w:hAnsi="Times New Roman" w:cs="Times New Roman"/>
          </w:rPr>
          <w:t>https://doi.org/10.12688/f1000research.148193.1</w:t>
        </w:r>
      </w:hyperlink>
      <w:r w:rsidRPr="00D97BEC">
        <w:rPr>
          <w:rFonts w:ascii="Times New Roman" w:hAnsi="Times New Roman" w:cs="Times New Roman"/>
        </w:rPr>
        <w:t xml:space="preserve"> </w:t>
      </w:r>
    </w:p>
    <w:p w14:paraId="2AE30C7F"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Zhang, A., &amp; Kwon, N. (2022). The interpretational preferences of null and overt pronouns in Chinese. </w:t>
      </w:r>
      <w:r w:rsidRPr="00D97BEC">
        <w:rPr>
          <w:rFonts w:ascii="Times New Roman" w:hAnsi="Times New Roman" w:cs="Times New Roman"/>
          <w:i/>
          <w:iCs/>
        </w:rPr>
        <w:t>Journal of Linguistics</w:t>
      </w:r>
      <w:r w:rsidRPr="00D97BEC">
        <w:rPr>
          <w:rFonts w:ascii="Times New Roman" w:hAnsi="Times New Roman" w:cs="Times New Roman"/>
        </w:rPr>
        <w:t xml:space="preserve">, </w:t>
      </w:r>
      <w:r w:rsidRPr="00D97BEC">
        <w:rPr>
          <w:rFonts w:ascii="Times New Roman" w:hAnsi="Times New Roman" w:cs="Times New Roman"/>
          <w:i/>
          <w:iCs/>
        </w:rPr>
        <w:t>58</w:t>
      </w:r>
      <w:r w:rsidRPr="00D97BEC">
        <w:rPr>
          <w:rFonts w:ascii="Times New Roman" w:hAnsi="Times New Roman" w:cs="Times New Roman"/>
        </w:rPr>
        <w:t xml:space="preserve">(3), 649–676. </w:t>
      </w:r>
    </w:p>
    <w:p w14:paraId="63633582" w14:textId="77777777" w:rsidR="0043041C" w:rsidRPr="00D97BEC" w:rsidRDefault="00B94AC4" w:rsidP="0043041C">
      <w:pPr>
        <w:widowControl w:val="0"/>
        <w:autoSpaceDE w:val="0"/>
        <w:autoSpaceDN w:val="0"/>
        <w:spacing w:line="360" w:lineRule="auto"/>
        <w:ind w:firstLine="720"/>
        <w:contextualSpacing/>
        <w:mirrorIndents/>
        <w:jc w:val="both"/>
        <w:rPr>
          <w:rFonts w:ascii="Times New Roman" w:hAnsi="Times New Roman" w:cs="Times New Roman"/>
        </w:rPr>
      </w:pPr>
      <w:hyperlink r:id="rId74" w:history="1">
        <w:r w:rsidR="0043041C" w:rsidRPr="00D97BEC">
          <w:rPr>
            <w:rStyle w:val="Hyperlink"/>
            <w:rFonts w:ascii="Times New Roman" w:hAnsi="Times New Roman" w:cs="Times New Roman"/>
          </w:rPr>
          <w:t>https://doi.org/10.1017/S0022226721000402</w:t>
        </w:r>
      </w:hyperlink>
      <w:r w:rsidR="0043041C" w:rsidRPr="00D97BEC">
        <w:rPr>
          <w:rFonts w:ascii="Times New Roman" w:hAnsi="Times New Roman" w:cs="Times New Roman"/>
        </w:rPr>
        <w:t xml:space="preserve"> </w:t>
      </w:r>
    </w:p>
    <w:p w14:paraId="7008B71B" w14:textId="77777777" w:rsidR="0043041C" w:rsidRPr="00D97BEC" w:rsidRDefault="0043041C" w:rsidP="0043041C">
      <w:pPr>
        <w:widowControl w:val="0"/>
        <w:autoSpaceDE w:val="0"/>
        <w:autoSpaceDN w:val="0"/>
        <w:spacing w:line="360" w:lineRule="auto"/>
        <w:ind w:left="720" w:hanging="720"/>
        <w:contextualSpacing/>
        <w:mirrorIndents/>
        <w:jc w:val="both"/>
        <w:rPr>
          <w:rFonts w:ascii="Times New Roman" w:hAnsi="Times New Roman" w:cs="Times New Roman"/>
        </w:rPr>
      </w:pPr>
      <w:r w:rsidRPr="00D97BEC">
        <w:rPr>
          <w:rFonts w:ascii="Times New Roman" w:hAnsi="Times New Roman" w:cs="Times New Roman"/>
        </w:rPr>
        <w:t xml:space="preserve">Zhao, L. X. (2014). Ultimate attainment of anaphora resolution in L2 Chinese. </w:t>
      </w:r>
      <w:r w:rsidRPr="00D97BEC">
        <w:rPr>
          <w:rFonts w:ascii="Times New Roman" w:hAnsi="Times New Roman" w:cs="Times New Roman"/>
          <w:i/>
          <w:iCs/>
        </w:rPr>
        <w:t>Second Language Research</w:t>
      </w:r>
      <w:r w:rsidRPr="00D97BEC">
        <w:rPr>
          <w:rFonts w:ascii="Times New Roman" w:hAnsi="Times New Roman" w:cs="Times New Roman"/>
        </w:rPr>
        <w:t xml:space="preserve">, </w:t>
      </w:r>
      <w:r w:rsidRPr="00D97BEC">
        <w:rPr>
          <w:rFonts w:ascii="Times New Roman" w:hAnsi="Times New Roman" w:cs="Times New Roman"/>
          <w:i/>
          <w:iCs/>
        </w:rPr>
        <w:t>30</w:t>
      </w:r>
      <w:r w:rsidRPr="00D97BEC">
        <w:rPr>
          <w:rFonts w:ascii="Times New Roman" w:hAnsi="Times New Roman" w:cs="Times New Roman"/>
        </w:rPr>
        <w:t xml:space="preserve">(3), 381–407. </w:t>
      </w:r>
      <w:hyperlink r:id="rId75" w:history="1">
        <w:r w:rsidRPr="00D97BEC">
          <w:rPr>
            <w:rStyle w:val="Hyperlink"/>
            <w:rFonts w:ascii="Times New Roman" w:hAnsi="Times New Roman" w:cs="Times New Roman"/>
          </w:rPr>
          <w:t>https://doi.org/10.1177/0267658314521107</w:t>
        </w:r>
      </w:hyperlink>
      <w:r w:rsidRPr="00D97BEC">
        <w:rPr>
          <w:rFonts w:ascii="Times New Roman" w:hAnsi="Times New Roman" w:cs="Times New Roman"/>
        </w:rPr>
        <w:t xml:space="preserve"> </w:t>
      </w:r>
    </w:p>
    <w:p w14:paraId="196582D1" w14:textId="77777777" w:rsidR="0043041C" w:rsidRPr="00E525B2" w:rsidRDefault="0043041C" w:rsidP="0043041C">
      <w:pPr>
        <w:pStyle w:val="Bibliography"/>
        <w:spacing w:line="360" w:lineRule="auto"/>
        <w:ind w:left="720" w:hanging="720"/>
        <w:contextualSpacing/>
        <w:rPr>
          <w:rFonts w:ascii="Times New Roman" w:hAnsi="Times New Roman" w:cs="Times New Roman"/>
        </w:rPr>
      </w:pPr>
      <w:r w:rsidRPr="00D97BEC">
        <w:rPr>
          <w:rFonts w:ascii="Times New Roman" w:hAnsi="Times New Roman" w:cs="Times New Roman"/>
        </w:rPr>
        <w:t xml:space="preserve">Zhou, J., Mai, Z., Cai, Q., Liang, Y., &amp; Yip, V. (2022). Reference production in Mandarin–English bilingual </w:t>
      </w:r>
      <w:proofErr w:type="spellStart"/>
      <w:r w:rsidRPr="00D97BEC">
        <w:rPr>
          <w:rFonts w:ascii="Times New Roman" w:hAnsi="Times New Roman" w:cs="Times New Roman"/>
        </w:rPr>
        <w:t>preschoolers</w:t>
      </w:r>
      <w:proofErr w:type="spellEnd"/>
      <w:r w:rsidRPr="00D97BEC">
        <w:rPr>
          <w:rFonts w:ascii="Times New Roman" w:hAnsi="Times New Roman" w:cs="Times New Roman"/>
        </w:rPr>
        <w:t xml:space="preserve">: Linguistic, input, and cognitive factors. </w:t>
      </w:r>
      <w:r w:rsidRPr="00D97BEC">
        <w:rPr>
          <w:rFonts w:ascii="Times New Roman" w:hAnsi="Times New Roman" w:cs="Times New Roman"/>
          <w:i/>
          <w:iCs/>
        </w:rPr>
        <w:t>Frontiers in Psychology</w:t>
      </w:r>
      <w:r w:rsidRPr="00D97BEC">
        <w:rPr>
          <w:rFonts w:ascii="Times New Roman" w:hAnsi="Times New Roman" w:cs="Times New Roman"/>
        </w:rPr>
        <w:t xml:space="preserve">, </w:t>
      </w:r>
      <w:r w:rsidRPr="00D97BEC">
        <w:rPr>
          <w:rFonts w:ascii="Times New Roman" w:hAnsi="Times New Roman" w:cs="Times New Roman"/>
          <w:i/>
          <w:iCs/>
        </w:rPr>
        <w:t>13</w:t>
      </w:r>
      <w:r w:rsidRPr="00D97BEC">
        <w:rPr>
          <w:rFonts w:ascii="Times New Roman" w:hAnsi="Times New Roman" w:cs="Times New Roman"/>
        </w:rPr>
        <w:t xml:space="preserve">, Article 897031. </w:t>
      </w:r>
      <w:hyperlink r:id="rId76" w:history="1">
        <w:r w:rsidRPr="00D97BEC">
          <w:rPr>
            <w:rStyle w:val="Hyperlink"/>
            <w:rFonts w:ascii="Times New Roman" w:hAnsi="Times New Roman" w:cs="Times New Roman"/>
          </w:rPr>
          <w:t>https://doi.org/10.3389/fpsyg.2022.897031</w:t>
        </w:r>
      </w:hyperlink>
      <w:r>
        <w:rPr>
          <w:rFonts w:ascii="Times New Roman" w:hAnsi="Times New Roman" w:cs="Times New Roman"/>
        </w:rPr>
        <w:t xml:space="preserve"> </w:t>
      </w:r>
    </w:p>
    <w:p w14:paraId="7EAEC440" w14:textId="77777777" w:rsidR="00767D76" w:rsidRDefault="00767D76" w:rsidP="00B86F5B">
      <w:pPr>
        <w:spacing w:line="480" w:lineRule="auto"/>
        <w:contextualSpacing/>
        <w:rPr>
          <w:rFonts w:ascii="Times New Roman" w:hAnsi="Times New Roman" w:cs="Times New Roman"/>
        </w:rPr>
      </w:pPr>
    </w:p>
    <w:p w14:paraId="06CB7157" w14:textId="77777777" w:rsidR="00CA69FC" w:rsidRDefault="00CA69FC" w:rsidP="00B86F5B">
      <w:pPr>
        <w:spacing w:line="480" w:lineRule="auto"/>
        <w:contextualSpacing/>
        <w:rPr>
          <w:rFonts w:ascii="Times New Roman" w:hAnsi="Times New Roman" w:cs="Times New Roman"/>
        </w:rPr>
      </w:pPr>
    </w:p>
    <w:p w14:paraId="48A2E713" w14:textId="77777777" w:rsidR="00CA69FC" w:rsidRDefault="00CA69FC" w:rsidP="00B86F5B">
      <w:pPr>
        <w:spacing w:line="480" w:lineRule="auto"/>
        <w:contextualSpacing/>
        <w:rPr>
          <w:rFonts w:ascii="Times New Roman" w:hAnsi="Times New Roman" w:cs="Times New Roman"/>
        </w:rPr>
        <w:sectPr w:rsidR="00CA69FC">
          <w:footnotePr>
            <w:numRestart w:val="eachSect"/>
          </w:footnotePr>
          <w:pgSz w:w="11906" w:h="16838"/>
          <w:pgMar w:top="1440" w:right="1440" w:bottom="1440" w:left="1440" w:header="708" w:footer="708" w:gutter="0"/>
          <w:cols w:space="708"/>
          <w:docGrid w:linePitch="360"/>
        </w:sectPr>
      </w:pPr>
    </w:p>
    <w:p w14:paraId="5555B649" w14:textId="762E6246" w:rsidR="00946184" w:rsidRDefault="00946184" w:rsidP="00B86F5B">
      <w:pPr>
        <w:spacing w:line="480" w:lineRule="auto"/>
        <w:contextualSpacing/>
        <w:rPr>
          <w:rFonts w:ascii="Times New Roman" w:hAnsi="Times New Roman" w:cs="Times New Roman"/>
          <w:b/>
          <w:bCs/>
        </w:rPr>
      </w:pPr>
      <w:r w:rsidRPr="00946184">
        <w:rPr>
          <w:rFonts w:ascii="Times New Roman" w:hAnsi="Times New Roman" w:cs="Times New Roman"/>
          <w:b/>
          <w:bCs/>
        </w:rPr>
        <w:lastRenderedPageBreak/>
        <w:t>Appendix</w:t>
      </w:r>
    </w:p>
    <w:p w14:paraId="6C7D1515" w14:textId="159EB800" w:rsidR="00946184" w:rsidRDefault="00946184" w:rsidP="00B86F5B">
      <w:pPr>
        <w:spacing w:line="480" w:lineRule="auto"/>
        <w:contextualSpacing/>
        <w:rPr>
          <w:rFonts w:ascii="Times New Roman" w:hAnsi="Times New Roman" w:cs="Times New Roman"/>
          <w:b/>
          <w:bCs/>
        </w:rPr>
      </w:pPr>
    </w:p>
    <w:p w14:paraId="4924740A" w14:textId="77777777" w:rsidR="00946184" w:rsidRPr="00946184" w:rsidRDefault="00946184" w:rsidP="00946184">
      <w:pPr>
        <w:rPr>
          <w:rFonts w:ascii="Times New Roman" w:hAnsi="Times New Roman" w:cs="Times New Roman"/>
          <w:b/>
          <w:bCs/>
        </w:rPr>
      </w:pPr>
      <w:r w:rsidRPr="00946184">
        <w:rPr>
          <w:rFonts w:ascii="Times New Roman" w:hAnsi="Times New Roman" w:cs="Times New Roman"/>
          <w:b/>
          <w:bCs/>
        </w:rPr>
        <w:t>Reference Production: Reference Level = Control Group</w:t>
      </w:r>
    </w:p>
    <w:p w14:paraId="16847F20" w14:textId="77777777" w:rsidR="00946184" w:rsidRDefault="00946184" w:rsidP="00946184"/>
    <w:tbl>
      <w:tblPr>
        <w:tblStyle w:val="TableGrid"/>
        <w:tblW w:w="9356" w:type="dxa"/>
        <w:tblInd w:w="-142" w:type="dxa"/>
        <w:tblLook w:val="04A0" w:firstRow="1" w:lastRow="0" w:firstColumn="1" w:lastColumn="0" w:noHBand="0" w:noVBand="1"/>
      </w:tblPr>
      <w:tblGrid>
        <w:gridCol w:w="5812"/>
        <w:gridCol w:w="1134"/>
        <w:gridCol w:w="1418"/>
        <w:gridCol w:w="992"/>
      </w:tblGrid>
      <w:tr w:rsidR="00946184" w:rsidRPr="00FE51CA" w14:paraId="48D17F79" w14:textId="77777777" w:rsidTr="00921BEB">
        <w:tc>
          <w:tcPr>
            <w:tcW w:w="9356" w:type="dxa"/>
            <w:gridSpan w:val="4"/>
            <w:tcBorders>
              <w:top w:val="nil"/>
              <w:left w:val="nil"/>
              <w:bottom w:val="nil"/>
              <w:right w:val="nil"/>
            </w:tcBorders>
          </w:tcPr>
          <w:p w14:paraId="740D99C8" w14:textId="77777777" w:rsidR="00946184" w:rsidRPr="00FE51CA" w:rsidRDefault="00946184" w:rsidP="00921BEB">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Table 1:</w:t>
            </w:r>
            <w:r w:rsidRPr="00FE51CA">
              <w:rPr>
                <w:rFonts w:ascii="Times New Roman" w:hAnsi="Times New Roman" w:cs="Times New Roman"/>
                <w:color w:val="000000" w:themeColor="text1"/>
                <w:sz w:val="22"/>
                <w:szCs w:val="22"/>
              </w:rPr>
              <w:t xml:space="preserve"> The outputs of </w:t>
            </w:r>
            <w:r>
              <w:rPr>
                <w:rFonts w:ascii="Times New Roman" w:hAnsi="Times New Roman" w:cs="Times New Roman"/>
                <w:color w:val="000000" w:themeColor="text1"/>
                <w:sz w:val="22"/>
                <w:szCs w:val="22"/>
              </w:rPr>
              <w:t xml:space="preserve">the </w:t>
            </w:r>
            <w:r w:rsidRPr="00FE51CA">
              <w:rPr>
                <w:rFonts w:ascii="Times New Roman" w:hAnsi="Times New Roman" w:cs="Times New Roman"/>
                <w:color w:val="000000" w:themeColor="text1"/>
                <w:sz w:val="22"/>
                <w:szCs w:val="22"/>
              </w:rPr>
              <w:t xml:space="preserve">Bayesian model for effects involving Role and Group in the two-character condition. </w:t>
            </w:r>
            <w:r w:rsidRPr="00946184">
              <w:rPr>
                <w:rFonts w:ascii="Times New Roman" w:hAnsi="Times New Roman" w:cs="Times New Roman"/>
                <w:color w:val="000000" w:themeColor="text1"/>
                <w:sz w:val="22"/>
                <w:szCs w:val="22"/>
              </w:rPr>
              <w:t xml:space="preserve">For Intercept, positive values indicate a preference for the less explicit form (listed on the right), whereas negative values indicate a preference for the more explicit form (listed on the left). For the remaining effects, it is the opposite (positive values indicate a preference for the more explicit form, listed on the right). </w:t>
            </w:r>
            <w:r w:rsidRPr="00FE51CA">
              <w:rPr>
                <w:rFonts w:ascii="Times New Roman" w:hAnsi="Times New Roman" w:cs="Times New Roman"/>
                <w:color w:val="000000" w:themeColor="text1"/>
                <w:sz w:val="22"/>
                <w:szCs w:val="22"/>
              </w:rPr>
              <w:t>Role = Subject</w:t>
            </w:r>
            <w:r>
              <w:rPr>
                <w:rFonts w:ascii="Times New Roman" w:hAnsi="Times New Roman" w:cs="Times New Roman"/>
                <w:color w:val="000000" w:themeColor="text1"/>
                <w:sz w:val="22"/>
                <w:szCs w:val="22"/>
              </w:rPr>
              <w:t xml:space="preserve"> and Group = Control</w:t>
            </w:r>
            <w:r w:rsidRPr="00FE51CA">
              <w:rPr>
                <w:rFonts w:ascii="Times New Roman" w:hAnsi="Times New Roman" w:cs="Times New Roman"/>
                <w:color w:val="000000" w:themeColor="text1"/>
                <w:sz w:val="22"/>
                <w:szCs w:val="22"/>
              </w:rPr>
              <w:t xml:space="preserve"> </w:t>
            </w:r>
            <w:proofErr w:type="gramStart"/>
            <w:r w:rsidRPr="00FE51CA">
              <w:rPr>
                <w:rFonts w:ascii="Times New Roman" w:hAnsi="Times New Roman" w:cs="Times New Roman"/>
                <w:color w:val="000000" w:themeColor="text1"/>
                <w:sz w:val="22"/>
                <w:szCs w:val="22"/>
              </w:rPr>
              <w:t>w</w:t>
            </w:r>
            <w:r>
              <w:rPr>
                <w:rFonts w:ascii="Times New Roman" w:hAnsi="Times New Roman" w:cs="Times New Roman"/>
                <w:color w:val="000000" w:themeColor="text1"/>
                <w:sz w:val="22"/>
                <w:szCs w:val="22"/>
              </w:rPr>
              <w:t>ere</w:t>
            </w:r>
            <w:proofErr w:type="gramEnd"/>
            <w:r w:rsidRPr="00FE51CA">
              <w:rPr>
                <w:rFonts w:ascii="Times New Roman" w:hAnsi="Times New Roman" w:cs="Times New Roman"/>
                <w:color w:val="000000" w:themeColor="text1"/>
                <w:sz w:val="22"/>
                <w:szCs w:val="22"/>
              </w:rPr>
              <w:t xml:space="preserve"> set as reference level</w:t>
            </w:r>
            <w:r>
              <w:rPr>
                <w:rFonts w:ascii="Times New Roman" w:hAnsi="Times New Roman" w:cs="Times New Roman"/>
                <w:color w:val="000000" w:themeColor="text1"/>
                <w:sz w:val="22"/>
                <w:szCs w:val="22"/>
              </w:rPr>
              <w:t>s, respectively</w:t>
            </w:r>
            <w:r w:rsidRPr="00FE51CA">
              <w:rPr>
                <w:rFonts w:ascii="Times New Roman" w:hAnsi="Times New Roman" w:cs="Times New Roman"/>
                <w:color w:val="000000" w:themeColor="text1"/>
                <w:sz w:val="22"/>
                <w:szCs w:val="22"/>
              </w:rPr>
              <w:t xml:space="preserve">; group is </w:t>
            </w:r>
            <w:r>
              <w:rPr>
                <w:rFonts w:ascii="Times New Roman" w:hAnsi="Times New Roman" w:cs="Times New Roman"/>
                <w:color w:val="000000" w:themeColor="text1"/>
                <w:sz w:val="22"/>
                <w:szCs w:val="22"/>
              </w:rPr>
              <w:t>dummy</w:t>
            </w:r>
            <w:r w:rsidRPr="00FE51CA">
              <w:rPr>
                <w:rFonts w:ascii="Times New Roman" w:hAnsi="Times New Roman" w:cs="Times New Roman"/>
                <w:color w:val="000000" w:themeColor="text1"/>
                <w:sz w:val="22"/>
                <w:szCs w:val="22"/>
              </w:rPr>
              <w:t xml:space="preserve"> coded</w:t>
            </w:r>
            <w:r>
              <w:rPr>
                <w:rFonts w:ascii="Times New Roman" w:hAnsi="Times New Roman" w:cs="Times New Roman"/>
                <w:color w:val="000000" w:themeColor="text1"/>
                <w:sz w:val="22"/>
                <w:szCs w:val="22"/>
              </w:rPr>
              <w:t>.</w:t>
            </w:r>
          </w:p>
        </w:tc>
      </w:tr>
      <w:tr w:rsidR="00946184" w:rsidRPr="00FE51CA" w14:paraId="2D008303" w14:textId="77777777" w:rsidTr="00921BEB">
        <w:tc>
          <w:tcPr>
            <w:tcW w:w="5812" w:type="dxa"/>
          </w:tcPr>
          <w:p w14:paraId="28141B80" w14:textId="77777777" w:rsidR="00946184" w:rsidRPr="00FE51CA" w:rsidRDefault="00946184" w:rsidP="00921BEB">
            <w:pPr>
              <w:spacing w:line="360" w:lineRule="auto"/>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Predictors</w:t>
            </w:r>
          </w:p>
        </w:tc>
        <w:tc>
          <w:tcPr>
            <w:tcW w:w="1134" w:type="dxa"/>
          </w:tcPr>
          <w:p w14:paraId="266FCF79"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Estimates</w:t>
            </w:r>
          </w:p>
        </w:tc>
        <w:tc>
          <w:tcPr>
            <w:tcW w:w="1418" w:type="dxa"/>
          </w:tcPr>
          <w:p w14:paraId="2A7723DC"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95% CrI</w:t>
            </w:r>
          </w:p>
        </w:tc>
        <w:tc>
          <w:tcPr>
            <w:tcW w:w="992" w:type="dxa"/>
          </w:tcPr>
          <w:p w14:paraId="37A76CAA"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PD (%)</w:t>
            </w:r>
          </w:p>
        </w:tc>
      </w:tr>
      <w:tr w:rsidR="00946184" w:rsidRPr="00FE51CA" w14:paraId="6037595E" w14:textId="77777777" w:rsidTr="00921BEB">
        <w:tc>
          <w:tcPr>
            <w:tcW w:w="5812" w:type="dxa"/>
          </w:tcPr>
          <w:p w14:paraId="07AEC7FC" w14:textId="77777777" w:rsidR="00946184" w:rsidRPr="00240D21" w:rsidRDefault="00946184" w:rsidP="00921BEB">
            <w:pPr>
              <w:spacing w:line="360" w:lineRule="auto"/>
              <w:rPr>
                <w:rFonts w:ascii="Times New Roman" w:hAnsi="Times New Roman" w:cs="Times New Roman"/>
                <w:color w:val="000000" w:themeColor="text1"/>
                <w:sz w:val="22"/>
                <w:szCs w:val="22"/>
              </w:rPr>
            </w:pPr>
            <w:r w:rsidRPr="00240D21">
              <w:rPr>
                <w:rFonts w:ascii="Times New Roman" w:hAnsi="Times New Roman" w:cs="Times New Roman"/>
                <w:color w:val="000000" w:themeColor="text1"/>
                <w:sz w:val="22"/>
                <w:szCs w:val="22"/>
              </w:rPr>
              <w:t>Intercept, Overt vs Null (Control group, Role = Subject)</w:t>
            </w:r>
          </w:p>
        </w:tc>
        <w:tc>
          <w:tcPr>
            <w:tcW w:w="1134" w:type="dxa"/>
          </w:tcPr>
          <w:p w14:paraId="573AC35F" w14:textId="77777777" w:rsidR="00946184" w:rsidRPr="00966B61" w:rsidRDefault="00946184" w:rsidP="00921BEB">
            <w:pPr>
              <w:spacing w:line="360" w:lineRule="auto"/>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0.21</w:t>
            </w:r>
          </w:p>
        </w:tc>
        <w:tc>
          <w:tcPr>
            <w:tcW w:w="1418" w:type="dxa"/>
          </w:tcPr>
          <w:p w14:paraId="0465EF87"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-0.36</w:t>
            </w:r>
            <w:r w:rsidRPr="00966B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0.75</w:t>
            </w:r>
            <w:r w:rsidRPr="00966B61">
              <w:rPr>
                <w:rFonts w:ascii="Times New Roman" w:hAnsi="Times New Roman" w:cs="Times New Roman"/>
                <w:color w:val="000000" w:themeColor="text1"/>
                <w:sz w:val="22"/>
                <w:szCs w:val="22"/>
              </w:rPr>
              <w:t>]</w:t>
            </w:r>
          </w:p>
        </w:tc>
        <w:tc>
          <w:tcPr>
            <w:tcW w:w="992" w:type="dxa"/>
          </w:tcPr>
          <w:p w14:paraId="55A2C39E"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77</w:t>
            </w:r>
          </w:p>
        </w:tc>
      </w:tr>
      <w:tr w:rsidR="00946184" w:rsidRPr="00D8412C" w14:paraId="4252028F" w14:textId="77777777" w:rsidTr="00921BEB">
        <w:tc>
          <w:tcPr>
            <w:tcW w:w="5812" w:type="dxa"/>
          </w:tcPr>
          <w:p w14:paraId="466C443D" w14:textId="77777777" w:rsidR="00946184" w:rsidRPr="00240D21" w:rsidRDefault="00946184" w:rsidP="00921BEB">
            <w:pPr>
              <w:spacing w:line="360" w:lineRule="auto"/>
              <w:rPr>
                <w:rFonts w:ascii="Times New Roman" w:hAnsi="Times New Roman" w:cs="Times New Roman"/>
                <w:b/>
                <w:bCs/>
                <w:color w:val="000000" w:themeColor="text1"/>
                <w:sz w:val="22"/>
                <w:szCs w:val="22"/>
              </w:rPr>
            </w:pPr>
            <w:r w:rsidRPr="00240D21">
              <w:rPr>
                <w:rFonts w:ascii="Times New Roman" w:hAnsi="Times New Roman" w:cs="Times New Roman"/>
                <w:b/>
                <w:bCs/>
                <w:color w:val="000000" w:themeColor="text1"/>
                <w:sz w:val="22"/>
                <w:szCs w:val="22"/>
              </w:rPr>
              <w:t xml:space="preserve">Intercept, NP vs </w:t>
            </w:r>
            <w:r w:rsidRPr="00DD4479">
              <w:rPr>
                <w:rFonts w:ascii="Times New Roman" w:hAnsi="Times New Roman" w:cs="Times New Roman"/>
                <w:b/>
                <w:bCs/>
                <w:color w:val="000000" w:themeColor="text1"/>
                <w:sz w:val="22"/>
                <w:szCs w:val="22"/>
              </w:rPr>
              <w:t xml:space="preserve">Overt (Control group, </w:t>
            </w:r>
            <w:r w:rsidRPr="00BA680A">
              <w:rPr>
                <w:rFonts w:ascii="Times New Roman" w:hAnsi="Times New Roman" w:cs="Times New Roman"/>
                <w:b/>
                <w:bCs/>
                <w:color w:val="000000" w:themeColor="text1"/>
                <w:sz w:val="22"/>
                <w:szCs w:val="22"/>
              </w:rPr>
              <w:t>Role = Subject)</w:t>
            </w:r>
          </w:p>
        </w:tc>
        <w:tc>
          <w:tcPr>
            <w:tcW w:w="1134" w:type="dxa"/>
          </w:tcPr>
          <w:p w14:paraId="4282B0E0"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-1.43</w:t>
            </w:r>
          </w:p>
        </w:tc>
        <w:tc>
          <w:tcPr>
            <w:tcW w:w="1418" w:type="dxa"/>
          </w:tcPr>
          <w:p w14:paraId="2AC85D9D"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[-1.94, -0.93]</w:t>
            </w:r>
          </w:p>
        </w:tc>
        <w:tc>
          <w:tcPr>
            <w:tcW w:w="992" w:type="dxa"/>
          </w:tcPr>
          <w:p w14:paraId="63BC1A83"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100</w:t>
            </w:r>
          </w:p>
        </w:tc>
      </w:tr>
      <w:tr w:rsidR="00946184" w:rsidRPr="00FE51CA" w14:paraId="7CFB3F74" w14:textId="77777777" w:rsidTr="00921BEB">
        <w:tc>
          <w:tcPr>
            <w:tcW w:w="5812" w:type="dxa"/>
          </w:tcPr>
          <w:p w14:paraId="5F390229" w14:textId="0AB24FBC" w:rsidR="00946184" w:rsidRPr="00240D21" w:rsidRDefault="00946184" w:rsidP="00921BEB">
            <w:pPr>
              <w:spacing w:line="360" w:lineRule="auto"/>
              <w:rPr>
                <w:rFonts w:ascii="Times New Roman" w:hAnsi="Times New Roman" w:cs="Times New Roman"/>
                <w:color w:val="000000" w:themeColor="text1"/>
                <w:sz w:val="22"/>
                <w:szCs w:val="22"/>
              </w:rPr>
            </w:pPr>
            <w:r w:rsidRPr="00240D21">
              <w:rPr>
                <w:rFonts w:ascii="Times New Roman" w:hAnsi="Times New Roman" w:cs="Times New Roman"/>
                <w:color w:val="000000" w:themeColor="text1"/>
                <w:sz w:val="22"/>
                <w:szCs w:val="22"/>
              </w:rPr>
              <w:t>Role = Non-subject, Null vs Overt</w:t>
            </w:r>
            <w:r w:rsidR="0028226A">
              <w:rPr>
                <w:rFonts w:ascii="Times New Roman" w:hAnsi="Times New Roman" w:cs="Times New Roman"/>
                <w:color w:val="000000" w:themeColor="text1"/>
                <w:sz w:val="22"/>
                <w:szCs w:val="22"/>
              </w:rPr>
              <w:t xml:space="preserve"> </w:t>
            </w:r>
            <w:r w:rsidRPr="00240D21">
              <w:rPr>
                <w:rFonts w:ascii="Times New Roman" w:hAnsi="Times New Roman" w:cs="Times New Roman"/>
                <w:color w:val="000000" w:themeColor="text1"/>
                <w:sz w:val="22"/>
                <w:szCs w:val="22"/>
              </w:rPr>
              <w:t>(Control group)</w:t>
            </w:r>
          </w:p>
        </w:tc>
        <w:tc>
          <w:tcPr>
            <w:tcW w:w="1134" w:type="dxa"/>
          </w:tcPr>
          <w:p w14:paraId="2914D369"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0.42</w:t>
            </w:r>
          </w:p>
        </w:tc>
        <w:tc>
          <w:tcPr>
            <w:tcW w:w="1418" w:type="dxa"/>
          </w:tcPr>
          <w:p w14:paraId="1EFF27EE"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[-0</w:t>
            </w:r>
            <w:r>
              <w:rPr>
                <w:rFonts w:ascii="Times New Roman" w:hAnsi="Times New Roman" w:cs="Times New Roman"/>
                <w:color w:val="000000" w:themeColor="text1"/>
                <w:sz w:val="22"/>
                <w:szCs w:val="22"/>
              </w:rPr>
              <w:t>.86</w:t>
            </w:r>
            <w:r w:rsidRPr="00966B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1.79</w:t>
            </w:r>
            <w:r w:rsidRPr="00966B61">
              <w:rPr>
                <w:rFonts w:ascii="Times New Roman" w:hAnsi="Times New Roman" w:cs="Times New Roman"/>
                <w:color w:val="000000" w:themeColor="text1"/>
                <w:sz w:val="22"/>
                <w:szCs w:val="22"/>
              </w:rPr>
              <w:t>]</w:t>
            </w:r>
          </w:p>
        </w:tc>
        <w:tc>
          <w:tcPr>
            <w:tcW w:w="992" w:type="dxa"/>
          </w:tcPr>
          <w:p w14:paraId="3DABA58F"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73</w:t>
            </w:r>
          </w:p>
        </w:tc>
      </w:tr>
      <w:tr w:rsidR="00946184" w:rsidRPr="00D8412C" w14:paraId="21C972F7" w14:textId="77777777" w:rsidTr="00921BEB">
        <w:tc>
          <w:tcPr>
            <w:tcW w:w="5812" w:type="dxa"/>
          </w:tcPr>
          <w:p w14:paraId="4DBE438B" w14:textId="75A9A786" w:rsidR="00946184" w:rsidRPr="00BA680A" w:rsidRDefault="00946184" w:rsidP="00921BEB">
            <w:pPr>
              <w:spacing w:line="360" w:lineRule="auto"/>
              <w:rPr>
                <w:rFonts w:ascii="Times New Roman" w:hAnsi="Times New Roman" w:cs="Times New Roman"/>
                <w:b/>
                <w:bCs/>
                <w:color w:val="000000" w:themeColor="text1"/>
                <w:sz w:val="22"/>
                <w:szCs w:val="22"/>
              </w:rPr>
            </w:pPr>
            <w:r w:rsidRPr="00BA680A">
              <w:rPr>
                <w:rFonts w:ascii="Times New Roman" w:hAnsi="Times New Roman" w:cs="Times New Roman"/>
                <w:b/>
                <w:bCs/>
                <w:color w:val="000000" w:themeColor="text1"/>
                <w:sz w:val="22"/>
                <w:szCs w:val="22"/>
              </w:rPr>
              <w:t>Role = Non-subject, Overt vs NP (Control group)</w:t>
            </w:r>
          </w:p>
        </w:tc>
        <w:tc>
          <w:tcPr>
            <w:tcW w:w="1134" w:type="dxa"/>
          </w:tcPr>
          <w:p w14:paraId="173215D2"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3.40</w:t>
            </w:r>
          </w:p>
        </w:tc>
        <w:tc>
          <w:tcPr>
            <w:tcW w:w="1418" w:type="dxa"/>
          </w:tcPr>
          <w:p w14:paraId="777BE976"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[2.42, 4.48]</w:t>
            </w:r>
          </w:p>
        </w:tc>
        <w:tc>
          <w:tcPr>
            <w:tcW w:w="992" w:type="dxa"/>
          </w:tcPr>
          <w:p w14:paraId="67B83B57"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100</w:t>
            </w:r>
          </w:p>
        </w:tc>
      </w:tr>
      <w:tr w:rsidR="00946184" w:rsidRPr="00FE51CA" w14:paraId="36226DF1" w14:textId="77777777" w:rsidTr="00921BEB">
        <w:tc>
          <w:tcPr>
            <w:tcW w:w="5812" w:type="dxa"/>
          </w:tcPr>
          <w:p w14:paraId="484C38F5" w14:textId="4F475F0D" w:rsidR="00946184" w:rsidRPr="00BA680A" w:rsidRDefault="00946184" w:rsidP="00921BEB">
            <w:pPr>
              <w:spacing w:line="360" w:lineRule="auto"/>
              <w:rPr>
                <w:rFonts w:ascii="Times New Roman" w:hAnsi="Times New Roman" w:cs="Times New Roman"/>
                <w:b/>
                <w:bCs/>
                <w:color w:val="000000" w:themeColor="text1"/>
                <w:sz w:val="22"/>
                <w:szCs w:val="22"/>
              </w:rPr>
            </w:pPr>
            <w:r w:rsidRPr="00BA680A">
              <w:rPr>
                <w:rFonts w:ascii="Times New Roman" w:hAnsi="Times New Roman" w:cs="Times New Roman"/>
                <w:b/>
                <w:bCs/>
                <w:color w:val="000000" w:themeColor="text1"/>
                <w:sz w:val="22"/>
                <w:szCs w:val="22"/>
              </w:rPr>
              <w:t>Short-Term English Exposure vs Control, Null vs Overt (Role=Subject)</w:t>
            </w:r>
          </w:p>
        </w:tc>
        <w:tc>
          <w:tcPr>
            <w:tcW w:w="1134" w:type="dxa"/>
          </w:tcPr>
          <w:p w14:paraId="2F31F6EE"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0.82</w:t>
            </w:r>
          </w:p>
        </w:tc>
        <w:tc>
          <w:tcPr>
            <w:tcW w:w="1418" w:type="dxa"/>
          </w:tcPr>
          <w:p w14:paraId="2ADADFD4"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[0.15, 1.48]</w:t>
            </w:r>
          </w:p>
        </w:tc>
        <w:tc>
          <w:tcPr>
            <w:tcW w:w="992" w:type="dxa"/>
          </w:tcPr>
          <w:p w14:paraId="29C999EA"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99</w:t>
            </w:r>
          </w:p>
        </w:tc>
      </w:tr>
      <w:tr w:rsidR="00946184" w:rsidRPr="00FE51CA" w14:paraId="38381622" w14:textId="77777777" w:rsidTr="00921BEB">
        <w:tc>
          <w:tcPr>
            <w:tcW w:w="5812" w:type="dxa"/>
          </w:tcPr>
          <w:p w14:paraId="61E07869" w14:textId="77777777" w:rsidR="00946184" w:rsidRPr="00240D21" w:rsidRDefault="00946184" w:rsidP="00921BEB">
            <w:pPr>
              <w:spacing w:line="360" w:lineRule="auto"/>
              <w:rPr>
                <w:rFonts w:ascii="Times New Roman" w:hAnsi="Times New Roman" w:cs="Times New Roman"/>
                <w:color w:val="000000" w:themeColor="text1"/>
                <w:sz w:val="22"/>
                <w:szCs w:val="22"/>
              </w:rPr>
            </w:pPr>
            <w:r w:rsidRPr="00240D21">
              <w:rPr>
                <w:rFonts w:ascii="Times New Roman" w:hAnsi="Times New Roman" w:cs="Times New Roman"/>
                <w:color w:val="000000" w:themeColor="text1"/>
                <w:sz w:val="22"/>
                <w:szCs w:val="22"/>
              </w:rPr>
              <w:t xml:space="preserve">Short-Term English Exposure vs Control, </w:t>
            </w:r>
            <w:r w:rsidRPr="00DD4479">
              <w:rPr>
                <w:rFonts w:ascii="Times New Roman" w:hAnsi="Times New Roman" w:cs="Times New Roman"/>
                <w:color w:val="000000" w:themeColor="text1"/>
                <w:sz w:val="22"/>
                <w:szCs w:val="22"/>
              </w:rPr>
              <w:t>Overt vs NP</w:t>
            </w:r>
            <w:r w:rsidRPr="00240D21">
              <w:rPr>
                <w:rFonts w:ascii="Times New Roman" w:hAnsi="Times New Roman" w:cs="Times New Roman"/>
                <w:b/>
                <w:bCs/>
                <w:color w:val="000000" w:themeColor="text1"/>
                <w:sz w:val="22"/>
                <w:szCs w:val="22"/>
              </w:rPr>
              <w:t xml:space="preserve"> </w:t>
            </w:r>
            <w:r w:rsidRPr="00240D21">
              <w:rPr>
                <w:rFonts w:ascii="Times New Roman" w:hAnsi="Times New Roman" w:cs="Times New Roman"/>
                <w:color w:val="000000" w:themeColor="text1"/>
                <w:sz w:val="22"/>
                <w:szCs w:val="22"/>
              </w:rPr>
              <w:t>(Role=Subject)</w:t>
            </w:r>
          </w:p>
        </w:tc>
        <w:tc>
          <w:tcPr>
            <w:tcW w:w="1134" w:type="dxa"/>
          </w:tcPr>
          <w:p w14:paraId="7B784762"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-0.48</w:t>
            </w:r>
          </w:p>
        </w:tc>
        <w:tc>
          <w:tcPr>
            <w:tcW w:w="1418" w:type="dxa"/>
          </w:tcPr>
          <w:p w14:paraId="50576260"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1.08</w:t>
            </w:r>
            <w:r w:rsidRPr="00966B61">
              <w:rPr>
                <w:rFonts w:ascii="Times New Roman" w:hAnsi="Times New Roman" w:cs="Times New Roman"/>
                <w:color w:val="000000" w:themeColor="text1"/>
                <w:sz w:val="22"/>
                <w:szCs w:val="22"/>
              </w:rPr>
              <w:t>, 0.</w:t>
            </w:r>
            <w:r>
              <w:rPr>
                <w:rFonts w:ascii="Times New Roman" w:hAnsi="Times New Roman" w:cs="Times New Roman"/>
                <w:color w:val="000000" w:themeColor="text1"/>
                <w:sz w:val="22"/>
                <w:szCs w:val="22"/>
              </w:rPr>
              <w:t>13</w:t>
            </w:r>
            <w:r w:rsidRPr="00966B61">
              <w:rPr>
                <w:rFonts w:ascii="Times New Roman" w:hAnsi="Times New Roman" w:cs="Times New Roman"/>
                <w:color w:val="000000" w:themeColor="text1"/>
                <w:sz w:val="22"/>
                <w:szCs w:val="22"/>
              </w:rPr>
              <w:t>]</w:t>
            </w:r>
          </w:p>
        </w:tc>
        <w:tc>
          <w:tcPr>
            <w:tcW w:w="992" w:type="dxa"/>
          </w:tcPr>
          <w:p w14:paraId="4365ECBE"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94</w:t>
            </w:r>
          </w:p>
        </w:tc>
      </w:tr>
      <w:tr w:rsidR="00946184" w:rsidRPr="00FE51CA" w14:paraId="3A215D87" w14:textId="77777777" w:rsidTr="00921BEB">
        <w:tc>
          <w:tcPr>
            <w:tcW w:w="5812" w:type="dxa"/>
          </w:tcPr>
          <w:p w14:paraId="5AB5D969" w14:textId="77777777" w:rsidR="00946184" w:rsidRPr="00240D21" w:rsidRDefault="00946184" w:rsidP="00921BEB">
            <w:pPr>
              <w:spacing w:line="360" w:lineRule="auto"/>
              <w:rPr>
                <w:rFonts w:ascii="Times New Roman" w:hAnsi="Times New Roman" w:cs="Times New Roman"/>
                <w:b/>
                <w:bCs/>
                <w:color w:val="000000" w:themeColor="text1"/>
                <w:sz w:val="22"/>
                <w:szCs w:val="22"/>
              </w:rPr>
            </w:pPr>
            <w:r w:rsidRPr="00240D21">
              <w:rPr>
                <w:rFonts w:ascii="Times New Roman" w:hAnsi="Times New Roman" w:cs="Times New Roman"/>
                <w:b/>
                <w:bCs/>
                <w:color w:val="000000" w:themeColor="text1"/>
                <w:sz w:val="22"/>
                <w:szCs w:val="22"/>
              </w:rPr>
              <w:t>Long-Term English Exposure vs Control, Null vs Overt</w:t>
            </w:r>
            <w:r w:rsidRPr="00240D21">
              <w:rPr>
                <w:rFonts w:ascii="Times New Roman" w:hAnsi="Times New Roman" w:cs="Times New Roman"/>
                <w:color w:val="000000" w:themeColor="text1"/>
                <w:sz w:val="22"/>
                <w:szCs w:val="22"/>
              </w:rPr>
              <w:t xml:space="preserve"> (Role=Subject)</w:t>
            </w:r>
          </w:p>
        </w:tc>
        <w:tc>
          <w:tcPr>
            <w:tcW w:w="1134" w:type="dxa"/>
          </w:tcPr>
          <w:p w14:paraId="0D6280CB"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0.88</w:t>
            </w:r>
          </w:p>
        </w:tc>
        <w:tc>
          <w:tcPr>
            <w:tcW w:w="1418" w:type="dxa"/>
          </w:tcPr>
          <w:p w14:paraId="16F39196"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[0.17, 1.61]</w:t>
            </w:r>
          </w:p>
        </w:tc>
        <w:tc>
          <w:tcPr>
            <w:tcW w:w="992" w:type="dxa"/>
          </w:tcPr>
          <w:p w14:paraId="1924F6EB" w14:textId="77777777" w:rsidR="00946184" w:rsidRPr="00D8412C" w:rsidRDefault="00946184" w:rsidP="00921BEB">
            <w:pPr>
              <w:spacing w:line="360" w:lineRule="auto"/>
              <w:jc w:val="both"/>
              <w:rPr>
                <w:rFonts w:ascii="Times New Roman" w:hAnsi="Times New Roman" w:cs="Times New Roman"/>
                <w:b/>
                <w:bCs/>
                <w:color w:val="000000" w:themeColor="text1"/>
                <w:sz w:val="22"/>
                <w:szCs w:val="22"/>
              </w:rPr>
            </w:pPr>
            <w:r w:rsidRPr="00D8412C">
              <w:rPr>
                <w:rFonts w:ascii="Times New Roman" w:hAnsi="Times New Roman" w:cs="Times New Roman"/>
                <w:b/>
                <w:bCs/>
                <w:color w:val="000000" w:themeColor="text1"/>
                <w:sz w:val="22"/>
                <w:szCs w:val="22"/>
              </w:rPr>
              <w:t>99</w:t>
            </w:r>
          </w:p>
        </w:tc>
      </w:tr>
      <w:tr w:rsidR="00946184" w:rsidRPr="00FE51CA" w14:paraId="4A69E414" w14:textId="77777777" w:rsidTr="00921BEB">
        <w:tc>
          <w:tcPr>
            <w:tcW w:w="5812" w:type="dxa"/>
          </w:tcPr>
          <w:p w14:paraId="2D0DDAD0" w14:textId="77777777" w:rsidR="00946184" w:rsidRPr="00BA680A" w:rsidRDefault="00946184" w:rsidP="00921BEB">
            <w:pPr>
              <w:spacing w:line="360" w:lineRule="auto"/>
              <w:rPr>
                <w:rFonts w:ascii="Times New Roman" w:hAnsi="Times New Roman" w:cs="Times New Roman"/>
                <w:color w:val="000000" w:themeColor="text1"/>
                <w:sz w:val="22"/>
                <w:szCs w:val="22"/>
              </w:rPr>
            </w:pPr>
            <w:r w:rsidRPr="00BA680A">
              <w:rPr>
                <w:rFonts w:ascii="Times New Roman" w:hAnsi="Times New Roman" w:cs="Times New Roman"/>
                <w:color w:val="000000" w:themeColor="text1"/>
                <w:sz w:val="22"/>
                <w:szCs w:val="22"/>
              </w:rPr>
              <w:t>Long-Term English Exposure vs Control, Overt vs NP (Role=Subject)</w:t>
            </w:r>
          </w:p>
        </w:tc>
        <w:tc>
          <w:tcPr>
            <w:tcW w:w="1134" w:type="dxa"/>
          </w:tcPr>
          <w:p w14:paraId="07901E14"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0.19</w:t>
            </w:r>
          </w:p>
        </w:tc>
        <w:tc>
          <w:tcPr>
            <w:tcW w:w="1418" w:type="dxa"/>
          </w:tcPr>
          <w:p w14:paraId="3EDEA7CD"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0.43</w:t>
            </w:r>
            <w:r w:rsidRPr="00966B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0.81</w:t>
            </w:r>
            <w:r w:rsidRPr="00966B61">
              <w:rPr>
                <w:rFonts w:ascii="Times New Roman" w:hAnsi="Times New Roman" w:cs="Times New Roman"/>
                <w:color w:val="000000" w:themeColor="text1"/>
                <w:sz w:val="22"/>
                <w:szCs w:val="22"/>
              </w:rPr>
              <w:t>]</w:t>
            </w:r>
          </w:p>
        </w:tc>
        <w:tc>
          <w:tcPr>
            <w:tcW w:w="992" w:type="dxa"/>
          </w:tcPr>
          <w:p w14:paraId="7ED848B3"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73</w:t>
            </w:r>
          </w:p>
        </w:tc>
      </w:tr>
      <w:tr w:rsidR="00946184" w:rsidRPr="00FE51CA" w14:paraId="7CE8AB24" w14:textId="77777777" w:rsidTr="00921BEB">
        <w:trPr>
          <w:trHeight w:val="239"/>
        </w:trPr>
        <w:tc>
          <w:tcPr>
            <w:tcW w:w="5812" w:type="dxa"/>
          </w:tcPr>
          <w:p w14:paraId="5B5FA037" w14:textId="088CC3C8" w:rsidR="00946184" w:rsidRPr="00BA680A" w:rsidRDefault="00946184" w:rsidP="00921BEB">
            <w:pPr>
              <w:spacing w:line="360" w:lineRule="auto"/>
              <w:rPr>
                <w:rFonts w:ascii="Times New Roman" w:hAnsi="Times New Roman" w:cs="Times New Roman"/>
                <w:color w:val="000000" w:themeColor="text1"/>
                <w:sz w:val="22"/>
                <w:szCs w:val="22"/>
              </w:rPr>
            </w:pPr>
            <w:r w:rsidRPr="00BA680A">
              <w:rPr>
                <w:rFonts w:ascii="Times New Roman" w:hAnsi="Times New Roman" w:cs="Times New Roman"/>
                <w:color w:val="000000" w:themeColor="text1"/>
                <w:sz w:val="22"/>
                <w:szCs w:val="22"/>
              </w:rPr>
              <w:t>Role = Non-subject * Short-Term English Exposure, Null vs Overt</w:t>
            </w:r>
          </w:p>
        </w:tc>
        <w:tc>
          <w:tcPr>
            <w:tcW w:w="1134" w:type="dxa"/>
          </w:tcPr>
          <w:p w14:paraId="7E924CB9"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-0.18</w:t>
            </w:r>
          </w:p>
        </w:tc>
        <w:tc>
          <w:tcPr>
            <w:tcW w:w="1418" w:type="dxa"/>
          </w:tcPr>
          <w:p w14:paraId="4D9640E1"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1.71</w:t>
            </w:r>
            <w:r w:rsidRPr="00966B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1.37</w:t>
            </w:r>
            <w:r w:rsidRPr="00966B61">
              <w:rPr>
                <w:rFonts w:ascii="Times New Roman" w:hAnsi="Times New Roman" w:cs="Times New Roman"/>
                <w:color w:val="000000" w:themeColor="text1"/>
                <w:sz w:val="22"/>
                <w:szCs w:val="22"/>
              </w:rPr>
              <w:t>]</w:t>
            </w:r>
          </w:p>
        </w:tc>
        <w:tc>
          <w:tcPr>
            <w:tcW w:w="992" w:type="dxa"/>
          </w:tcPr>
          <w:p w14:paraId="1843D254"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59</w:t>
            </w:r>
          </w:p>
        </w:tc>
      </w:tr>
      <w:tr w:rsidR="00946184" w:rsidRPr="00FE51CA" w14:paraId="48BA9172" w14:textId="77777777" w:rsidTr="00921BEB">
        <w:tc>
          <w:tcPr>
            <w:tcW w:w="5812" w:type="dxa"/>
          </w:tcPr>
          <w:p w14:paraId="04FA80FD" w14:textId="1B3F8C20" w:rsidR="00946184" w:rsidRPr="00BA680A" w:rsidRDefault="00946184" w:rsidP="00921BEB">
            <w:pPr>
              <w:spacing w:line="360" w:lineRule="auto"/>
              <w:rPr>
                <w:rFonts w:ascii="Times New Roman" w:hAnsi="Times New Roman" w:cs="Times New Roman"/>
                <w:color w:val="000000" w:themeColor="text1"/>
                <w:sz w:val="22"/>
                <w:szCs w:val="22"/>
              </w:rPr>
            </w:pPr>
            <w:r w:rsidRPr="00BA680A">
              <w:rPr>
                <w:rFonts w:ascii="Times New Roman" w:hAnsi="Times New Roman" w:cs="Times New Roman"/>
                <w:color w:val="000000" w:themeColor="text1"/>
                <w:sz w:val="22"/>
                <w:szCs w:val="22"/>
              </w:rPr>
              <w:t>Role = Non-subject * Short-Term English Exposure, Overt vs NP</w:t>
            </w:r>
          </w:p>
        </w:tc>
        <w:tc>
          <w:tcPr>
            <w:tcW w:w="1134" w:type="dxa"/>
          </w:tcPr>
          <w:p w14:paraId="19331599"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-0.</w:t>
            </w:r>
            <w:r>
              <w:rPr>
                <w:rFonts w:ascii="Times New Roman" w:hAnsi="Times New Roman" w:cs="Times New Roman"/>
                <w:color w:val="000000" w:themeColor="text1"/>
                <w:sz w:val="22"/>
                <w:szCs w:val="22"/>
              </w:rPr>
              <w:t>09</w:t>
            </w:r>
          </w:p>
        </w:tc>
        <w:tc>
          <w:tcPr>
            <w:tcW w:w="1418" w:type="dxa"/>
          </w:tcPr>
          <w:p w14:paraId="57D03E16"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1.32</w:t>
            </w:r>
            <w:r w:rsidRPr="00966B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1.17</w:t>
            </w:r>
            <w:r w:rsidRPr="00966B61">
              <w:rPr>
                <w:rFonts w:ascii="Times New Roman" w:hAnsi="Times New Roman" w:cs="Times New Roman"/>
                <w:color w:val="000000" w:themeColor="text1"/>
                <w:sz w:val="22"/>
                <w:szCs w:val="22"/>
              </w:rPr>
              <w:t>]</w:t>
            </w:r>
          </w:p>
        </w:tc>
        <w:tc>
          <w:tcPr>
            <w:tcW w:w="992" w:type="dxa"/>
          </w:tcPr>
          <w:p w14:paraId="6AEAB1F9"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56</w:t>
            </w:r>
          </w:p>
        </w:tc>
      </w:tr>
      <w:tr w:rsidR="00946184" w:rsidRPr="00FE51CA" w14:paraId="36AC4C95" w14:textId="77777777" w:rsidTr="00921BEB">
        <w:tc>
          <w:tcPr>
            <w:tcW w:w="5812" w:type="dxa"/>
          </w:tcPr>
          <w:p w14:paraId="386AA326" w14:textId="6FEF7180" w:rsidR="00946184" w:rsidRPr="00BA680A" w:rsidRDefault="00946184" w:rsidP="00921BEB">
            <w:pPr>
              <w:spacing w:line="360" w:lineRule="auto"/>
              <w:rPr>
                <w:rFonts w:ascii="Times New Roman" w:hAnsi="Times New Roman" w:cs="Times New Roman"/>
                <w:color w:val="000000" w:themeColor="text1"/>
                <w:sz w:val="22"/>
                <w:szCs w:val="22"/>
              </w:rPr>
            </w:pPr>
            <w:r w:rsidRPr="00BA680A">
              <w:rPr>
                <w:rFonts w:ascii="Times New Roman" w:hAnsi="Times New Roman" w:cs="Times New Roman"/>
                <w:color w:val="000000" w:themeColor="text1"/>
                <w:sz w:val="22"/>
                <w:szCs w:val="22"/>
              </w:rPr>
              <w:t>Role = Non-subject * Long-Term English Exposure, Null vs Overt</w:t>
            </w:r>
          </w:p>
        </w:tc>
        <w:tc>
          <w:tcPr>
            <w:tcW w:w="1134" w:type="dxa"/>
          </w:tcPr>
          <w:p w14:paraId="6E01AF62" w14:textId="77777777" w:rsidR="00946184" w:rsidRPr="00FE51CA"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0.25</w:t>
            </w:r>
          </w:p>
        </w:tc>
        <w:tc>
          <w:tcPr>
            <w:tcW w:w="1418" w:type="dxa"/>
          </w:tcPr>
          <w:p w14:paraId="51B246D9" w14:textId="77777777" w:rsidR="00946184" w:rsidRPr="00FE51CA" w:rsidRDefault="00946184" w:rsidP="00921BEB">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1.38</w:t>
            </w:r>
            <w:r w:rsidRPr="00FE51CA">
              <w:rPr>
                <w:rFonts w:ascii="Times New Roman" w:hAnsi="Times New Roman" w:cs="Times New Roman"/>
                <w:color w:val="000000" w:themeColor="text1"/>
                <w:sz w:val="22"/>
                <w:szCs w:val="22"/>
              </w:rPr>
              <w:t>, 1.</w:t>
            </w:r>
            <w:r>
              <w:rPr>
                <w:rFonts w:ascii="Times New Roman" w:hAnsi="Times New Roman" w:cs="Times New Roman"/>
                <w:color w:val="000000" w:themeColor="text1"/>
                <w:sz w:val="22"/>
                <w:szCs w:val="22"/>
              </w:rPr>
              <w:t>95</w:t>
            </w:r>
            <w:r w:rsidRPr="00FE51CA">
              <w:rPr>
                <w:rFonts w:ascii="Times New Roman" w:hAnsi="Times New Roman" w:cs="Times New Roman"/>
                <w:color w:val="000000" w:themeColor="text1"/>
                <w:sz w:val="22"/>
                <w:szCs w:val="22"/>
              </w:rPr>
              <w:t>]</w:t>
            </w:r>
          </w:p>
        </w:tc>
        <w:tc>
          <w:tcPr>
            <w:tcW w:w="992" w:type="dxa"/>
          </w:tcPr>
          <w:p w14:paraId="3F54E399" w14:textId="77777777" w:rsidR="00946184" w:rsidRPr="00FE51CA"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61</w:t>
            </w:r>
          </w:p>
        </w:tc>
      </w:tr>
      <w:tr w:rsidR="00946184" w:rsidRPr="00FE51CA" w14:paraId="4590744E" w14:textId="77777777" w:rsidTr="00921BEB">
        <w:tc>
          <w:tcPr>
            <w:tcW w:w="5812" w:type="dxa"/>
          </w:tcPr>
          <w:p w14:paraId="0B02CE78" w14:textId="4FE23F73" w:rsidR="00946184" w:rsidRPr="00BA680A" w:rsidRDefault="00946184" w:rsidP="00921BEB">
            <w:pPr>
              <w:spacing w:line="360" w:lineRule="auto"/>
              <w:rPr>
                <w:rFonts w:ascii="Times New Roman" w:hAnsi="Times New Roman" w:cs="Times New Roman"/>
                <w:color w:val="000000" w:themeColor="text1"/>
                <w:sz w:val="22"/>
                <w:szCs w:val="22"/>
              </w:rPr>
            </w:pPr>
            <w:r w:rsidRPr="00BA680A">
              <w:rPr>
                <w:rFonts w:ascii="Times New Roman" w:hAnsi="Times New Roman" w:cs="Times New Roman"/>
                <w:color w:val="000000" w:themeColor="text1"/>
                <w:sz w:val="22"/>
                <w:szCs w:val="22"/>
              </w:rPr>
              <w:t>Role = Non-subject * Short-Term English Exposure, Overt vs NP</w:t>
            </w:r>
          </w:p>
        </w:tc>
        <w:tc>
          <w:tcPr>
            <w:tcW w:w="1134" w:type="dxa"/>
          </w:tcPr>
          <w:p w14:paraId="05B77903" w14:textId="77777777" w:rsidR="00946184" w:rsidRPr="00FE51CA" w:rsidRDefault="00946184" w:rsidP="00921BEB">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color w:val="000000" w:themeColor="text1"/>
                <w:sz w:val="22"/>
                <w:szCs w:val="22"/>
              </w:rPr>
              <w:t>-0</w:t>
            </w:r>
            <w:r>
              <w:rPr>
                <w:rFonts w:ascii="Times New Roman" w:hAnsi="Times New Roman" w:cs="Times New Roman"/>
                <w:color w:val="000000" w:themeColor="text1"/>
                <w:sz w:val="22"/>
                <w:szCs w:val="22"/>
              </w:rPr>
              <w:t>.59</w:t>
            </w:r>
          </w:p>
        </w:tc>
        <w:tc>
          <w:tcPr>
            <w:tcW w:w="1418" w:type="dxa"/>
          </w:tcPr>
          <w:p w14:paraId="6AAA0A08" w14:textId="77777777" w:rsidR="00946184" w:rsidRPr="00FE51CA" w:rsidRDefault="00946184" w:rsidP="00921BEB">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1.84</w:t>
            </w:r>
            <w:r w:rsidRPr="00FE51CA">
              <w:rPr>
                <w:rFonts w:ascii="Times New Roman" w:hAnsi="Times New Roman" w:cs="Times New Roman"/>
                <w:color w:val="000000" w:themeColor="text1"/>
                <w:sz w:val="22"/>
                <w:szCs w:val="22"/>
              </w:rPr>
              <w:t xml:space="preserve"> 0.</w:t>
            </w:r>
            <w:r>
              <w:rPr>
                <w:rFonts w:ascii="Times New Roman" w:hAnsi="Times New Roman" w:cs="Times New Roman"/>
                <w:color w:val="000000" w:themeColor="text1"/>
                <w:sz w:val="22"/>
                <w:szCs w:val="22"/>
              </w:rPr>
              <w:t>71</w:t>
            </w:r>
            <w:r w:rsidRPr="00FE51CA">
              <w:rPr>
                <w:rFonts w:ascii="Times New Roman" w:hAnsi="Times New Roman" w:cs="Times New Roman"/>
                <w:color w:val="000000" w:themeColor="text1"/>
                <w:sz w:val="22"/>
                <w:szCs w:val="22"/>
              </w:rPr>
              <w:t>]</w:t>
            </w:r>
          </w:p>
        </w:tc>
        <w:tc>
          <w:tcPr>
            <w:tcW w:w="992" w:type="dxa"/>
          </w:tcPr>
          <w:p w14:paraId="184FB99D" w14:textId="77777777" w:rsidR="00946184" w:rsidRPr="00FE51CA" w:rsidRDefault="00946184" w:rsidP="00921BEB">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color w:val="000000" w:themeColor="text1"/>
                <w:sz w:val="22"/>
                <w:szCs w:val="22"/>
              </w:rPr>
              <w:t>8</w:t>
            </w:r>
            <w:r>
              <w:rPr>
                <w:rFonts w:ascii="Times New Roman" w:hAnsi="Times New Roman" w:cs="Times New Roman"/>
                <w:color w:val="000000" w:themeColor="text1"/>
                <w:sz w:val="22"/>
                <w:szCs w:val="22"/>
              </w:rPr>
              <w:t>2</w:t>
            </w:r>
          </w:p>
        </w:tc>
      </w:tr>
    </w:tbl>
    <w:p w14:paraId="51CABDFC" w14:textId="77777777" w:rsidR="00946184" w:rsidRDefault="00946184" w:rsidP="00946184"/>
    <w:p w14:paraId="69E74ABB" w14:textId="7022DAB3" w:rsidR="00946184" w:rsidRDefault="00946184" w:rsidP="00946184"/>
    <w:p w14:paraId="042CF294" w14:textId="4B62BA75" w:rsidR="00946184" w:rsidRDefault="00946184" w:rsidP="00946184"/>
    <w:p w14:paraId="2597F82B" w14:textId="77777777" w:rsidR="00946184" w:rsidRDefault="00946184" w:rsidP="00946184"/>
    <w:tbl>
      <w:tblPr>
        <w:tblStyle w:val="TableGrid"/>
        <w:tblW w:w="9356" w:type="dxa"/>
        <w:tblLook w:val="04A0" w:firstRow="1" w:lastRow="0" w:firstColumn="1" w:lastColumn="0" w:noHBand="0" w:noVBand="1"/>
      </w:tblPr>
      <w:tblGrid>
        <w:gridCol w:w="5805"/>
        <w:gridCol w:w="1141"/>
        <w:gridCol w:w="1418"/>
        <w:gridCol w:w="992"/>
      </w:tblGrid>
      <w:tr w:rsidR="00946184" w:rsidRPr="00FE51CA" w14:paraId="3FD5853D" w14:textId="77777777" w:rsidTr="00921BEB">
        <w:tc>
          <w:tcPr>
            <w:tcW w:w="9356" w:type="dxa"/>
            <w:gridSpan w:val="4"/>
            <w:tcBorders>
              <w:top w:val="nil"/>
              <w:left w:val="nil"/>
              <w:bottom w:val="nil"/>
              <w:right w:val="nil"/>
            </w:tcBorders>
          </w:tcPr>
          <w:p w14:paraId="2C5B2635" w14:textId="6E181C52" w:rsidR="00946184" w:rsidRPr="00FE51CA" w:rsidRDefault="00946184" w:rsidP="00921BEB">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lastRenderedPageBreak/>
              <w:t xml:space="preserve">Table </w:t>
            </w:r>
            <w:r>
              <w:rPr>
                <w:rFonts w:ascii="Times New Roman" w:hAnsi="Times New Roman" w:cs="Times New Roman"/>
                <w:b/>
                <w:bCs/>
                <w:color w:val="000000" w:themeColor="text1"/>
                <w:sz w:val="22"/>
                <w:szCs w:val="22"/>
              </w:rPr>
              <w:t>2</w:t>
            </w:r>
            <w:r w:rsidRPr="00FE51CA">
              <w:rPr>
                <w:rFonts w:ascii="Times New Roman" w:hAnsi="Times New Roman" w:cs="Times New Roman"/>
                <w:b/>
                <w:bCs/>
                <w:color w:val="000000" w:themeColor="text1"/>
                <w:sz w:val="22"/>
                <w:szCs w:val="22"/>
              </w:rPr>
              <w:t>:</w:t>
            </w:r>
            <w:r w:rsidRPr="00FE51CA">
              <w:rPr>
                <w:rFonts w:ascii="Times New Roman" w:hAnsi="Times New Roman" w:cs="Times New Roman"/>
                <w:color w:val="000000" w:themeColor="text1"/>
                <w:sz w:val="22"/>
                <w:szCs w:val="22"/>
              </w:rPr>
              <w:t xml:space="preserve"> The outputs </w:t>
            </w:r>
            <w:r w:rsidRPr="00A679C6">
              <w:rPr>
                <w:rFonts w:ascii="Times New Roman" w:hAnsi="Times New Roman" w:cs="Times New Roman"/>
                <w:color w:val="000000" w:themeColor="text1"/>
                <w:sz w:val="22"/>
                <w:szCs w:val="22"/>
              </w:rPr>
              <w:t xml:space="preserve">of the Bayesian model for effects involving Group in the one-character condition. </w:t>
            </w:r>
            <w:r w:rsidR="00961064" w:rsidRPr="00946184">
              <w:rPr>
                <w:rFonts w:ascii="Times New Roman" w:hAnsi="Times New Roman" w:cs="Times New Roman"/>
                <w:color w:val="000000" w:themeColor="text1"/>
                <w:sz w:val="22"/>
                <w:szCs w:val="22"/>
              </w:rPr>
              <w:t>For Intercept, positive values indicate a preference for the less explicit form (listed on the right), whereas negative values indicate a preference for the more explicit form (listed on the left). For the remaining effects, it is the opposite (positive values indicate a preference for the more explicit form, listed on the right).</w:t>
            </w:r>
            <w:r w:rsidR="00961064">
              <w:rPr>
                <w:rFonts w:ascii="Times New Roman" w:hAnsi="Times New Roman" w:cs="Times New Roman"/>
                <w:color w:val="000000" w:themeColor="text1"/>
                <w:sz w:val="22"/>
                <w:szCs w:val="22"/>
              </w:rPr>
              <w:t xml:space="preserve"> </w:t>
            </w:r>
            <w:r w:rsidRPr="00A679C6">
              <w:rPr>
                <w:rFonts w:ascii="Times New Roman" w:hAnsi="Times New Roman" w:cs="Times New Roman"/>
                <w:color w:val="000000" w:themeColor="text1"/>
                <w:sz w:val="22"/>
                <w:szCs w:val="22"/>
              </w:rPr>
              <w:t>Group = Control was set as the reference levels and was dummy coded.</w:t>
            </w:r>
          </w:p>
        </w:tc>
      </w:tr>
      <w:tr w:rsidR="00946184" w:rsidRPr="00FE51CA" w14:paraId="06FD0E05" w14:textId="77777777" w:rsidTr="00921BEB">
        <w:tc>
          <w:tcPr>
            <w:tcW w:w="5805" w:type="dxa"/>
          </w:tcPr>
          <w:p w14:paraId="7D6541A9" w14:textId="77777777" w:rsidR="00946184" w:rsidRPr="00FE51CA" w:rsidRDefault="00946184" w:rsidP="00921BEB">
            <w:pPr>
              <w:spacing w:line="360" w:lineRule="auto"/>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Predictors</w:t>
            </w:r>
          </w:p>
        </w:tc>
        <w:tc>
          <w:tcPr>
            <w:tcW w:w="1141" w:type="dxa"/>
          </w:tcPr>
          <w:p w14:paraId="3094DBB1"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Estimates</w:t>
            </w:r>
          </w:p>
        </w:tc>
        <w:tc>
          <w:tcPr>
            <w:tcW w:w="1418" w:type="dxa"/>
          </w:tcPr>
          <w:p w14:paraId="59BCF356"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95% CrI</w:t>
            </w:r>
          </w:p>
        </w:tc>
        <w:tc>
          <w:tcPr>
            <w:tcW w:w="992" w:type="dxa"/>
          </w:tcPr>
          <w:p w14:paraId="40D00282"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PD (%)</w:t>
            </w:r>
          </w:p>
        </w:tc>
      </w:tr>
      <w:tr w:rsidR="00946184" w:rsidRPr="00FE51CA" w14:paraId="45A9BB0D" w14:textId="77777777" w:rsidTr="00921BEB">
        <w:tc>
          <w:tcPr>
            <w:tcW w:w="5805" w:type="dxa"/>
          </w:tcPr>
          <w:p w14:paraId="350F92A9" w14:textId="36ED7080" w:rsidR="00946184" w:rsidRPr="00966B61" w:rsidRDefault="00946184" w:rsidP="00921BEB">
            <w:pPr>
              <w:spacing w:line="360" w:lineRule="auto"/>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 xml:space="preserve">Intercept Null vs Overt </w:t>
            </w:r>
            <w:r w:rsidR="00BA680A">
              <w:rPr>
                <w:rFonts w:ascii="Times New Roman" w:hAnsi="Times New Roman" w:cs="Times New Roman"/>
                <w:color w:val="000000" w:themeColor="text1"/>
                <w:sz w:val="22"/>
                <w:szCs w:val="22"/>
              </w:rPr>
              <w:t>(Control group</w:t>
            </w:r>
            <w:del w:id="19" w:author="Yajun Liu" w:date="2025-03-04T22:42:00Z">
              <w:r w:rsidR="00C46FF8" w:rsidDel="00C46FF8">
                <w:rPr>
                  <w:rFonts w:ascii="Times New Roman" w:hAnsi="Times New Roman" w:cs="Times New Roman"/>
                  <w:color w:val="000000" w:themeColor="text1"/>
                  <w:sz w:val="22"/>
                  <w:szCs w:val="22"/>
                </w:rPr>
                <w:delText>, Role = Subject</w:delText>
              </w:r>
            </w:del>
            <w:r w:rsidR="00BA680A">
              <w:rPr>
                <w:rFonts w:ascii="Times New Roman" w:hAnsi="Times New Roman" w:cs="Times New Roman"/>
                <w:color w:val="000000" w:themeColor="text1"/>
                <w:sz w:val="22"/>
                <w:szCs w:val="22"/>
              </w:rPr>
              <w:t>)</w:t>
            </w:r>
          </w:p>
        </w:tc>
        <w:tc>
          <w:tcPr>
            <w:tcW w:w="1141" w:type="dxa"/>
          </w:tcPr>
          <w:p w14:paraId="317A23C1" w14:textId="77777777" w:rsidR="00946184" w:rsidRPr="00966B61" w:rsidRDefault="00946184" w:rsidP="00921BEB">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-0.07</w:t>
            </w:r>
          </w:p>
        </w:tc>
        <w:tc>
          <w:tcPr>
            <w:tcW w:w="1418" w:type="dxa"/>
          </w:tcPr>
          <w:p w14:paraId="35BA6C18"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-0.62</w:t>
            </w:r>
            <w:r w:rsidRPr="00966B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0.47</w:t>
            </w:r>
            <w:r w:rsidRPr="00966B61">
              <w:rPr>
                <w:rFonts w:ascii="Times New Roman" w:hAnsi="Times New Roman" w:cs="Times New Roman"/>
                <w:color w:val="000000" w:themeColor="text1"/>
                <w:sz w:val="22"/>
                <w:szCs w:val="22"/>
              </w:rPr>
              <w:t>]</w:t>
            </w:r>
          </w:p>
        </w:tc>
        <w:tc>
          <w:tcPr>
            <w:tcW w:w="992" w:type="dxa"/>
          </w:tcPr>
          <w:p w14:paraId="4BD1AB69"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61</w:t>
            </w:r>
          </w:p>
        </w:tc>
      </w:tr>
      <w:tr w:rsidR="00946184" w:rsidRPr="00FE51CA" w14:paraId="6404BDB9" w14:textId="77777777" w:rsidTr="00921BEB">
        <w:tc>
          <w:tcPr>
            <w:tcW w:w="5805" w:type="dxa"/>
          </w:tcPr>
          <w:p w14:paraId="1B79CEBF" w14:textId="34897547" w:rsidR="00946184" w:rsidRPr="00BA2877" w:rsidRDefault="00946184" w:rsidP="00921BEB">
            <w:pPr>
              <w:spacing w:line="360" w:lineRule="auto"/>
              <w:rPr>
                <w:rFonts w:ascii="Times New Roman" w:hAnsi="Times New Roman" w:cs="Times New Roman"/>
                <w:b/>
                <w:bCs/>
                <w:color w:val="000000" w:themeColor="text1"/>
                <w:sz w:val="22"/>
                <w:szCs w:val="22"/>
              </w:rPr>
            </w:pPr>
            <w:r w:rsidRPr="00BA2877">
              <w:rPr>
                <w:rFonts w:ascii="Times New Roman" w:hAnsi="Times New Roman" w:cs="Times New Roman"/>
                <w:b/>
                <w:bCs/>
                <w:color w:val="000000" w:themeColor="text1"/>
                <w:sz w:val="22"/>
                <w:szCs w:val="22"/>
              </w:rPr>
              <w:t>Intercept Overt vs NP</w:t>
            </w:r>
            <w:r w:rsidR="00BA680A">
              <w:rPr>
                <w:rFonts w:ascii="Times New Roman" w:hAnsi="Times New Roman" w:cs="Times New Roman"/>
                <w:b/>
                <w:bCs/>
                <w:color w:val="000000" w:themeColor="text1"/>
                <w:sz w:val="22"/>
                <w:szCs w:val="22"/>
              </w:rPr>
              <w:t xml:space="preserve"> (Control group</w:t>
            </w:r>
            <w:del w:id="20" w:author="Yajun Liu" w:date="2025-03-04T22:42:00Z">
              <w:r w:rsidR="00C46FF8" w:rsidDel="00C46FF8">
                <w:rPr>
                  <w:rFonts w:ascii="Times New Roman" w:hAnsi="Times New Roman" w:cs="Times New Roman"/>
                  <w:b/>
                  <w:bCs/>
                  <w:color w:val="000000" w:themeColor="text1"/>
                  <w:sz w:val="22"/>
                  <w:szCs w:val="22"/>
                </w:rPr>
                <w:delText>, Role = Subject</w:delText>
              </w:r>
            </w:del>
            <w:r w:rsidR="00BA680A">
              <w:rPr>
                <w:rFonts w:ascii="Times New Roman" w:hAnsi="Times New Roman" w:cs="Times New Roman"/>
                <w:b/>
                <w:bCs/>
                <w:color w:val="000000" w:themeColor="text1"/>
                <w:sz w:val="22"/>
                <w:szCs w:val="22"/>
              </w:rPr>
              <w:t>)</w:t>
            </w:r>
          </w:p>
        </w:tc>
        <w:tc>
          <w:tcPr>
            <w:tcW w:w="1141" w:type="dxa"/>
          </w:tcPr>
          <w:p w14:paraId="2AFD33E1" w14:textId="77777777" w:rsidR="00946184" w:rsidRPr="00BA2877" w:rsidRDefault="00946184" w:rsidP="00921BEB">
            <w:pPr>
              <w:spacing w:line="360" w:lineRule="auto"/>
              <w:jc w:val="both"/>
              <w:rPr>
                <w:rFonts w:ascii="Times New Roman" w:hAnsi="Times New Roman" w:cs="Times New Roman"/>
                <w:b/>
                <w:bCs/>
                <w:color w:val="000000" w:themeColor="text1"/>
                <w:sz w:val="22"/>
                <w:szCs w:val="22"/>
              </w:rPr>
            </w:pPr>
            <w:r w:rsidRPr="00BA2877">
              <w:rPr>
                <w:rFonts w:ascii="Times New Roman" w:hAnsi="Times New Roman" w:cs="Times New Roman"/>
                <w:b/>
                <w:bCs/>
                <w:color w:val="000000" w:themeColor="text1"/>
                <w:sz w:val="22"/>
                <w:szCs w:val="22"/>
              </w:rPr>
              <w:t>2.9</w:t>
            </w:r>
            <w:r>
              <w:rPr>
                <w:rFonts w:ascii="Times New Roman" w:hAnsi="Times New Roman" w:cs="Times New Roman"/>
                <w:b/>
                <w:bCs/>
                <w:color w:val="000000" w:themeColor="text1"/>
                <w:sz w:val="22"/>
                <w:szCs w:val="22"/>
              </w:rPr>
              <w:t>1</w:t>
            </w:r>
          </w:p>
        </w:tc>
        <w:tc>
          <w:tcPr>
            <w:tcW w:w="1418" w:type="dxa"/>
          </w:tcPr>
          <w:p w14:paraId="4EBC04F2" w14:textId="77777777" w:rsidR="00946184" w:rsidRPr="00BA2877" w:rsidRDefault="00946184" w:rsidP="00921BEB">
            <w:pPr>
              <w:spacing w:line="360" w:lineRule="auto"/>
              <w:jc w:val="both"/>
              <w:rPr>
                <w:rFonts w:ascii="Times New Roman" w:hAnsi="Times New Roman" w:cs="Times New Roman"/>
                <w:b/>
                <w:bCs/>
                <w:color w:val="000000" w:themeColor="text1"/>
                <w:sz w:val="22"/>
                <w:szCs w:val="22"/>
              </w:rPr>
            </w:pPr>
            <w:r w:rsidRPr="00BA2877">
              <w:rPr>
                <w:rFonts w:ascii="Times New Roman" w:hAnsi="Times New Roman" w:cs="Times New Roman"/>
                <w:b/>
                <w:bCs/>
                <w:color w:val="000000" w:themeColor="text1"/>
                <w:sz w:val="22"/>
                <w:szCs w:val="22"/>
              </w:rPr>
              <w:t>[2.2</w:t>
            </w:r>
            <w:r>
              <w:rPr>
                <w:rFonts w:ascii="Times New Roman" w:hAnsi="Times New Roman" w:cs="Times New Roman"/>
                <w:b/>
                <w:bCs/>
                <w:color w:val="000000" w:themeColor="text1"/>
                <w:sz w:val="22"/>
                <w:szCs w:val="22"/>
              </w:rPr>
              <w:t>7</w:t>
            </w:r>
            <w:r w:rsidRPr="00BA2877">
              <w:rPr>
                <w:rFonts w:ascii="Times New Roman" w:hAnsi="Times New Roman" w:cs="Times New Roman"/>
                <w:b/>
                <w:bCs/>
                <w:color w:val="000000" w:themeColor="text1"/>
                <w:sz w:val="22"/>
                <w:szCs w:val="22"/>
              </w:rPr>
              <w:t>, 3.57]</w:t>
            </w:r>
          </w:p>
        </w:tc>
        <w:tc>
          <w:tcPr>
            <w:tcW w:w="992" w:type="dxa"/>
          </w:tcPr>
          <w:p w14:paraId="1E169953" w14:textId="77777777" w:rsidR="00946184" w:rsidRPr="00BA2877" w:rsidRDefault="00946184" w:rsidP="00921BEB">
            <w:pPr>
              <w:spacing w:line="360" w:lineRule="auto"/>
              <w:jc w:val="both"/>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100</w:t>
            </w:r>
          </w:p>
        </w:tc>
      </w:tr>
      <w:tr w:rsidR="00946184" w:rsidRPr="00FE51CA" w14:paraId="06E8E3B2" w14:textId="77777777" w:rsidTr="00921BEB">
        <w:tc>
          <w:tcPr>
            <w:tcW w:w="5805" w:type="dxa"/>
          </w:tcPr>
          <w:p w14:paraId="24EF415E" w14:textId="2243C4D5" w:rsidR="00946184" w:rsidRPr="00BA2877" w:rsidRDefault="00946184" w:rsidP="00921BEB">
            <w:pPr>
              <w:spacing w:line="360" w:lineRule="auto"/>
              <w:rPr>
                <w:rFonts w:ascii="Times New Roman" w:hAnsi="Times New Roman" w:cs="Times New Roman"/>
                <w:color w:val="000000" w:themeColor="text1"/>
                <w:sz w:val="22"/>
                <w:szCs w:val="22"/>
              </w:rPr>
            </w:pPr>
            <w:r w:rsidRPr="00BA2877">
              <w:rPr>
                <w:rFonts w:ascii="Times New Roman" w:hAnsi="Times New Roman" w:cs="Times New Roman"/>
                <w:color w:val="000000" w:themeColor="text1"/>
                <w:sz w:val="22"/>
                <w:szCs w:val="22"/>
              </w:rPr>
              <w:t>Short-Term English Exposure vs Control</w:t>
            </w:r>
            <w:ins w:id="21" w:author="Yajun Liu" w:date="2025-03-04T22:43:00Z">
              <w:r w:rsidR="00C46FF8">
                <w:rPr>
                  <w:rFonts w:ascii="Times New Roman" w:hAnsi="Times New Roman" w:cs="Times New Roman"/>
                  <w:color w:val="000000" w:themeColor="text1"/>
                  <w:sz w:val="22"/>
                  <w:szCs w:val="22"/>
                </w:rPr>
                <w:t xml:space="preserve">, </w:t>
              </w:r>
            </w:ins>
            <w:del w:id="22" w:author="Yajun Liu" w:date="2025-03-04T22:43:00Z">
              <w:r w:rsidRPr="00BA2877" w:rsidDel="00C46FF8">
                <w:rPr>
                  <w:rFonts w:ascii="Times New Roman" w:hAnsi="Times New Roman" w:cs="Times New Roman"/>
                  <w:color w:val="000000" w:themeColor="text1"/>
                  <w:sz w:val="22"/>
                  <w:szCs w:val="22"/>
                </w:rPr>
                <w:delText xml:space="preserve">: </w:delText>
              </w:r>
            </w:del>
            <w:r w:rsidRPr="00BA2877">
              <w:rPr>
                <w:rFonts w:ascii="Times New Roman" w:hAnsi="Times New Roman" w:cs="Times New Roman"/>
                <w:color w:val="000000" w:themeColor="text1"/>
                <w:sz w:val="22"/>
                <w:szCs w:val="22"/>
              </w:rPr>
              <w:t>Overt vs Null</w:t>
            </w:r>
          </w:p>
        </w:tc>
        <w:tc>
          <w:tcPr>
            <w:tcW w:w="1141" w:type="dxa"/>
          </w:tcPr>
          <w:p w14:paraId="09AB80DA" w14:textId="77777777" w:rsidR="00946184" w:rsidRPr="00BA2877" w:rsidRDefault="00946184" w:rsidP="00921BEB">
            <w:pPr>
              <w:spacing w:line="360" w:lineRule="auto"/>
              <w:jc w:val="both"/>
              <w:rPr>
                <w:rFonts w:ascii="Times New Roman" w:hAnsi="Times New Roman" w:cs="Times New Roman"/>
                <w:color w:val="000000" w:themeColor="text1"/>
                <w:sz w:val="22"/>
                <w:szCs w:val="22"/>
              </w:rPr>
            </w:pPr>
            <w:r w:rsidRPr="00BA2877">
              <w:rPr>
                <w:rFonts w:ascii="Times New Roman" w:hAnsi="Times New Roman" w:cs="Times New Roman"/>
                <w:color w:val="000000" w:themeColor="text1"/>
                <w:sz w:val="22"/>
                <w:szCs w:val="22"/>
              </w:rPr>
              <w:t>0.5</w:t>
            </w:r>
            <w:r>
              <w:rPr>
                <w:rFonts w:ascii="Times New Roman" w:hAnsi="Times New Roman" w:cs="Times New Roman"/>
                <w:color w:val="000000" w:themeColor="text1"/>
                <w:sz w:val="22"/>
                <w:szCs w:val="22"/>
              </w:rPr>
              <w:t>8</w:t>
            </w:r>
          </w:p>
        </w:tc>
        <w:tc>
          <w:tcPr>
            <w:tcW w:w="1418" w:type="dxa"/>
          </w:tcPr>
          <w:p w14:paraId="137AEC89" w14:textId="77777777" w:rsidR="00946184" w:rsidRPr="00BA2877" w:rsidRDefault="00946184" w:rsidP="00921BEB">
            <w:pPr>
              <w:spacing w:line="360" w:lineRule="auto"/>
              <w:jc w:val="both"/>
              <w:rPr>
                <w:rFonts w:ascii="Times New Roman" w:hAnsi="Times New Roman" w:cs="Times New Roman"/>
                <w:color w:val="000000" w:themeColor="text1"/>
                <w:sz w:val="22"/>
                <w:szCs w:val="22"/>
              </w:rPr>
            </w:pPr>
            <w:r w:rsidRPr="00BA2877">
              <w:rPr>
                <w:rFonts w:ascii="Times New Roman" w:hAnsi="Times New Roman" w:cs="Times New Roman"/>
                <w:color w:val="000000" w:themeColor="text1"/>
                <w:sz w:val="22"/>
                <w:szCs w:val="22"/>
              </w:rPr>
              <w:t>[-0.10, 1.25]</w:t>
            </w:r>
          </w:p>
        </w:tc>
        <w:tc>
          <w:tcPr>
            <w:tcW w:w="992" w:type="dxa"/>
          </w:tcPr>
          <w:p w14:paraId="6DD1063A" w14:textId="77777777" w:rsidR="00946184" w:rsidRPr="00BA2877"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96</w:t>
            </w:r>
          </w:p>
        </w:tc>
      </w:tr>
      <w:tr w:rsidR="00946184" w:rsidRPr="00FE51CA" w14:paraId="0B512B08" w14:textId="77777777" w:rsidTr="00921BEB">
        <w:tc>
          <w:tcPr>
            <w:tcW w:w="5805" w:type="dxa"/>
          </w:tcPr>
          <w:p w14:paraId="2F73EA9F" w14:textId="1CE2D8C7" w:rsidR="00946184" w:rsidRPr="00BA2877" w:rsidRDefault="00946184" w:rsidP="00921BEB">
            <w:pPr>
              <w:spacing w:line="360" w:lineRule="auto"/>
              <w:rPr>
                <w:rFonts w:ascii="Times New Roman" w:hAnsi="Times New Roman" w:cs="Times New Roman"/>
                <w:color w:val="000000" w:themeColor="text1"/>
                <w:sz w:val="22"/>
                <w:szCs w:val="22"/>
              </w:rPr>
            </w:pPr>
            <w:r w:rsidRPr="00BA2877">
              <w:rPr>
                <w:rFonts w:ascii="Times New Roman" w:hAnsi="Times New Roman" w:cs="Times New Roman"/>
                <w:color w:val="000000" w:themeColor="text1"/>
                <w:sz w:val="22"/>
                <w:szCs w:val="22"/>
              </w:rPr>
              <w:t>Short-Term English Exposure vs Control</w:t>
            </w:r>
            <w:ins w:id="23" w:author="Yajun Liu" w:date="2025-03-04T22:43:00Z">
              <w:r w:rsidR="00C46FF8">
                <w:rPr>
                  <w:rFonts w:ascii="Times New Roman" w:hAnsi="Times New Roman" w:cs="Times New Roman"/>
                  <w:color w:val="000000" w:themeColor="text1"/>
                  <w:sz w:val="22"/>
                  <w:szCs w:val="22"/>
                </w:rPr>
                <w:t>,</w:t>
              </w:r>
            </w:ins>
            <w:del w:id="24" w:author="Yajun Liu" w:date="2025-03-04T22:43:00Z">
              <w:r w:rsidRPr="00BA2877" w:rsidDel="00C46FF8">
                <w:rPr>
                  <w:rFonts w:ascii="Times New Roman" w:hAnsi="Times New Roman" w:cs="Times New Roman"/>
                  <w:color w:val="000000" w:themeColor="text1"/>
                  <w:sz w:val="22"/>
                  <w:szCs w:val="22"/>
                </w:rPr>
                <w:delText>:</w:delText>
              </w:r>
            </w:del>
            <w:r w:rsidRPr="00BA2877">
              <w:rPr>
                <w:rFonts w:ascii="Times New Roman" w:hAnsi="Times New Roman" w:cs="Times New Roman"/>
                <w:color w:val="000000" w:themeColor="text1"/>
                <w:sz w:val="22"/>
                <w:szCs w:val="22"/>
              </w:rPr>
              <w:t xml:space="preserve"> NP vs Overt</w:t>
            </w:r>
          </w:p>
        </w:tc>
        <w:tc>
          <w:tcPr>
            <w:tcW w:w="1141" w:type="dxa"/>
          </w:tcPr>
          <w:p w14:paraId="0CFCB021"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-0.66</w:t>
            </w:r>
          </w:p>
        </w:tc>
        <w:tc>
          <w:tcPr>
            <w:tcW w:w="1418" w:type="dxa"/>
          </w:tcPr>
          <w:p w14:paraId="54FD97B6"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1.51</w:t>
            </w:r>
            <w:r w:rsidRPr="00966B61">
              <w:rPr>
                <w:rFonts w:ascii="Times New Roman" w:hAnsi="Times New Roman" w:cs="Times New Roman"/>
                <w:color w:val="000000" w:themeColor="text1"/>
                <w:sz w:val="22"/>
                <w:szCs w:val="22"/>
              </w:rPr>
              <w:t>, 0.</w:t>
            </w:r>
            <w:r>
              <w:rPr>
                <w:rFonts w:ascii="Times New Roman" w:hAnsi="Times New Roman" w:cs="Times New Roman"/>
                <w:color w:val="000000" w:themeColor="text1"/>
                <w:sz w:val="22"/>
                <w:szCs w:val="22"/>
              </w:rPr>
              <w:t>15</w:t>
            </w:r>
            <w:r w:rsidRPr="00966B61">
              <w:rPr>
                <w:rFonts w:ascii="Times New Roman" w:hAnsi="Times New Roman" w:cs="Times New Roman"/>
                <w:color w:val="000000" w:themeColor="text1"/>
                <w:sz w:val="22"/>
                <w:szCs w:val="22"/>
              </w:rPr>
              <w:t>]</w:t>
            </w:r>
          </w:p>
        </w:tc>
        <w:tc>
          <w:tcPr>
            <w:tcW w:w="992" w:type="dxa"/>
          </w:tcPr>
          <w:p w14:paraId="1FB20406"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94</w:t>
            </w:r>
          </w:p>
        </w:tc>
      </w:tr>
      <w:tr w:rsidR="00946184" w:rsidRPr="00FE51CA" w14:paraId="2A336CDD" w14:textId="77777777" w:rsidTr="00921BEB">
        <w:tc>
          <w:tcPr>
            <w:tcW w:w="5805" w:type="dxa"/>
          </w:tcPr>
          <w:p w14:paraId="43EC8502" w14:textId="45A30303" w:rsidR="00946184" w:rsidRPr="00BA2877" w:rsidRDefault="00946184" w:rsidP="00921BEB">
            <w:pPr>
              <w:spacing w:line="360" w:lineRule="auto"/>
              <w:rPr>
                <w:rFonts w:ascii="Times New Roman" w:hAnsi="Times New Roman" w:cs="Times New Roman"/>
                <w:b/>
                <w:bCs/>
                <w:color w:val="000000" w:themeColor="text1"/>
                <w:sz w:val="22"/>
                <w:szCs w:val="22"/>
              </w:rPr>
            </w:pPr>
            <w:r w:rsidRPr="00BA2877">
              <w:rPr>
                <w:rFonts w:ascii="Times New Roman" w:hAnsi="Times New Roman" w:cs="Times New Roman"/>
                <w:b/>
                <w:bCs/>
                <w:color w:val="000000" w:themeColor="text1"/>
                <w:sz w:val="22"/>
                <w:szCs w:val="22"/>
              </w:rPr>
              <w:t>Long-Term English Exposure vs Control</w:t>
            </w:r>
            <w:ins w:id="25" w:author="Yajun Liu" w:date="2025-03-04T22:43:00Z">
              <w:r w:rsidR="00C46FF8">
                <w:rPr>
                  <w:rFonts w:ascii="Times New Roman" w:hAnsi="Times New Roman" w:cs="Times New Roman"/>
                  <w:b/>
                  <w:bCs/>
                  <w:color w:val="000000" w:themeColor="text1"/>
                  <w:sz w:val="22"/>
                  <w:szCs w:val="22"/>
                </w:rPr>
                <w:t>,</w:t>
              </w:r>
            </w:ins>
            <w:del w:id="26" w:author="Yajun Liu" w:date="2025-03-04T22:43:00Z">
              <w:r w:rsidRPr="00BA2877" w:rsidDel="00C46FF8">
                <w:rPr>
                  <w:rFonts w:ascii="Times New Roman" w:hAnsi="Times New Roman" w:cs="Times New Roman"/>
                  <w:b/>
                  <w:bCs/>
                  <w:color w:val="000000" w:themeColor="text1"/>
                  <w:sz w:val="22"/>
                  <w:szCs w:val="22"/>
                </w:rPr>
                <w:delText>:</w:delText>
              </w:r>
            </w:del>
            <w:r w:rsidRPr="00BA2877">
              <w:rPr>
                <w:rFonts w:ascii="Times New Roman" w:hAnsi="Times New Roman" w:cs="Times New Roman"/>
                <w:b/>
                <w:bCs/>
                <w:color w:val="000000" w:themeColor="text1"/>
                <w:sz w:val="22"/>
                <w:szCs w:val="22"/>
              </w:rPr>
              <w:t xml:space="preserve"> Overt vs Null</w:t>
            </w:r>
          </w:p>
        </w:tc>
        <w:tc>
          <w:tcPr>
            <w:tcW w:w="1141" w:type="dxa"/>
          </w:tcPr>
          <w:p w14:paraId="63B772EB" w14:textId="77777777" w:rsidR="00946184" w:rsidRPr="00BA2877" w:rsidRDefault="00946184" w:rsidP="00921BEB">
            <w:pPr>
              <w:spacing w:line="360" w:lineRule="auto"/>
              <w:jc w:val="both"/>
              <w:rPr>
                <w:rFonts w:ascii="Times New Roman" w:hAnsi="Times New Roman" w:cs="Times New Roman"/>
                <w:b/>
                <w:bCs/>
                <w:color w:val="000000" w:themeColor="text1"/>
                <w:sz w:val="22"/>
                <w:szCs w:val="22"/>
              </w:rPr>
            </w:pPr>
            <w:r w:rsidRPr="00BA2877">
              <w:rPr>
                <w:rFonts w:ascii="Times New Roman" w:hAnsi="Times New Roman" w:cs="Times New Roman"/>
                <w:b/>
                <w:bCs/>
                <w:color w:val="000000" w:themeColor="text1"/>
                <w:sz w:val="22"/>
                <w:szCs w:val="22"/>
              </w:rPr>
              <w:t>1.01</w:t>
            </w:r>
          </w:p>
        </w:tc>
        <w:tc>
          <w:tcPr>
            <w:tcW w:w="1418" w:type="dxa"/>
          </w:tcPr>
          <w:p w14:paraId="0FC08F5E" w14:textId="77777777" w:rsidR="00946184" w:rsidRPr="00BA2877" w:rsidRDefault="00946184" w:rsidP="00921BEB">
            <w:pPr>
              <w:spacing w:line="360" w:lineRule="auto"/>
              <w:jc w:val="both"/>
              <w:rPr>
                <w:rFonts w:ascii="Times New Roman" w:hAnsi="Times New Roman" w:cs="Times New Roman"/>
                <w:b/>
                <w:bCs/>
                <w:color w:val="000000" w:themeColor="text1"/>
                <w:sz w:val="22"/>
                <w:szCs w:val="22"/>
              </w:rPr>
            </w:pPr>
            <w:r w:rsidRPr="00BA2877">
              <w:rPr>
                <w:rFonts w:ascii="Times New Roman" w:hAnsi="Times New Roman" w:cs="Times New Roman"/>
                <w:b/>
                <w:bCs/>
                <w:color w:val="000000" w:themeColor="text1"/>
                <w:sz w:val="22"/>
                <w:szCs w:val="22"/>
              </w:rPr>
              <w:t>[0.3</w:t>
            </w:r>
            <w:r>
              <w:rPr>
                <w:rFonts w:ascii="Times New Roman" w:hAnsi="Times New Roman" w:cs="Times New Roman"/>
                <w:b/>
                <w:bCs/>
                <w:color w:val="000000" w:themeColor="text1"/>
                <w:sz w:val="22"/>
                <w:szCs w:val="22"/>
              </w:rPr>
              <w:t>4</w:t>
            </w:r>
            <w:r w:rsidRPr="00BA2877">
              <w:rPr>
                <w:rFonts w:ascii="Times New Roman" w:hAnsi="Times New Roman" w:cs="Times New Roman"/>
                <w:b/>
                <w:bCs/>
                <w:color w:val="000000" w:themeColor="text1"/>
                <w:sz w:val="22"/>
                <w:szCs w:val="22"/>
              </w:rPr>
              <w:t>, 1.</w:t>
            </w:r>
            <w:r>
              <w:rPr>
                <w:rFonts w:ascii="Times New Roman" w:hAnsi="Times New Roman" w:cs="Times New Roman"/>
                <w:b/>
                <w:bCs/>
                <w:color w:val="000000" w:themeColor="text1"/>
                <w:sz w:val="22"/>
                <w:szCs w:val="22"/>
              </w:rPr>
              <w:t>70</w:t>
            </w:r>
            <w:r w:rsidRPr="00BA2877">
              <w:rPr>
                <w:rFonts w:ascii="Times New Roman" w:hAnsi="Times New Roman" w:cs="Times New Roman"/>
                <w:b/>
                <w:bCs/>
                <w:color w:val="000000" w:themeColor="text1"/>
                <w:sz w:val="22"/>
                <w:szCs w:val="22"/>
              </w:rPr>
              <w:t>]</w:t>
            </w:r>
          </w:p>
        </w:tc>
        <w:tc>
          <w:tcPr>
            <w:tcW w:w="992" w:type="dxa"/>
          </w:tcPr>
          <w:p w14:paraId="6948D580" w14:textId="77777777" w:rsidR="00946184" w:rsidRPr="00BA2877" w:rsidRDefault="00946184" w:rsidP="00921BEB">
            <w:pPr>
              <w:spacing w:line="360" w:lineRule="auto"/>
              <w:jc w:val="both"/>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100</w:t>
            </w:r>
          </w:p>
        </w:tc>
      </w:tr>
      <w:tr w:rsidR="00946184" w:rsidRPr="00FE51CA" w14:paraId="2B3B8706" w14:textId="77777777" w:rsidTr="00921BEB">
        <w:tc>
          <w:tcPr>
            <w:tcW w:w="5805" w:type="dxa"/>
          </w:tcPr>
          <w:p w14:paraId="11E41A34" w14:textId="2E6431E6" w:rsidR="00946184" w:rsidRPr="00FE51CA" w:rsidRDefault="00946184" w:rsidP="00921BEB">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Long-Term English Exposure vs Control</w:t>
            </w:r>
            <w:ins w:id="27" w:author="Yajun Liu" w:date="2025-03-04T22:43:00Z">
              <w:r w:rsidR="00C46FF8">
                <w:rPr>
                  <w:rFonts w:ascii="Times New Roman" w:hAnsi="Times New Roman" w:cs="Times New Roman"/>
                  <w:color w:val="000000" w:themeColor="text1"/>
                  <w:sz w:val="22"/>
                  <w:szCs w:val="22"/>
                </w:rPr>
                <w:t xml:space="preserve">, </w:t>
              </w:r>
            </w:ins>
            <w:del w:id="28" w:author="Yajun Liu" w:date="2025-03-04T22:43:00Z">
              <w:r w:rsidDel="00C46FF8">
                <w:rPr>
                  <w:rFonts w:ascii="Times New Roman" w:hAnsi="Times New Roman" w:cs="Times New Roman"/>
                  <w:color w:val="000000" w:themeColor="text1"/>
                  <w:sz w:val="22"/>
                  <w:szCs w:val="22"/>
                </w:rPr>
                <w:delText xml:space="preserve">: </w:delText>
              </w:r>
            </w:del>
            <w:r>
              <w:rPr>
                <w:rFonts w:ascii="Times New Roman" w:hAnsi="Times New Roman" w:cs="Times New Roman"/>
                <w:color w:val="000000" w:themeColor="text1"/>
                <w:sz w:val="22"/>
                <w:szCs w:val="22"/>
              </w:rPr>
              <w:t>NP vs Overt</w:t>
            </w:r>
          </w:p>
        </w:tc>
        <w:tc>
          <w:tcPr>
            <w:tcW w:w="1141" w:type="dxa"/>
          </w:tcPr>
          <w:p w14:paraId="76CDEE0A"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0.09</w:t>
            </w:r>
          </w:p>
        </w:tc>
        <w:tc>
          <w:tcPr>
            <w:tcW w:w="1418" w:type="dxa"/>
          </w:tcPr>
          <w:p w14:paraId="5531FBD4"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0.71</w:t>
            </w:r>
            <w:r w:rsidRPr="00966B61">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0.88</w:t>
            </w:r>
            <w:r w:rsidRPr="00966B61">
              <w:rPr>
                <w:rFonts w:ascii="Times New Roman" w:hAnsi="Times New Roman" w:cs="Times New Roman"/>
                <w:color w:val="000000" w:themeColor="text1"/>
                <w:sz w:val="22"/>
                <w:szCs w:val="22"/>
              </w:rPr>
              <w:t>]</w:t>
            </w:r>
          </w:p>
        </w:tc>
        <w:tc>
          <w:tcPr>
            <w:tcW w:w="992" w:type="dxa"/>
          </w:tcPr>
          <w:p w14:paraId="7996DA24"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59</w:t>
            </w:r>
          </w:p>
        </w:tc>
      </w:tr>
    </w:tbl>
    <w:p w14:paraId="2F540535" w14:textId="45588B29" w:rsidR="00946184" w:rsidRDefault="00946184" w:rsidP="00946184">
      <w:pPr>
        <w:rPr>
          <w:rFonts w:ascii="Times New Roman" w:hAnsi="Times New Roman" w:cs="Times New Roman"/>
          <w:b/>
          <w:bCs/>
          <w:sz w:val="28"/>
          <w:szCs w:val="28"/>
        </w:rPr>
      </w:pPr>
    </w:p>
    <w:p w14:paraId="3D357785" w14:textId="77777777" w:rsidR="00946184" w:rsidRDefault="00946184" w:rsidP="00946184">
      <w:pPr>
        <w:jc w:val="center"/>
        <w:rPr>
          <w:rFonts w:ascii="Times New Roman" w:hAnsi="Times New Roman" w:cs="Times New Roman"/>
          <w:b/>
          <w:bCs/>
        </w:rPr>
      </w:pPr>
    </w:p>
    <w:p w14:paraId="21FD042D" w14:textId="77777777" w:rsidR="00946184" w:rsidRDefault="00946184" w:rsidP="00946184">
      <w:pPr>
        <w:jc w:val="center"/>
        <w:rPr>
          <w:rFonts w:ascii="Times New Roman" w:hAnsi="Times New Roman" w:cs="Times New Roman"/>
          <w:b/>
          <w:bCs/>
        </w:rPr>
      </w:pPr>
    </w:p>
    <w:p w14:paraId="4BE95DF6" w14:textId="77777777" w:rsidR="00946184" w:rsidRDefault="00946184" w:rsidP="00946184">
      <w:pPr>
        <w:jc w:val="center"/>
        <w:rPr>
          <w:rFonts w:ascii="Times New Roman" w:hAnsi="Times New Roman" w:cs="Times New Roman"/>
          <w:b/>
          <w:bCs/>
        </w:rPr>
      </w:pPr>
    </w:p>
    <w:p w14:paraId="2550CD00" w14:textId="77777777" w:rsidR="00946184" w:rsidRDefault="00946184" w:rsidP="00946184">
      <w:pPr>
        <w:jc w:val="center"/>
        <w:rPr>
          <w:rFonts w:ascii="Times New Roman" w:hAnsi="Times New Roman" w:cs="Times New Roman"/>
          <w:b/>
          <w:bCs/>
        </w:rPr>
      </w:pPr>
    </w:p>
    <w:p w14:paraId="38267559" w14:textId="77777777" w:rsidR="00946184" w:rsidRDefault="00946184" w:rsidP="00946184">
      <w:pPr>
        <w:jc w:val="center"/>
        <w:rPr>
          <w:rFonts w:ascii="Times New Roman" w:hAnsi="Times New Roman" w:cs="Times New Roman"/>
          <w:b/>
          <w:bCs/>
        </w:rPr>
      </w:pPr>
    </w:p>
    <w:p w14:paraId="1921FB00" w14:textId="77777777" w:rsidR="00946184" w:rsidRDefault="00946184" w:rsidP="00946184">
      <w:pPr>
        <w:jc w:val="center"/>
        <w:rPr>
          <w:rFonts w:ascii="Times New Roman" w:hAnsi="Times New Roman" w:cs="Times New Roman"/>
          <w:b/>
          <w:bCs/>
        </w:rPr>
      </w:pPr>
    </w:p>
    <w:p w14:paraId="694B087B" w14:textId="77777777" w:rsidR="00946184" w:rsidRDefault="00946184" w:rsidP="00946184">
      <w:pPr>
        <w:jc w:val="center"/>
        <w:rPr>
          <w:rFonts w:ascii="Times New Roman" w:hAnsi="Times New Roman" w:cs="Times New Roman"/>
          <w:b/>
          <w:bCs/>
        </w:rPr>
      </w:pPr>
    </w:p>
    <w:p w14:paraId="2574DA08" w14:textId="77777777" w:rsidR="00946184" w:rsidRDefault="00946184" w:rsidP="00946184">
      <w:pPr>
        <w:jc w:val="center"/>
        <w:rPr>
          <w:rFonts w:ascii="Times New Roman" w:hAnsi="Times New Roman" w:cs="Times New Roman"/>
          <w:b/>
          <w:bCs/>
        </w:rPr>
      </w:pPr>
    </w:p>
    <w:p w14:paraId="55A95A7E" w14:textId="77777777" w:rsidR="00946184" w:rsidRDefault="00946184" w:rsidP="00946184">
      <w:pPr>
        <w:jc w:val="center"/>
        <w:rPr>
          <w:rFonts w:ascii="Times New Roman" w:hAnsi="Times New Roman" w:cs="Times New Roman"/>
          <w:b/>
          <w:bCs/>
        </w:rPr>
      </w:pPr>
    </w:p>
    <w:p w14:paraId="1D43D5C6" w14:textId="77777777" w:rsidR="00946184" w:rsidRDefault="00946184" w:rsidP="00946184">
      <w:pPr>
        <w:jc w:val="center"/>
        <w:rPr>
          <w:rFonts w:ascii="Times New Roman" w:hAnsi="Times New Roman" w:cs="Times New Roman"/>
          <w:b/>
          <w:bCs/>
        </w:rPr>
      </w:pPr>
    </w:p>
    <w:p w14:paraId="41A1B377" w14:textId="77777777" w:rsidR="00946184" w:rsidRDefault="00946184" w:rsidP="00946184">
      <w:pPr>
        <w:jc w:val="center"/>
        <w:rPr>
          <w:rFonts w:ascii="Times New Roman" w:hAnsi="Times New Roman" w:cs="Times New Roman"/>
          <w:b/>
          <w:bCs/>
        </w:rPr>
      </w:pPr>
    </w:p>
    <w:p w14:paraId="782C2F24" w14:textId="77777777" w:rsidR="00946184" w:rsidRDefault="00946184" w:rsidP="00946184">
      <w:pPr>
        <w:jc w:val="center"/>
        <w:rPr>
          <w:rFonts w:ascii="Times New Roman" w:hAnsi="Times New Roman" w:cs="Times New Roman"/>
          <w:b/>
          <w:bCs/>
        </w:rPr>
      </w:pPr>
    </w:p>
    <w:p w14:paraId="34A1457E" w14:textId="77777777" w:rsidR="00946184" w:rsidRDefault="00946184" w:rsidP="00946184">
      <w:pPr>
        <w:jc w:val="center"/>
        <w:rPr>
          <w:rFonts w:ascii="Times New Roman" w:hAnsi="Times New Roman" w:cs="Times New Roman"/>
          <w:b/>
          <w:bCs/>
        </w:rPr>
      </w:pPr>
    </w:p>
    <w:p w14:paraId="07B8A353" w14:textId="77777777" w:rsidR="00946184" w:rsidRDefault="00946184" w:rsidP="00946184">
      <w:pPr>
        <w:jc w:val="center"/>
        <w:rPr>
          <w:rFonts w:ascii="Times New Roman" w:hAnsi="Times New Roman" w:cs="Times New Roman"/>
          <w:b/>
          <w:bCs/>
        </w:rPr>
      </w:pPr>
    </w:p>
    <w:p w14:paraId="2C827BC1" w14:textId="77777777" w:rsidR="00946184" w:rsidRDefault="00946184" w:rsidP="00946184">
      <w:pPr>
        <w:jc w:val="center"/>
        <w:rPr>
          <w:rFonts w:ascii="Times New Roman" w:hAnsi="Times New Roman" w:cs="Times New Roman"/>
          <w:b/>
          <w:bCs/>
        </w:rPr>
      </w:pPr>
    </w:p>
    <w:p w14:paraId="38E625ED" w14:textId="77777777" w:rsidR="00946184" w:rsidRDefault="00946184" w:rsidP="00946184">
      <w:pPr>
        <w:jc w:val="center"/>
        <w:rPr>
          <w:rFonts w:ascii="Times New Roman" w:hAnsi="Times New Roman" w:cs="Times New Roman"/>
          <w:b/>
          <w:bCs/>
        </w:rPr>
      </w:pPr>
    </w:p>
    <w:p w14:paraId="58A914F9" w14:textId="77777777" w:rsidR="00946184" w:rsidRDefault="00946184" w:rsidP="00946184">
      <w:pPr>
        <w:jc w:val="center"/>
        <w:rPr>
          <w:rFonts w:ascii="Times New Roman" w:hAnsi="Times New Roman" w:cs="Times New Roman"/>
          <w:b/>
          <w:bCs/>
        </w:rPr>
      </w:pPr>
    </w:p>
    <w:p w14:paraId="4D23137C" w14:textId="77777777" w:rsidR="00946184" w:rsidRDefault="00946184" w:rsidP="00946184">
      <w:pPr>
        <w:jc w:val="center"/>
        <w:rPr>
          <w:rFonts w:ascii="Times New Roman" w:hAnsi="Times New Roman" w:cs="Times New Roman"/>
          <w:b/>
          <w:bCs/>
        </w:rPr>
      </w:pPr>
    </w:p>
    <w:p w14:paraId="43C66865" w14:textId="77777777" w:rsidR="00946184" w:rsidRDefault="00946184" w:rsidP="00946184">
      <w:pPr>
        <w:jc w:val="center"/>
        <w:rPr>
          <w:rFonts w:ascii="Times New Roman" w:hAnsi="Times New Roman" w:cs="Times New Roman"/>
          <w:b/>
          <w:bCs/>
        </w:rPr>
      </w:pPr>
    </w:p>
    <w:p w14:paraId="63C7F826" w14:textId="77777777" w:rsidR="00946184" w:rsidRDefault="00946184" w:rsidP="00946184">
      <w:pPr>
        <w:jc w:val="center"/>
        <w:rPr>
          <w:rFonts w:ascii="Times New Roman" w:hAnsi="Times New Roman" w:cs="Times New Roman"/>
          <w:b/>
          <w:bCs/>
        </w:rPr>
      </w:pPr>
    </w:p>
    <w:p w14:paraId="3494F77E" w14:textId="77777777" w:rsidR="00946184" w:rsidRDefault="00946184" w:rsidP="00946184">
      <w:pPr>
        <w:jc w:val="center"/>
        <w:rPr>
          <w:rFonts w:ascii="Times New Roman" w:hAnsi="Times New Roman" w:cs="Times New Roman"/>
          <w:b/>
          <w:bCs/>
        </w:rPr>
      </w:pPr>
    </w:p>
    <w:p w14:paraId="364E4743" w14:textId="77777777" w:rsidR="00946184" w:rsidRDefault="00946184" w:rsidP="00946184">
      <w:pPr>
        <w:jc w:val="center"/>
        <w:rPr>
          <w:rFonts w:ascii="Times New Roman" w:hAnsi="Times New Roman" w:cs="Times New Roman"/>
          <w:b/>
          <w:bCs/>
        </w:rPr>
      </w:pPr>
    </w:p>
    <w:p w14:paraId="3D9C1AB7" w14:textId="77777777" w:rsidR="00946184" w:rsidRDefault="00946184" w:rsidP="00946184">
      <w:pPr>
        <w:jc w:val="center"/>
        <w:rPr>
          <w:rFonts w:ascii="Times New Roman" w:hAnsi="Times New Roman" w:cs="Times New Roman"/>
          <w:b/>
          <w:bCs/>
        </w:rPr>
      </w:pPr>
    </w:p>
    <w:p w14:paraId="74549C53" w14:textId="77777777" w:rsidR="00946184" w:rsidRDefault="00946184" w:rsidP="00946184">
      <w:pPr>
        <w:jc w:val="center"/>
        <w:rPr>
          <w:rFonts w:ascii="Times New Roman" w:hAnsi="Times New Roman" w:cs="Times New Roman"/>
          <w:b/>
          <w:bCs/>
        </w:rPr>
      </w:pPr>
    </w:p>
    <w:p w14:paraId="6B30E533" w14:textId="77777777" w:rsidR="00946184" w:rsidRDefault="00946184" w:rsidP="00946184">
      <w:pPr>
        <w:jc w:val="center"/>
        <w:rPr>
          <w:rFonts w:ascii="Times New Roman" w:hAnsi="Times New Roman" w:cs="Times New Roman"/>
          <w:b/>
          <w:bCs/>
        </w:rPr>
      </w:pPr>
    </w:p>
    <w:p w14:paraId="1E728452" w14:textId="77777777" w:rsidR="00946184" w:rsidRDefault="00946184" w:rsidP="00946184">
      <w:pPr>
        <w:jc w:val="center"/>
        <w:rPr>
          <w:rFonts w:ascii="Times New Roman" w:hAnsi="Times New Roman" w:cs="Times New Roman"/>
          <w:b/>
          <w:bCs/>
        </w:rPr>
      </w:pPr>
    </w:p>
    <w:p w14:paraId="1CE7B7E6" w14:textId="77777777" w:rsidR="00946184" w:rsidRDefault="00946184" w:rsidP="00946184">
      <w:pPr>
        <w:jc w:val="center"/>
        <w:rPr>
          <w:rFonts w:ascii="Times New Roman" w:hAnsi="Times New Roman" w:cs="Times New Roman"/>
          <w:b/>
          <w:bCs/>
        </w:rPr>
      </w:pPr>
    </w:p>
    <w:p w14:paraId="480F78EA" w14:textId="77777777" w:rsidR="00946184" w:rsidRDefault="00946184" w:rsidP="00946184">
      <w:pPr>
        <w:jc w:val="center"/>
        <w:rPr>
          <w:rFonts w:ascii="Times New Roman" w:hAnsi="Times New Roman" w:cs="Times New Roman"/>
          <w:b/>
          <w:bCs/>
        </w:rPr>
      </w:pPr>
    </w:p>
    <w:p w14:paraId="21816B49" w14:textId="77777777" w:rsidR="00946184" w:rsidRDefault="00946184" w:rsidP="00946184">
      <w:pPr>
        <w:jc w:val="center"/>
        <w:rPr>
          <w:rFonts w:ascii="Times New Roman" w:hAnsi="Times New Roman" w:cs="Times New Roman"/>
          <w:b/>
          <w:bCs/>
        </w:rPr>
      </w:pPr>
    </w:p>
    <w:p w14:paraId="29E40545" w14:textId="77777777" w:rsidR="00946184" w:rsidRDefault="00946184" w:rsidP="00946184">
      <w:pPr>
        <w:jc w:val="center"/>
        <w:rPr>
          <w:rFonts w:ascii="Times New Roman" w:hAnsi="Times New Roman" w:cs="Times New Roman"/>
          <w:b/>
          <w:bCs/>
        </w:rPr>
      </w:pPr>
    </w:p>
    <w:p w14:paraId="16440D6E" w14:textId="77777777" w:rsidR="00946184" w:rsidRDefault="00946184" w:rsidP="00946184">
      <w:pPr>
        <w:jc w:val="center"/>
        <w:rPr>
          <w:rFonts w:ascii="Times New Roman" w:hAnsi="Times New Roman" w:cs="Times New Roman"/>
          <w:b/>
          <w:bCs/>
        </w:rPr>
      </w:pPr>
    </w:p>
    <w:p w14:paraId="087D3266" w14:textId="77777777" w:rsidR="00946184" w:rsidRDefault="00946184" w:rsidP="006501F8">
      <w:pPr>
        <w:rPr>
          <w:rFonts w:ascii="Times New Roman" w:hAnsi="Times New Roman" w:cs="Times New Roman"/>
          <w:b/>
          <w:bCs/>
        </w:rPr>
      </w:pPr>
    </w:p>
    <w:p w14:paraId="4763586D" w14:textId="5553BCC2" w:rsidR="00946184" w:rsidRPr="00921BEB" w:rsidRDefault="00946184" w:rsidP="00946184">
      <w:pPr>
        <w:rPr>
          <w:rFonts w:ascii="Times New Roman" w:hAnsi="Times New Roman" w:cs="Times New Roman"/>
          <w:b/>
          <w:bCs/>
        </w:rPr>
      </w:pPr>
      <w:r w:rsidRPr="00921BEB">
        <w:rPr>
          <w:rFonts w:ascii="Times New Roman" w:hAnsi="Times New Roman" w:cs="Times New Roman"/>
          <w:b/>
          <w:bCs/>
        </w:rPr>
        <w:lastRenderedPageBreak/>
        <w:t xml:space="preserve">Reference Production: Reference Level = Short-Term English Exposure  </w:t>
      </w:r>
    </w:p>
    <w:p w14:paraId="49443A52" w14:textId="77777777" w:rsidR="00946184" w:rsidRPr="00921BEB" w:rsidRDefault="00946184" w:rsidP="00946184">
      <w:pPr>
        <w:jc w:val="center"/>
        <w:rPr>
          <w:rFonts w:ascii="Times New Roman" w:hAnsi="Times New Roman" w:cs="Times New Roman"/>
          <w:b/>
          <w:bCs/>
          <w:sz w:val="22"/>
          <w:szCs w:val="22"/>
        </w:rPr>
      </w:pPr>
    </w:p>
    <w:tbl>
      <w:tblPr>
        <w:tblStyle w:val="TableGrid"/>
        <w:tblW w:w="9356" w:type="dxa"/>
        <w:tblInd w:w="-142" w:type="dxa"/>
        <w:tblLook w:val="04A0" w:firstRow="1" w:lastRow="0" w:firstColumn="1" w:lastColumn="0" w:noHBand="0" w:noVBand="1"/>
      </w:tblPr>
      <w:tblGrid>
        <w:gridCol w:w="5812"/>
        <w:gridCol w:w="1134"/>
        <w:gridCol w:w="1418"/>
        <w:gridCol w:w="992"/>
      </w:tblGrid>
      <w:tr w:rsidR="00946184" w:rsidRPr="00921BEB" w14:paraId="57557042" w14:textId="77777777" w:rsidTr="00921BEB">
        <w:tc>
          <w:tcPr>
            <w:tcW w:w="9356" w:type="dxa"/>
            <w:gridSpan w:val="4"/>
            <w:tcBorders>
              <w:top w:val="nil"/>
              <w:left w:val="nil"/>
              <w:bottom w:val="nil"/>
              <w:right w:val="nil"/>
            </w:tcBorders>
          </w:tcPr>
          <w:p w14:paraId="597E24C5" w14:textId="223ABB29" w:rsidR="00946184" w:rsidRPr="00921BEB" w:rsidRDefault="00946184" w:rsidP="00921BEB">
            <w:pPr>
              <w:spacing w:line="360" w:lineRule="auto"/>
              <w:jc w:val="both"/>
              <w:rPr>
                <w:rFonts w:ascii="Times New Roman" w:hAnsi="Times New Roman" w:cs="Times New Roman"/>
                <w:color w:val="000000" w:themeColor="text1"/>
                <w:sz w:val="22"/>
                <w:szCs w:val="22"/>
              </w:rPr>
            </w:pPr>
            <w:r w:rsidRPr="00AB3DAE">
              <w:rPr>
                <w:rFonts w:ascii="Times New Roman" w:hAnsi="Times New Roman" w:cs="Times New Roman"/>
                <w:b/>
                <w:bCs/>
                <w:color w:val="000000" w:themeColor="text1"/>
                <w:sz w:val="22"/>
                <w:szCs w:val="22"/>
              </w:rPr>
              <w:t xml:space="preserve">Table </w:t>
            </w:r>
            <w:r w:rsidRPr="00921BEB">
              <w:rPr>
                <w:rFonts w:ascii="Times New Roman" w:hAnsi="Times New Roman" w:cs="Times New Roman"/>
                <w:b/>
                <w:bCs/>
                <w:color w:val="000000" w:themeColor="text1"/>
                <w:sz w:val="22"/>
                <w:szCs w:val="22"/>
              </w:rPr>
              <w:t>3:</w:t>
            </w:r>
            <w:r w:rsidRPr="00921BEB">
              <w:rPr>
                <w:rFonts w:ascii="Times New Roman" w:hAnsi="Times New Roman" w:cs="Times New Roman"/>
                <w:color w:val="000000" w:themeColor="text1"/>
                <w:sz w:val="22"/>
                <w:szCs w:val="22"/>
              </w:rPr>
              <w:t xml:space="preserve"> The outputs of the Bayesian model for effects involving Role and Group in the two-character condition. For Intercept, positive values indicate a preference for the less explicit form (listed on the right), whereas negative values indicate a preference for the more explicit form (listed on the left). For the remaining effects, </w:t>
            </w:r>
            <w:r w:rsidR="00961064" w:rsidRPr="00946184">
              <w:rPr>
                <w:rFonts w:ascii="Times New Roman" w:hAnsi="Times New Roman" w:cs="Times New Roman"/>
                <w:color w:val="000000" w:themeColor="text1"/>
                <w:sz w:val="22"/>
                <w:szCs w:val="22"/>
              </w:rPr>
              <w:t>it is the opposite (positive values indicate a preference for the more explicit form, listed on the right)</w:t>
            </w:r>
            <w:r w:rsidRPr="00921BEB">
              <w:rPr>
                <w:rFonts w:ascii="Times New Roman" w:hAnsi="Times New Roman" w:cs="Times New Roman"/>
                <w:color w:val="000000" w:themeColor="text1"/>
                <w:sz w:val="22"/>
                <w:szCs w:val="22"/>
              </w:rPr>
              <w:t xml:space="preserve">. Role = Subject and </w:t>
            </w:r>
            <w:r w:rsidRPr="00921BEB">
              <w:rPr>
                <w:rFonts w:ascii="Times New Roman" w:hAnsi="Times New Roman" w:cs="Times New Roman"/>
                <w:b/>
                <w:bCs/>
                <w:color w:val="000000" w:themeColor="text1"/>
                <w:sz w:val="22"/>
                <w:szCs w:val="22"/>
              </w:rPr>
              <w:t>Group = Short-Term English Exposure group</w:t>
            </w:r>
            <w:r w:rsidRPr="00921BEB">
              <w:rPr>
                <w:rFonts w:ascii="Times New Roman" w:hAnsi="Times New Roman" w:cs="Times New Roman"/>
                <w:color w:val="000000" w:themeColor="text1"/>
                <w:sz w:val="22"/>
                <w:szCs w:val="22"/>
              </w:rPr>
              <w:t xml:space="preserve"> were set as reference levels, respectively; group is dummy coded.</w:t>
            </w:r>
          </w:p>
        </w:tc>
      </w:tr>
      <w:tr w:rsidR="00946184" w:rsidRPr="00921BEB" w14:paraId="70213236" w14:textId="77777777" w:rsidTr="00921BEB">
        <w:tc>
          <w:tcPr>
            <w:tcW w:w="5812" w:type="dxa"/>
          </w:tcPr>
          <w:p w14:paraId="03C073E4" w14:textId="77777777" w:rsidR="00946184" w:rsidRPr="00921BEB" w:rsidRDefault="00946184" w:rsidP="00921BEB">
            <w:pPr>
              <w:spacing w:line="360" w:lineRule="auto"/>
              <w:rPr>
                <w:rFonts w:ascii="Times New Roman" w:hAnsi="Times New Roman" w:cs="Times New Roman"/>
                <w:b/>
                <w:bCs/>
                <w:color w:val="000000" w:themeColor="text1"/>
                <w:sz w:val="22"/>
                <w:szCs w:val="22"/>
              </w:rPr>
            </w:pPr>
            <w:r w:rsidRPr="00AB3DAE">
              <w:rPr>
                <w:rFonts w:ascii="Times New Roman" w:hAnsi="Times New Roman" w:cs="Times New Roman"/>
                <w:b/>
                <w:bCs/>
                <w:color w:val="000000" w:themeColor="text1"/>
                <w:sz w:val="22"/>
                <w:szCs w:val="22"/>
              </w:rPr>
              <w:t>Predictors</w:t>
            </w:r>
          </w:p>
        </w:tc>
        <w:tc>
          <w:tcPr>
            <w:tcW w:w="1134" w:type="dxa"/>
          </w:tcPr>
          <w:p w14:paraId="092A9220"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Estimates</w:t>
            </w:r>
          </w:p>
        </w:tc>
        <w:tc>
          <w:tcPr>
            <w:tcW w:w="1418" w:type="dxa"/>
          </w:tcPr>
          <w:p w14:paraId="4134941E"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95% CrI</w:t>
            </w:r>
          </w:p>
        </w:tc>
        <w:tc>
          <w:tcPr>
            <w:tcW w:w="992" w:type="dxa"/>
          </w:tcPr>
          <w:p w14:paraId="1923091C"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PD (%)</w:t>
            </w:r>
          </w:p>
        </w:tc>
      </w:tr>
      <w:tr w:rsidR="00946184" w:rsidRPr="00921BEB" w14:paraId="3DE0CE2E" w14:textId="77777777" w:rsidTr="00921BEB">
        <w:tc>
          <w:tcPr>
            <w:tcW w:w="5812" w:type="dxa"/>
          </w:tcPr>
          <w:p w14:paraId="449046EA" w14:textId="17BEF0F2" w:rsidR="00946184" w:rsidRPr="00921BEB" w:rsidRDefault="00946184" w:rsidP="00921BEB">
            <w:pPr>
              <w:spacing w:line="360" w:lineRule="auto"/>
              <w:rPr>
                <w:rFonts w:ascii="Times New Roman" w:hAnsi="Times New Roman" w:cs="Times New Roman"/>
                <w:b/>
                <w:bCs/>
                <w:color w:val="000000" w:themeColor="text1"/>
                <w:sz w:val="22"/>
                <w:szCs w:val="22"/>
              </w:rPr>
            </w:pPr>
            <w:r w:rsidRPr="00AB3DAE">
              <w:rPr>
                <w:rFonts w:ascii="Times New Roman" w:hAnsi="Times New Roman" w:cs="Times New Roman"/>
                <w:b/>
                <w:bCs/>
                <w:color w:val="000000" w:themeColor="text1"/>
                <w:sz w:val="22"/>
                <w:szCs w:val="22"/>
              </w:rPr>
              <w:t>Intercept, Overt vs Null (</w:t>
            </w:r>
            <w:r w:rsidR="00BA680A">
              <w:rPr>
                <w:rFonts w:ascii="Times New Roman" w:hAnsi="Times New Roman" w:cs="Times New Roman"/>
                <w:b/>
                <w:bCs/>
                <w:color w:val="000000" w:themeColor="text1"/>
                <w:sz w:val="22"/>
                <w:szCs w:val="22"/>
              </w:rPr>
              <w:t xml:space="preserve">Short-Term English Exposure </w:t>
            </w:r>
            <w:r w:rsidRPr="00AB3DAE">
              <w:rPr>
                <w:rFonts w:ascii="Times New Roman" w:hAnsi="Times New Roman" w:cs="Times New Roman"/>
                <w:b/>
                <w:bCs/>
                <w:color w:val="000000" w:themeColor="text1"/>
                <w:sz w:val="22"/>
                <w:szCs w:val="22"/>
              </w:rPr>
              <w:t xml:space="preserve">group, Role = Subject) </w:t>
            </w:r>
          </w:p>
        </w:tc>
        <w:tc>
          <w:tcPr>
            <w:tcW w:w="1134" w:type="dxa"/>
          </w:tcPr>
          <w:p w14:paraId="6DFD5E3D" w14:textId="77777777" w:rsidR="00946184" w:rsidRPr="00921BEB" w:rsidRDefault="00946184" w:rsidP="00921BEB">
            <w:pPr>
              <w:spacing w:line="360" w:lineRule="auto"/>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-0.59</w:t>
            </w:r>
          </w:p>
        </w:tc>
        <w:tc>
          <w:tcPr>
            <w:tcW w:w="1418" w:type="dxa"/>
          </w:tcPr>
          <w:p w14:paraId="2C154532"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[-1.12, -0.09]</w:t>
            </w:r>
          </w:p>
        </w:tc>
        <w:tc>
          <w:tcPr>
            <w:tcW w:w="992" w:type="dxa"/>
          </w:tcPr>
          <w:p w14:paraId="470C4C88"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99</w:t>
            </w:r>
          </w:p>
        </w:tc>
      </w:tr>
      <w:tr w:rsidR="00946184" w:rsidRPr="00921BEB" w14:paraId="5811DEA6" w14:textId="77777777" w:rsidTr="00921BEB">
        <w:tc>
          <w:tcPr>
            <w:tcW w:w="5812" w:type="dxa"/>
          </w:tcPr>
          <w:p w14:paraId="74528D34" w14:textId="7113A62C" w:rsidR="00946184" w:rsidRPr="00921BEB" w:rsidRDefault="00946184" w:rsidP="00921BEB">
            <w:pPr>
              <w:spacing w:line="360" w:lineRule="auto"/>
              <w:rPr>
                <w:rFonts w:ascii="Times New Roman" w:hAnsi="Times New Roman" w:cs="Times New Roman"/>
                <w:b/>
                <w:bCs/>
                <w:color w:val="000000" w:themeColor="text1"/>
                <w:sz w:val="22"/>
                <w:szCs w:val="22"/>
              </w:rPr>
            </w:pPr>
            <w:r w:rsidRPr="00AB3DAE">
              <w:rPr>
                <w:rFonts w:ascii="Times New Roman" w:hAnsi="Times New Roman" w:cs="Times New Roman"/>
                <w:b/>
                <w:bCs/>
                <w:color w:val="000000" w:themeColor="text1"/>
                <w:sz w:val="22"/>
                <w:szCs w:val="22"/>
              </w:rPr>
              <w:t>Intercept, NP vs Overt (</w:t>
            </w:r>
            <w:r w:rsidR="00BA680A">
              <w:rPr>
                <w:rFonts w:ascii="Times New Roman" w:hAnsi="Times New Roman" w:cs="Times New Roman"/>
                <w:b/>
                <w:bCs/>
                <w:color w:val="000000" w:themeColor="text1"/>
                <w:sz w:val="22"/>
                <w:szCs w:val="22"/>
              </w:rPr>
              <w:t xml:space="preserve">Short-Term English Exposure </w:t>
            </w:r>
            <w:r w:rsidRPr="00AB3DAE">
              <w:rPr>
                <w:rFonts w:ascii="Times New Roman" w:hAnsi="Times New Roman" w:cs="Times New Roman"/>
                <w:b/>
                <w:bCs/>
                <w:color w:val="000000" w:themeColor="text1"/>
                <w:sz w:val="22"/>
                <w:szCs w:val="22"/>
              </w:rPr>
              <w:t>group, Role = Subject)</w:t>
            </w:r>
          </w:p>
        </w:tc>
        <w:tc>
          <w:tcPr>
            <w:tcW w:w="1134" w:type="dxa"/>
          </w:tcPr>
          <w:p w14:paraId="1E000392"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-0.97</w:t>
            </w:r>
          </w:p>
        </w:tc>
        <w:tc>
          <w:tcPr>
            <w:tcW w:w="1418" w:type="dxa"/>
          </w:tcPr>
          <w:p w14:paraId="0195BF4D"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[-1.42, -0.53]</w:t>
            </w:r>
          </w:p>
        </w:tc>
        <w:tc>
          <w:tcPr>
            <w:tcW w:w="992" w:type="dxa"/>
          </w:tcPr>
          <w:p w14:paraId="68D8967B"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100</w:t>
            </w:r>
          </w:p>
        </w:tc>
      </w:tr>
      <w:tr w:rsidR="00946184" w:rsidRPr="00921BEB" w14:paraId="6F700663" w14:textId="77777777" w:rsidTr="00921BEB">
        <w:tc>
          <w:tcPr>
            <w:tcW w:w="5812" w:type="dxa"/>
          </w:tcPr>
          <w:p w14:paraId="4097762C" w14:textId="77777777" w:rsidR="00946184" w:rsidRPr="00921BEB" w:rsidRDefault="00946184" w:rsidP="00921BEB">
            <w:pPr>
              <w:spacing w:line="360" w:lineRule="auto"/>
              <w:rPr>
                <w:rFonts w:ascii="Times New Roman" w:hAnsi="Times New Roman" w:cs="Times New Roman"/>
                <w:color w:val="000000" w:themeColor="text1"/>
                <w:sz w:val="22"/>
                <w:szCs w:val="22"/>
              </w:rPr>
            </w:pPr>
            <w:r w:rsidRPr="00AB3DAE">
              <w:rPr>
                <w:rFonts w:ascii="Times New Roman" w:hAnsi="Times New Roman" w:cs="Times New Roman"/>
                <w:color w:val="000000" w:themeColor="text1"/>
                <w:sz w:val="22"/>
                <w:szCs w:val="22"/>
              </w:rPr>
              <w:t>Role = Non-subject, Null vs Overt (Short-Term English Exposure)</w:t>
            </w:r>
          </w:p>
        </w:tc>
        <w:tc>
          <w:tcPr>
            <w:tcW w:w="1134" w:type="dxa"/>
          </w:tcPr>
          <w:p w14:paraId="0D9D5718"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0.36</w:t>
            </w:r>
          </w:p>
        </w:tc>
        <w:tc>
          <w:tcPr>
            <w:tcW w:w="1418" w:type="dxa"/>
          </w:tcPr>
          <w:p w14:paraId="6822F6C7"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[-0.82, 1.64]</w:t>
            </w:r>
          </w:p>
        </w:tc>
        <w:tc>
          <w:tcPr>
            <w:tcW w:w="992" w:type="dxa"/>
          </w:tcPr>
          <w:p w14:paraId="20621FF0"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72</w:t>
            </w:r>
          </w:p>
        </w:tc>
      </w:tr>
      <w:tr w:rsidR="00946184" w:rsidRPr="00921BEB" w14:paraId="41E21283" w14:textId="77777777" w:rsidTr="00921BEB">
        <w:tc>
          <w:tcPr>
            <w:tcW w:w="5812" w:type="dxa"/>
          </w:tcPr>
          <w:p w14:paraId="37B1F9C1" w14:textId="77777777" w:rsidR="00946184" w:rsidRPr="00921BEB" w:rsidRDefault="00946184" w:rsidP="00921BEB">
            <w:pPr>
              <w:spacing w:line="360" w:lineRule="auto"/>
              <w:rPr>
                <w:rFonts w:ascii="Times New Roman" w:hAnsi="Times New Roman" w:cs="Times New Roman"/>
                <w:b/>
                <w:bCs/>
                <w:color w:val="000000" w:themeColor="text1"/>
                <w:sz w:val="22"/>
                <w:szCs w:val="22"/>
              </w:rPr>
            </w:pPr>
            <w:r w:rsidRPr="00AB3DAE">
              <w:rPr>
                <w:rFonts w:ascii="Times New Roman" w:hAnsi="Times New Roman" w:cs="Times New Roman"/>
                <w:b/>
                <w:bCs/>
                <w:color w:val="000000" w:themeColor="text1"/>
                <w:sz w:val="22"/>
                <w:szCs w:val="22"/>
              </w:rPr>
              <w:t>Role = Non-subject, Overt vs NP (Short-Term English Exposure)</w:t>
            </w:r>
          </w:p>
        </w:tc>
        <w:tc>
          <w:tcPr>
            <w:tcW w:w="1134" w:type="dxa"/>
          </w:tcPr>
          <w:p w14:paraId="41C72945"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3.10</w:t>
            </w:r>
          </w:p>
        </w:tc>
        <w:tc>
          <w:tcPr>
            <w:tcW w:w="1418" w:type="dxa"/>
          </w:tcPr>
          <w:p w14:paraId="108712D6"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[2.30, 4.00]</w:t>
            </w:r>
          </w:p>
        </w:tc>
        <w:tc>
          <w:tcPr>
            <w:tcW w:w="992" w:type="dxa"/>
          </w:tcPr>
          <w:p w14:paraId="28EA5C42"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100</w:t>
            </w:r>
          </w:p>
        </w:tc>
      </w:tr>
      <w:tr w:rsidR="00946184" w:rsidRPr="00921BEB" w14:paraId="7B44DF96" w14:textId="77777777" w:rsidTr="00921BEB">
        <w:tc>
          <w:tcPr>
            <w:tcW w:w="5812" w:type="dxa"/>
          </w:tcPr>
          <w:p w14:paraId="18ED10D2" w14:textId="77777777" w:rsidR="00946184" w:rsidRPr="00921BEB" w:rsidRDefault="00946184" w:rsidP="00921BEB">
            <w:pPr>
              <w:spacing w:line="360" w:lineRule="auto"/>
              <w:rPr>
                <w:rFonts w:ascii="Times New Roman" w:hAnsi="Times New Roman" w:cs="Times New Roman"/>
                <w:b/>
                <w:bCs/>
                <w:color w:val="000000" w:themeColor="text1"/>
                <w:sz w:val="22"/>
                <w:szCs w:val="22"/>
              </w:rPr>
            </w:pPr>
            <w:r w:rsidRPr="00AB3DAE">
              <w:rPr>
                <w:rFonts w:ascii="Times New Roman" w:hAnsi="Times New Roman" w:cs="Times New Roman"/>
                <w:b/>
                <w:bCs/>
                <w:color w:val="000000" w:themeColor="text1"/>
                <w:sz w:val="22"/>
                <w:szCs w:val="22"/>
              </w:rPr>
              <w:t>Control vs Short-Term English Exposure, Null vs Overt (Role=Subject)</w:t>
            </w:r>
          </w:p>
        </w:tc>
        <w:tc>
          <w:tcPr>
            <w:tcW w:w="1134" w:type="dxa"/>
          </w:tcPr>
          <w:p w14:paraId="59AB0AF9"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-0.84</w:t>
            </w:r>
          </w:p>
        </w:tc>
        <w:tc>
          <w:tcPr>
            <w:tcW w:w="1418" w:type="dxa"/>
          </w:tcPr>
          <w:p w14:paraId="11D0E5A0"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[-1.54, -0.16]</w:t>
            </w:r>
          </w:p>
        </w:tc>
        <w:tc>
          <w:tcPr>
            <w:tcW w:w="992" w:type="dxa"/>
          </w:tcPr>
          <w:p w14:paraId="1605E592"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99</w:t>
            </w:r>
          </w:p>
        </w:tc>
      </w:tr>
      <w:tr w:rsidR="00946184" w:rsidRPr="00921BEB" w14:paraId="32675421" w14:textId="77777777" w:rsidTr="00921BEB">
        <w:tc>
          <w:tcPr>
            <w:tcW w:w="5812" w:type="dxa"/>
          </w:tcPr>
          <w:p w14:paraId="1C427D9F" w14:textId="77777777" w:rsidR="00946184" w:rsidRPr="00921BEB" w:rsidRDefault="00946184" w:rsidP="00921BEB">
            <w:pPr>
              <w:spacing w:line="360" w:lineRule="auto"/>
              <w:rPr>
                <w:rFonts w:ascii="Times New Roman" w:hAnsi="Times New Roman" w:cs="Times New Roman"/>
                <w:color w:val="000000" w:themeColor="text1"/>
                <w:sz w:val="22"/>
                <w:szCs w:val="22"/>
              </w:rPr>
            </w:pPr>
            <w:r w:rsidRPr="00AB3DAE">
              <w:rPr>
                <w:rFonts w:ascii="Times New Roman" w:hAnsi="Times New Roman" w:cs="Times New Roman"/>
                <w:color w:val="000000" w:themeColor="text1"/>
                <w:sz w:val="22"/>
                <w:szCs w:val="22"/>
              </w:rPr>
              <w:t xml:space="preserve">Control vs Short-Term English Exposure, Overt vs NP </w:t>
            </w:r>
            <w:r w:rsidRPr="00921BEB">
              <w:rPr>
                <w:rFonts w:ascii="Times New Roman" w:hAnsi="Times New Roman" w:cs="Times New Roman"/>
                <w:color w:val="000000" w:themeColor="text1"/>
                <w:sz w:val="22"/>
                <w:szCs w:val="22"/>
              </w:rPr>
              <w:t>(Role=Subject)</w:t>
            </w:r>
          </w:p>
        </w:tc>
        <w:tc>
          <w:tcPr>
            <w:tcW w:w="1134" w:type="dxa"/>
          </w:tcPr>
          <w:p w14:paraId="3DDA079E"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0.43</w:t>
            </w:r>
          </w:p>
        </w:tc>
        <w:tc>
          <w:tcPr>
            <w:tcW w:w="1418" w:type="dxa"/>
          </w:tcPr>
          <w:p w14:paraId="7062FD7B"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[-0.18, 1.04]</w:t>
            </w:r>
          </w:p>
        </w:tc>
        <w:tc>
          <w:tcPr>
            <w:tcW w:w="992" w:type="dxa"/>
          </w:tcPr>
          <w:p w14:paraId="20A343A8"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91</w:t>
            </w:r>
          </w:p>
        </w:tc>
      </w:tr>
      <w:tr w:rsidR="00946184" w:rsidRPr="00921BEB" w14:paraId="18A1A69F" w14:textId="77777777" w:rsidTr="00921BEB">
        <w:tc>
          <w:tcPr>
            <w:tcW w:w="5812" w:type="dxa"/>
          </w:tcPr>
          <w:p w14:paraId="4113567F" w14:textId="77777777" w:rsidR="00946184" w:rsidRPr="00921BEB" w:rsidRDefault="00946184" w:rsidP="00921BEB">
            <w:pPr>
              <w:spacing w:line="360" w:lineRule="auto"/>
              <w:rPr>
                <w:rFonts w:ascii="Times New Roman" w:hAnsi="Times New Roman" w:cs="Times New Roman"/>
                <w:color w:val="000000" w:themeColor="text1"/>
                <w:sz w:val="22"/>
                <w:szCs w:val="22"/>
              </w:rPr>
            </w:pPr>
            <w:r w:rsidRPr="00AB3DAE">
              <w:rPr>
                <w:rFonts w:ascii="Times New Roman" w:hAnsi="Times New Roman" w:cs="Times New Roman"/>
                <w:color w:val="000000" w:themeColor="text1"/>
                <w:sz w:val="22"/>
                <w:szCs w:val="22"/>
              </w:rPr>
              <w:t>Long-Term English Exposure vs Short-Term English Exposure, Null vs Overt (Role=Subject)</w:t>
            </w:r>
          </w:p>
        </w:tc>
        <w:tc>
          <w:tcPr>
            <w:tcW w:w="1134" w:type="dxa"/>
          </w:tcPr>
          <w:p w14:paraId="1DEA1E2E"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0.10</w:t>
            </w:r>
          </w:p>
        </w:tc>
        <w:tc>
          <w:tcPr>
            <w:tcW w:w="1418" w:type="dxa"/>
          </w:tcPr>
          <w:p w14:paraId="39948E99"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[-0.56, 0.79]</w:t>
            </w:r>
          </w:p>
        </w:tc>
        <w:tc>
          <w:tcPr>
            <w:tcW w:w="992" w:type="dxa"/>
          </w:tcPr>
          <w:p w14:paraId="132F4CCA"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61</w:t>
            </w:r>
          </w:p>
        </w:tc>
      </w:tr>
      <w:tr w:rsidR="00946184" w:rsidRPr="00921BEB" w14:paraId="647B255F" w14:textId="77777777" w:rsidTr="00921BEB">
        <w:tc>
          <w:tcPr>
            <w:tcW w:w="5812" w:type="dxa"/>
          </w:tcPr>
          <w:p w14:paraId="0C81CEF2" w14:textId="77777777" w:rsidR="00946184" w:rsidRPr="00921BEB" w:rsidRDefault="00946184" w:rsidP="00921BEB">
            <w:pPr>
              <w:spacing w:line="360" w:lineRule="auto"/>
              <w:rPr>
                <w:rFonts w:ascii="Times New Roman" w:hAnsi="Times New Roman" w:cs="Times New Roman"/>
                <w:b/>
                <w:bCs/>
                <w:color w:val="000000" w:themeColor="text1"/>
                <w:sz w:val="22"/>
                <w:szCs w:val="22"/>
              </w:rPr>
            </w:pPr>
            <w:r w:rsidRPr="00AB3DAE">
              <w:rPr>
                <w:rFonts w:ascii="Times New Roman" w:hAnsi="Times New Roman" w:cs="Times New Roman"/>
                <w:b/>
                <w:bCs/>
                <w:color w:val="000000" w:themeColor="text1"/>
                <w:sz w:val="22"/>
                <w:szCs w:val="22"/>
              </w:rPr>
              <w:t>Long-Term English Exposure vs Short-Term English Exposure, Overt vs NP (Role=Subject)</w:t>
            </w:r>
          </w:p>
        </w:tc>
        <w:tc>
          <w:tcPr>
            <w:tcW w:w="1134" w:type="dxa"/>
          </w:tcPr>
          <w:p w14:paraId="6AECE1B1"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0.63</w:t>
            </w:r>
          </w:p>
        </w:tc>
        <w:tc>
          <w:tcPr>
            <w:tcW w:w="1418" w:type="dxa"/>
          </w:tcPr>
          <w:p w14:paraId="1C9B43F5"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[0.05, 1.21]</w:t>
            </w:r>
          </w:p>
        </w:tc>
        <w:tc>
          <w:tcPr>
            <w:tcW w:w="992" w:type="dxa"/>
          </w:tcPr>
          <w:p w14:paraId="0B8ABCD6" w14:textId="77777777" w:rsidR="00946184" w:rsidRPr="00921BEB" w:rsidRDefault="00946184" w:rsidP="00921BEB">
            <w:pPr>
              <w:spacing w:line="360" w:lineRule="auto"/>
              <w:jc w:val="both"/>
              <w:rPr>
                <w:rFonts w:ascii="Times New Roman" w:hAnsi="Times New Roman" w:cs="Times New Roman"/>
                <w:b/>
                <w:bCs/>
                <w:color w:val="000000" w:themeColor="text1"/>
                <w:sz w:val="22"/>
                <w:szCs w:val="22"/>
              </w:rPr>
            </w:pPr>
            <w:r w:rsidRPr="00921BEB">
              <w:rPr>
                <w:rFonts w:ascii="Times New Roman" w:hAnsi="Times New Roman" w:cs="Times New Roman"/>
                <w:b/>
                <w:bCs/>
                <w:color w:val="000000" w:themeColor="text1"/>
                <w:sz w:val="22"/>
                <w:szCs w:val="22"/>
              </w:rPr>
              <w:t>98</w:t>
            </w:r>
          </w:p>
        </w:tc>
      </w:tr>
      <w:tr w:rsidR="00946184" w:rsidRPr="00921BEB" w14:paraId="437453AE" w14:textId="77777777" w:rsidTr="00921BEB">
        <w:trPr>
          <w:trHeight w:val="239"/>
        </w:trPr>
        <w:tc>
          <w:tcPr>
            <w:tcW w:w="5812" w:type="dxa"/>
          </w:tcPr>
          <w:p w14:paraId="6355A03A" w14:textId="77777777" w:rsidR="00946184" w:rsidRPr="00921BEB" w:rsidRDefault="00946184" w:rsidP="00921BEB">
            <w:pPr>
              <w:spacing w:line="360" w:lineRule="auto"/>
              <w:rPr>
                <w:rFonts w:ascii="Times New Roman" w:hAnsi="Times New Roman" w:cs="Times New Roman"/>
                <w:color w:val="000000" w:themeColor="text1"/>
                <w:sz w:val="22"/>
                <w:szCs w:val="22"/>
              </w:rPr>
            </w:pPr>
            <w:r w:rsidRPr="00AB3DAE">
              <w:rPr>
                <w:rFonts w:ascii="Times New Roman" w:hAnsi="Times New Roman" w:cs="Times New Roman"/>
                <w:color w:val="000000" w:themeColor="text1"/>
                <w:sz w:val="22"/>
                <w:szCs w:val="22"/>
              </w:rPr>
              <w:t>Role = Non-subject * Short-Term English Exposure, Null vs Overt</w:t>
            </w:r>
          </w:p>
        </w:tc>
        <w:tc>
          <w:tcPr>
            <w:tcW w:w="1134" w:type="dxa"/>
          </w:tcPr>
          <w:p w14:paraId="66F0AE6E"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-0.39</w:t>
            </w:r>
          </w:p>
        </w:tc>
        <w:tc>
          <w:tcPr>
            <w:tcW w:w="1418" w:type="dxa"/>
          </w:tcPr>
          <w:p w14:paraId="3A60983D"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[-2.13, 1.32]</w:t>
            </w:r>
          </w:p>
        </w:tc>
        <w:tc>
          <w:tcPr>
            <w:tcW w:w="992" w:type="dxa"/>
          </w:tcPr>
          <w:p w14:paraId="26BD33AE"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67</w:t>
            </w:r>
          </w:p>
        </w:tc>
      </w:tr>
      <w:tr w:rsidR="00946184" w:rsidRPr="00921BEB" w14:paraId="56AA0975" w14:textId="77777777" w:rsidTr="00921BEB">
        <w:tc>
          <w:tcPr>
            <w:tcW w:w="5812" w:type="dxa"/>
          </w:tcPr>
          <w:p w14:paraId="60BB2043" w14:textId="77777777" w:rsidR="00946184" w:rsidRPr="00921BEB" w:rsidRDefault="00946184" w:rsidP="00921BEB">
            <w:pPr>
              <w:spacing w:line="360" w:lineRule="auto"/>
              <w:rPr>
                <w:rFonts w:ascii="Times New Roman" w:hAnsi="Times New Roman" w:cs="Times New Roman"/>
                <w:color w:val="000000" w:themeColor="text1"/>
                <w:sz w:val="22"/>
                <w:szCs w:val="22"/>
              </w:rPr>
            </w:pPr>
            <w:r w:rsidRPr="00AB3DAE">
              <w:rPr>
                <w:rFonts w:ascii="Times New Roman" w:hAnsi="Times New Roman" w:cs="Times New Roman"/>
                <w:color w:val="000000" w:themeColor="text1"/>
                <w:sz w:val="22"/>
                <w:szCs w:val="22"/>
              </w:rPr>
              <w:t>Role = Non-subject * Short-Term English Exposure, Overt vs NP</w:t>
            </w:r>
          </w:p>
        </w:tc>
        <w:tc>
          <w:tcPr>
            <w:tcW w:w="1134" w:type="dxa"/>
          </w:tcPr>
          <w:p w14:paraId="05D19351"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0.99</w:t>
            </w:r>
          </w:p>
        </w:tc>
        <w:tc>
          <w:tcPr>
            <w:tcW w:w="1418" w:type="dxa"/>
          </w:tcPr>
          <w:p w14:paraId="540D5042"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[-0.43, 2.55]</w:t>
            </w:r>
          </w:p>
        </w:tc>
        <w:tc>
          <w:tcPr>
            <w:tcW w:w="992" w:type="dxa"/>
          </w:tcPr>
          <w:p w14:paraId="1DCCD8E8"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91</w:t>
            </w:r>
          </w:p>
        </w:tc>
      </w:tr>
      <w:tr w:rsidR="00946184" w:rsidRPr="00921BEB" w14:paraId="1DA108AB" w14:textId="77777777" w:rsidTr="00921BEB">
        <w:tc>
          <w:tcPr>
            <w:tcW w:w="5812" w:type="dxa"/>
          </w:tcPr>
          <w:p w14:paraId="5439AACA" w14:textId="77777777" w:rsidR="00946184" w:rsidRPr="00921BEB" w:rsidRDefault="00946184" w:rsidP="00921BEB">
            <w:pPr>
              <w:spacing w:line="360" w:lineRule="auto"/>
              <w:rPr>
                <w:rFonts w:ascii="Times New Roman" w:hAnsi="Times New Roman" w:cs="Times New Roman"/>
                <w:color w:val="000000" w:themeColor="text1"/>
                <w:sz w:val="22"/>
                <w:szCs w:val="22"/>
              </w:rPr>
            </w:pPr>
            <w:r w:rsidRPr="00AB3DAE">
              <w:rPr>
                <w:rFonts w:ascii="Times New Roman" w:hAnsi="Times New Roman" w:cs="Times New Roman"/>
                <w:color w:val="000000" w:themeColor="text1"/>
                <w:sz w:val="22"/>
                <w:szCs w:val="22"/>
              </w:rPr>
              <w:t>Role = Non-subject * Long-Term English Exposure, Null vs Overt</w:t>
            </w:r>
          </w:p>
        </w:tc>
        <w:tc>
          <w:tcPr>
            <w:tcW w:w="1134" w:type="dxa"/>
          </w:tcPr>
          <w:p w14:paraId="4359E6B1"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0.31</w:t>
            </w:r>
          </w:p>
        </w:tc>
        <w:tc>
          <w:tcPr>
            <w:tcW w:w="1418" w:type="dxa"/>
          </w:tcPr>
          <w:p w14:paraId="6AF3EFF0"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[-1.25, 1.98]</w:t>
            </w:r>
          </w:p>
        </w:tc>
        <w:tc>
          <w:tcPr>
            <w:tcW w:w="992" w:type="dxa"/>
          </w:tcPr>
          <w:p w14:paraId="2B48A9A6"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64</w:t>
            </w:r>
          </w:p>
        </w:tc>
      </w:tr>
      <w:tr w:rsidR="00946184" w:rsidRPr="00921BEB" w14:paraId="56B48E53" w14:textId="77777777" w:rsidTr="00921BEB">
        <w:tc>
          <w:tcPr>
            <w:tcW w:w="5812" w:type="dxa"/>
          </w:tcPr>
          <w:p w14:paraId="45D646E9" w14:textId="77777777" w:rsidR="00946184" w:rsidRPr="00921BEB" w:rsidRDefault="00946184" w:rsidP="00921BEB">
            <w:pPr>
              <w:spacing w:line="360" w:lineRule="auto"/>
              <w:rPr>
                <w:rFonts w:ascii="Times New Roman" w:hAnsi="Times New Roman" w:cs="Times New Roman"/>
                <w:color w:val="000000" w:themeColor="text1"/>
                <w:sz w:val="22"/>
                <w:szCs w:val="22"/>
              </w:rPr>
            </w:pPr>
            <w:r w:rsidRPr="00AB3DAE">
              <w:rPr>
                <w:rFonts w:ascii="Times New Roman" w:hAnsi="Times New Roman" w:cs="Times New Roman"/>
                <w:color w:val="000000" w:themeColor="text1"/>
                <w:sz w:val="22"/>
                <w:szCs w:val="22"/>
              </w:rPr>
              <w:t>Role = Non-subject * Short-Term English Exposure, Overt vs NP</w:t>
            </w:r>
          </w:p>
        </w:tc>
        <w:tc>
          <w:tcPr>
            <w:tcW w:w="1134" w:type="dxa"/>
          </w:tcPr>
          <w:p w14:paraId="486B3ABA"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-0.28</w:t>
            </w:r>
          </w:p>
        </w:tc>
        <w:tc>
          <w:tcPr>
            <w:tcW w:w="1418" w:type="dxa"/>
          </w:tcPr>
          <w:p w14:paraId="54B8C27E"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[-1.41, 0.88]</w:t>
            </w:r>
          </w:p>
        </w:tc>
        <w:tc>
          <w:tcPr>
            <w:tcW w:w="992" w:type="dxa"/>
          </w:tcPr>
          <w:p w14:paraId="4F0A3C35" w14:textId="77777777" w:rsidR="00946184" w:rsidRPr="00921BEB" w:rsidRDefault="00946184" w:rsidP="00921BEB">
            <w:pPr>
              <w:spacing w:line="360" w:lineRule="auto"/>
              <w:jc w:val="both"/>
              <w:rPr>
                <w:rFonts w:ascii="Times New Roman" w:hAnsi="Times New Roman" w:cs="Times New Roman"/>
                <w:color w:val="000000" w:themeColor="text1"/>
                <w:sz w:val="22"/>
                <w:szCs w:val="22"/>
              </w:rPr>
            </w:pPr>
            <w:r w:rsidRPr="00921BEB">
              <w:rPr>
                <w:rFonts w:ascii="Times New Roman" w:hAnsi="Times New Roman" w:cs="Times New Roman"/>
                <w:color w:val="000000" w:themeColor="text1"/>
                <w:sz w:val="22"/>
                <w:szCs w:val="22"/>
              </w:rPr>
              <w:t>69</w:t>
            </w:r>
          </w:p>
        </w:tc>
      </w:tr>
    </w:tbl>
    <w:p w14:paraId="67C4F485" w14:textId="77777777" w:rsidR="00946184" w:rsidRPr="00921BEB" w:rsidRDefault="00946184" w:rsidP="00946184">
      <w:pPr>
        <w:rPr>
          <w:rFonts w:ascii="Times New Roman" w:hAnsi="Times New Roman" w:cs="Times New Roman"/>
          <w:b/>
          <w:bCs/>
          <w:sz w:val="22"/>
          <w:szCs w:val="22"/>
        </w:rPr>
      </w:pPr>
    </w:p>
    <w:p w14:paraId="09E58183" w14:textId="46033750" w:rsidR="00946184" w:rsidRDefault="00946184" w:rsidP="00946184">
      <w:pPr>
        <w:rPr>
          <w:rFonts w:ascii="Times New Roman" w:hAnsi="Times New Roman" w:cs="Times New Roman"/>
          <w:b/>
          <w:bCs/>
          <w:sz w:val="28"/>
          <w:szCs w:val="28"/>
        </w:rPr>
      </w:pPr>
    </w:p>
    <w:p w14:paraId="046DE41D" w14:textId="06D4DD2B" w:rsidR="00946184" w:rsidRDefault="00946184" w:rsidP="00946184">
      <w:pPr>
        <w:rPr>
          <w:rFonts w:ascii="Times New Roman" w:hAnsi="Times New Roman" w:cs="Times New Roman"/>
          <w:b/>
          <w:bCs/>
          <w:sz w:val="28"/>
          <w:szCs w:val="28"/>
        </w:rPr>
      </w:pPr>
    </w:p>
    <w:p w14:paraId="107D0BF5" w14:textId="28406E21" w:rsidR="00946184" w:rsidRDefault="00946184" w:rsidP="00946184">
      <w:pPr>
        <w:rPr>
          <w:rFonts w:ascii="Times New Roman" w:hAnsi="Times New Roman" w:cs="Times New Roman"/>
          <w:b/>
          <w:bCs/>
          <w:sz w:val="28"/>
          <w:szCs w:val="28"/>
        </w:rPr>
      </w:pPr>
    </w:p>
    <w:p w14:paraId="4ACD9D56" w14:textId="4D19D2AB" w:rsidR="00946184" w:rsidRDefault="00946184" w:rsidP="00946184">
      <w:pPr>
        <w:rPr>
          <w:rFonts w:ascii="Times New Roman" w:hAnsi="Times New Roman" w:cs="Times New Roman"/>
          <w:b/>
          <w:bCs/>
          <w:sz w:val="28"/>
          <w:szCs w:val="28"/>
        </w:rPr>
      </w:pPr>
    </w:p>
    <w:tbl>
      <w:tblPr>
        <w:tblStyle w:val="TableGrid"/>
        <w:tblW w:w="9356" w:type="dxa"/>
        <w:tblLook w:val="04A0" w:firstRow="1" w:lastRow="0" w:firstColumn="1" w:lastColumn="0" w:noHBand="0" w:noVBand="1"/>
      </w:tblPr>
      <w:tblGrid>
        <w:gridCol w:w="5805"/>
        <w:gridCol w:w="1141"/>
        <w:gridCol w:w="1418"/>
        <w:gridCol w:w="992"/>
      </w:tblGrid>
      <w:tr w:rsidR="00946184" w:rsidRPr="00FE51CA" w14:paraId="2724282C" w14:textId="77777777" w:rsidTr="00921BEB">
        <w:tc>
          <w:tcPr>
            <w:tcW w:w="9356" w:type="dxa"/>
            <w:gridSpan w:val="4"/>
            <w:tcBorders>
              <w:top w:val="nil"/>
              <w:left w:val="nil"/>
              <w:bottom w:val="nil"/>
              <w:right w:val="nil"/>
            </w:tcBorders>
          </w:tcPr>
          <w:p w14:paraId="1BB5C3C5" w14:textId="49FA8A25" w:rsidR="00946184" w:rsidRPr="00FE51CA" w:rsidRDefault="00946184" w:rsidP="00921BEB">
            <w:pPr>
              <w:spacing w:line="360" w:lineRule="auto"/>
              <w:jc w:val="both"/>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 xml:space="preserve">Table </w:t>
            </w:r>
            <w:r>
              <w:rPr>
                <w:rFonts w:ascii="Times New Roman" w:hAnsi="Times New Roman" w:cs="Times New Roman"/>
                <w:b/>
                <w:bCs/>
                <w:color w:val="000000" w:themeColor="text1"/>
                <w:sz w:val="22"/>
                <w:szCs w:val="22"/>
              </w:rPr>
              <w:t>4</w:t>
            </w:r>
            <w:r w:rsidRPr="00FE51CA">
              <w:rPr>
                <w:rFonts w:ascii="Times New Roman" w:hAnsi="Times New Roman" w:cs="Times New Roman"/>
                <w:b/>
                <w:bCs/>
                <w:color w:val="000000" w:themeColor="text1"/>
                <w:sz w:val="22"/>
                <w:szCs w:val="22"/>
              </w:rPr>
              <w:t>:</w:t>
            </w:r>
            <w:r w:rsidRPr="00FE51CA">
              <w:rPr>
                <w:rFonts w:ascii="Times New Roman" w:hAnsi="Times New Roman" w:cs="Times New Roman"/>
                <w:color w:val="000000" w:themeColor="text1"/>
                <w:sz w:val="22"/>
                <w:szCs w:val="22"/>
              </w:rPr>
              <w:t xml:space="preserve"> The outputs of </w:t>
            </w:r>
            <w:r>
              <w:rPr>
                <w:rFonts w:ascii="Times New Roman" w:hAnsi="Times New Roman" w:cs="Times New Roman"/>
                <w:color w:val="000000" w:themeColor="text1"/>
                <w:sz w:val="22"/>
                <w:szCs w:val="22"/>
              </w:rPr>
              <w:t xml:space="preserve">the </w:t>
            </w:r>
            <w:r w:rsidRPr="00FE51CA">
              <w:rPr>
                <w:rFonts w:ascii="Times New Roman" w:hAnsi="Times New Roman" w:cs="Times New Roman"/>
                <w:color w:val="000000" w:themeColor="text1"/>
                <w:sz w:val="22"/>
                <w:szCs w:val="22"/>
              </w:rPr>
              <w:t xml:space="preserve">Bayesian model for effects involving Group in the </w:t>
            </w:r>
            <w:r>
              <w:rPr>
                <w:rFonts w:ascii="Times New Roman" w:hAnsi="Times New Roman" w:cs="Times New Roman"/>
                <w:color w:val="000000" w:themeColor="text1"/>
                <w:sz w:val="22"/>
                <w:szCs w:val="22"/>
              </w:rPr>
              <w:t>one</w:t>
            </w:r>
            <w:r w:rsidRPr="00FE51CA">
              <w:rPr>
                <w:rFonts w:ascii="Times New Roman" w:hAnsi="Times New Roman" w:cs="Times New Roman"/>
                <w:color w:val="000000" w:themeColor="text1"/>
                <w:sz w:val="22"/>
                <w:szCs w:val="22"/>
              </w:rPr>
              <w:t xml:space="preserve">-character condition. </w:t>
            </w:r>
            <w:r w:rsidRPr="00A679C6">
              <w:rPr>
                <w:rFonts w:ascii="Times New Roman" w:hAnsi="Times New Roman" w:cs="Times New Roman"/>
                <w:color w:val="000000" w:themeColor="text1"/>
                <w:sz w:val="22"/>
                <w:szCs w:val="22"/>
              </w:rPr>
              <w:t>For Intercept, positive values indicate a preference for the less explicit form (listed on the right), whereas negative values indicate a preference for the more explicit form (listed on the left). For the remaining effects,</w:t>
            </w:r>
            <w:r w:rsidR="00961064">
              <w:rPr>
                <w:rFonts w:ascii="Times New Roman" w:hAnsi="Times New Roman" w:cs="Times New Roman"/>
                <w:color w:val="000000" w:themeColor="text1"/>
                <w:sz w:val="22"/>
                <w:szCs w:val="22"/>
              </w:rPr>
              <w:t xml:space="preserve"> </w:t>
            </w:r>
            <w:r w:rsidR="00961064" w:rsidRPr="00946184">
              <w:rPr>
                <w:rFonts w:ascii="Times New Roman" w:hAnsi="Times New Roman" w:cs="Times New Roman"/>
                <w:color w:val="000000" w:themeColor="text1"/>
                <w:sz w:val="22"/>
                <w:szCs w:val="22"/>
              </w:rPr>
              <w:t>it is the opposite (positive values indicate a preference for the more explicit form, listed on the right)</w:t>
            </w:r>
            <w:r w:rsidRPr="00A679C6">
              <w:rPr>
                <w:rFonts w:ascii="Times New Roman" w:hAnsi="Times New Roman" w:cs="Times New Roman"/>
                <w:color w:val="000000" w:themeColor="text1"/>
                <w:sz w:val="22"/>
                <w:szCs w:val="22"/>
              </w:rPr>
              <w:t xml:space="preserve">. </w:t>
            </w:r>
            <w:r w:rsidRPr="00C02D94">
              <w:rPr>
                <w:rFonts w:ascii="Times New Roman" w:hAnsi="Times New Roman" w:cs="Times New Roman"/>
                <w:b/>
                <w:bCs/>
                <w:color w:val="000000" w:themeColor="text1"/>
                <w:sz w:val="22"/>
                <w:szCs w:val="22"/>
              </w:rPr>
              <w:t>Group = Short-Term English Exposure group</w:t>
            </w:r>
            <w:r>
              <w:rPr>
                <w:rFonts w:ascii="Times New Roman" w:hAnsi="Times New Roman" w:cs="Times New Roman"/>
                <w:color w:val="000000" w:themeColor="text1"/>
                <w:sz w:val="22"/>
                <w:szCs w:val="22"/>
              </w:rPr>
              <w:t xml:space="preserve"> </w:t>
            </w:r>
            <w:r w:rsidRPr="00FE51CA">
              <w:rPr>
                <w:rFonts w:ascii="Times New Roman" w:hAnsi="Times New Roman" w:cs="Times New Roman"/>
                <w:color w:val="000000" w:themeColor="text1"/>
                <w:sz w:val="22"/>
                <w:szCs w:val="22"/>
              </w:rPr>
              <w:t>w</w:t>
            </w:r>
            <w:r>
              <w:rPr>
                <w:rFonts w:ascii="Times New Roman" w:hAnsi="Times New Roman" w:cs="Times New Roman"/>
                <w:color w:val="000000" w:themeColor="text1"/>
                <w:sz w:val="22"/>
                <w:szCs w:val="22"/>
              </w:rPr>
              <w:t xml:space="preserve">as </w:t>
            </w:r>
            <w:r w:rsidRPr="00FE51CA">
              <w:rPr>
                <w:rFonts w:ascii="Times New Roman" w:hAnsi="Times New Roman" w:cs="Times New Roman"/>
                <w:color w:val="000000" w:themeColor="text1"/>
                <w:sz w:val="22"/>
                <w:szCs w:val="22"/>
              </w:rPr>
              <w:t>set as</w:t>
            </w:r>
            <w:r>
              <w:rPr>
                <w:rFonts w:ascii="Times New Roman" w:hAnsi="Times New Roman" w:cs="Times New Roman"/>
                <w:color w:val="000000" w:themeColor="text1"/>
                <w:sz w:val="22"/>
                <w:szCs w:val="22"/>
              </w:rPr>
              <w:t xml:space="preserve"> the</w:t>
            </w:r>
            <w:r w:rsidRPr="00FE51CA">
              <w:rPr>
                <w:rFonts w:ascii="Times New Roman" w:hAnsi="Times New Roman" w:cs="Times New Roman"/>
                <w:color w:val="000000" w:themeColor="text1"/>
                <w:sz w:val="22"/>
                <w:szCs w:val="22"/>
              </w:rPr>
              <w:t xml:space="preserve"> reference level</w:t>
            </w:r>
            <w:r>
              <w:rPr>
                <w:rFonts w:ascii="Times New Roman" w:hAnsi="Times New Roman" w:cs="Times New Roman"/>
                <w:color w:val="000000" w:themeColor="text1"/>
                <w:sz w:val="22"/>
                <w:szCs w:val="22"/>
              </w:rPr>
              <w:t>s and was</w:t>
            </w:r>
            <w:r w:rsidRPr="00FE51CA">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dummy</w:t>
            </w:r>
            <w:r w:rsidRPr="00FE51CA">
              <w:rPr>
                <w:rFonts w:ascii="Times New Roman" w:hAnsi="Times New Roman" w:cs="Times New Roman"/>
                <w:color w:val="000000" w:themeColor="text1"/>
                <w:sz w:val="22"/>
                <w:szCs w:val="22"/>
              </w:rPr>
              <w:t xml:space="preserve"> coded</w:t>
            </w:r>
            <w:r>
              <w:rPr>
                <w:rFonts w:ascii="Times New Roman" w:hAnsi="Times New Roman" w:cs="Times New Roman"/>
                <w:color w:val="000000" w:themeColor="text1"/>
                <w:sz w:val="22"/>
                <w:szCs w:val="22"/>
              </w:rPr>
              <w:t>.</w:t>
            </w:r>
          </w:p>
        </w:tc>
      </w:tr>
      <w:tr w:rsidR="00946184" w:rsidRPr="00FE51CA" w14:paraId="58A10B10" w14:textId="77777777" w:rsidTr="00921BEB">
        <w:tc>
          <w:tcPr>
            <w:tcW w:w="5805" w:type="dxa"/>
          </w:tcPr>
          <w:p w14:paraId="3125DE07" w14:textId="77777777" w:rsidR="00946184" w:rsidRPr="00FE51CA" w:rsidRDefault="00946184" w:rsidP="00921BEB">
            <w:pPr>
              <w:spacing w:line="360" w:lineRule="auto"/>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Predictors</w:t>
            </w:r>
          </w:p>
        </w:tc>
        <w:tc>
          <w:tcPr>
            <w:tcW w:w="1141" w:type="dxa"/>
          </w:tcPr>
          <w:p w14:paraId="14C3754F"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Estimates</w:t>
            </w:r>
          </w:p>
        </w:tc>
        <w:tc>
          <w:tcPr>
            <w:tcW w:w="1418" w:type="dxa"/>
          </w:tcPr>
          <w:p w14:paraId="2978051C"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95% CrI</w:t>
            </w:r>
          </w:p>
        </w:tc>
        <w:tc>
          <w:tcPr>
            <w:tcW w:w="992" w:type="dxa"/>
          </w:tcPr>
          <w:p w14:paraId="7C68B97E" w14:textId="77777777" w:rsidR="00946184" w:rsidRPr="00FE51CA" w:rsidRDefault="00946184" w:rsidP="00921BEB">
            <w:pPr>
              <w:spacing w:line="360" w:lineRule="auto"/>
              <w:jc w:val="both"/>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PD (%)</w:t>
            </w:r>
          </w:p>
        </w:tc>
      </w:tr>
      <w:tr w:rsidR="00946184" w:rsidRPr="00FE51CA" w14:paraId="57C64453" w14:textId="77777777" w:rsidTr="00921BEB">
        <w:tc>
          <w:tcPr>
            <w:tcW w:w="5805" w:type="dxa"/>
          </w:tcPr>
          <w:p w14:paraId="35323B0E" w14:textId="73AC33FD" w:rsidR="00946184" w:rsidRPr="00136300" w:rsidRDefault="00946184" w:rsidP="00921BEB">
            <w:pPr>
              <w:spacing w:line="360" w:lineRule="auto"/>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Intercept, Overt vs Null (Short-Term English Exposure)</w:t>
            </w:r>
          </w:p>
        </w:tc>
        <w:tc>
          <w:tcPr>
            <w:tcW w:w="1141" w:type="dxa"/>
          </w:tcPr>
          <w:p w14:paraId="6310648C" w14:textId="77777777" w:rsidR="00946184" w:rsidRPr="00136300" w:rsidRDefault="00946184" w:rsidP="00921BEB">
            <w:pPr>
              <w:spacing w:line="360" w:lineRule="auto"/>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-0.71</w:t>
            </w:r>
          </w:p>
        </w:tc>
        <w:tc>
          <w:tcPr>
            <w:tcW w:w="1418" w:type="dxa"/>
          </w:tcPr>
          <w:p w14:paraId="06EE2E3F"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[-1.26, -0.20]</w:t>
            </w:r>
          </w:p>
        </w:tc>
        <w:tc>
          <w:tcPr>
            <w:tcW w:w="992" w:type="dxa"/>
          </w:tcPr>
          <w:p w14:paraId="7A70E320"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100</w:t>
            </w:r>
          </w:p>
        </w:tc>
      </w:tr>
      <w:tr w:rsidR="00946184" w:rsidRPr="00FE51CA" w14:paraId="043E688E" w14:textId="77777777" w:rsidTr="00921BEB">
        <w:tc>
          <w:tcPr>
            <w:tcW w:w="5805" w:type="dxa"/>
          </w:tcPr>
          <w:p w14:paraId="6C380E2C" w14:textId="623FF541" w:rsidR="00946184" w:rsidRPr="00136300" w:rsidRDefault="00946184" w:rsidP="00921BEB">
            <w:pPr>
              <w:spacing w:line="360" w:lineRule="auto"/>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 xml:space="preserve">Intercept NP vs Overt (Short-Term English Exposure) </w:t>
            </w:r>
          </w:p>
        </w:tc>
        <w:tc>
          <w:tcPr>
            <w:tcW w:w="1141" w:type="dxa"/>
          </w:tcPr>
          <w:p w14:paraId="3D84AF03"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3.40</w:t>
            </w:r>
          </w:p>
        </w:tc>
        <w:tc>
          <w:tcPr>
            <w:tcW w:w="1418" w:type="dxa"/>
          </w:tcPr>
          <w:p w14:paraId="263AD7D7"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[2.68, 4.06]</w:t>
            </w:r>
          </w:p>
        </w:tc>
        <w:tc>
          <w:tcPr>
            <w:tcW w:w="992" w:type="dxa"/>
          </w:tcPr>
          <w:p w14:paraId="3A770D1A"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100</w:t>
            </w:r>
          </w:p>
        </w:tc>
      </w:tr>
      <w:tr w:rsidR="00946184" w:rsidRPr="00FE51CA" w14:paraId="1247C9FB" w14:textId="77777777" w:rsidTr="00921BEB">
        <w:tc>
          <w:tcPr>
            <w:tcW w:w="5805" w:type="dxa"/>
          </w:tcPr>
          <w:p w14:paraId="693DB559" w14:textId="30536A38" w:rsidR="00946184" w:rsidRPr="00136300" w:rsidRDefault="00946184" w:rsidP="00921BEB">
            <w:pPr>
              <w:spacing w:line="360" w:lineRule="auto"/>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Control vs Short-Term English Exposure</w:t>
            </w:r>
            <w:ins w:id="29" w:author="Yajun Liu" w:date="2025-03-04T22:43:00Z">
              <w:r w:rsidR="00C46FF8">
                <w:rPr>
                  <w:rFonts w:ascii="Times New Roman" w:hAnsi="Times New Roman" w:cs="Times New Roman"/>
                  <w:b/>
                  <w:bCs/>
                  <w:color w:val="000000" w:themeColor="text1"/>
                  <w:sz w:val="22"/>
                  <w:szCs w:val="22"/>
                </w:rPr>
                <w:t>,</w:t>
              </w:r>
            </w:ins>
            <w:del w:id="30" w:author="Yajun Liu" w:date="2025-03-04T22:43:00Z">
              <w:r w:rsidRPr="00136300" w:rsidDel="00C46FF8">
                <w:rPr>
                  <w:rFonts w:ascii="Times New Roman" w:hAnsi="Times New Roman" w:cs="Times New Roman"/>
                  <w:b/>
                  <w:bCs/>
                  <w:color w:val="000000" w:themeColor="text1"/>
                  <w:sz w:val="22"/>
                  <w:szCs w:val="22"/>
                </w:rPr>
                <w:delText>:</w:delText>
              </w:r>
            </w:del>
            <w:r w:rsidRPr="00136300">
              <w:rPr>
                <w:rFonts w:ascii="Times New Roman" w:hAnsi="Times New Roman" w:cs="Times New Roman"/>
                <w:b/>
                <w:bCs/>
                <w:color w:val="000000" w:themeColor="text1"/>
                <w:sz w:val="22"/>
                <w:szCs w:val="22"/>
              </w:rPr>
              <w:t xml:space="preserve"> Null vs Overt </w:t>
            </w:r>
          </w:p>
        </w:tc>
        <w:tc>
          <w:tcPr>
            <w:tcW w:w="1141" w:type="dxa"/>
          </w:tcPr>
          <w:p w14:paraId="7F630626"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-0.73</w:t>
            </w:r>
          </w:p>
        </w:tc>
        <w:tc>
          <w:tcPr>
            <w:tcW w:w="1418" w:type="dxa"/>
          </w:tcPr>
          <w:p w14:paraId="14EFD273"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[-1.40, -0.06]</w:t>
            </w:r>
          </w:p>
        </w:tc>
        <w:tc>
          <w:tcPr>
            <w:tcW w:w="992" w:type="dxa"/>
          </w:tcPr>
          <w:p w14:paraId="4F6935F5" w14:textId="77777777" w:rsidR="00946184" w:rsidRPr="00136300" w:rsidRDefault="00946184" w:rsidP="00921BEB">
            <w:pPr>
              <w:spacing w:line="360" w:lineRule="auto"/>
              <w:jc w:val="both"/>
              <w:rPr>
                <w:rFonts w:ascii="Times New Roman" w:hAnsi="Times New Roman" w:cs="Times New Roman"/>
                <w:b/>
                <w:bCs/>
                <w:color w:val="000000" w:themeColor="text1"/>
                <w:sz w:val="22"/>
                <w:szCs w:val="22"/>
              </w:rPr>
            </w:pPr>
            <w:r w:rsidRPr="00136300">
              <w:rPr>
                <w:rFonts w:ascii="Times New Roman" w:hAnsi="Times New Roman" w:cs="Times New Roman"/>
                <w:b/>
                <w:bCs/>
                <w:color w:val="000000" w:themeColor="text1"/>
                <w:sz w:val="22"/>
                <w:szCs w:val="22"/>
              </w:rPr>
              <w:t>98</w:t>
            </w:r>
          </w:p>
        </w:tc>
      </w:tr>
      <w:tr w:rsidR="00946184" w:rsidRPr="00FE51CA" w14:paraId="4ED268CC" w14:textId="77777777" w:rsidTr="00921BEB">
        <w:tc>
          <w:tcPr>
            <w:tcW w:w="5805" w:type="dxa"/>
          </w:tcPr>
          <w:p w14:paraId="671C4AB8" w14:textId="0B1EC32F" w:rsidR="00946184" w:rsidRPr="00BA2877" w:rsidRDefault="00946184" w:rsidP="00921BEB">
            <w:pPr>
              <w:spacing w:line="360" w:lineRule="auto"/>
              <w:rPr>
                <w:rFonts w:ascii="Times New Roman" w:hAnsi="Times New Roman" w:cs="Times New Roman"/>
                <w:color w:val="000000" w:themeColor="text1"/>
                <w:sz w:val="22"/>
                <w:szCs w:val="22"/>
              </w:rPr>
            </w:pPr>
            <w:r w:rsidRPr="00BA2877">
              <w:rPr>
                <w:rFonts w:ascii="Times New Roman" w:hAnsi="Times New Roman" w:cs="Times New Roman"/>
                <w:color w:val="000000" w:themeColor="text1"/>
                <w:sz w:val="22"/>
                <w:szCs w:val="22"/>
              </w:rPr>
              <w:t>Control</w:t>
            </w:r>
            <w:r>
              <w:rPr>
                <w:rFonts w:ascii="Times New Roman" w:hAnsi="Times New Roman" w:cs="Times New Roman"/>
                <w:color w:val="000000" w:themeColor="text1"/>
                <w:sz w:val="22"/>
                <w:szCs w:val="22"/>
              </w:rPr>
              <w:t xml:space="preserve"> vs </w:t>
            </w:r>
            <w:r w:rsidRPr="00BA2877">
              <w:rPr>
                <w:rFonts w:ascii="Times New Roman" w:hAnsi="Times New Roman" w:cs="Times New Roman"/>
                <w:color w:val="000000" w:themeColor="text1"/>
                <w:sz w:val="22"/>
                <w:szCs w:val="22"/>
              </w:rPr>
              <w:t>Short-Term English Exposure</w:t>
            </w:r>
            <w:ins w:id="31" w:author="Yajun Liu" w:date="2025-03-04T22:43:00Z">
              <w:r w:rsidR="00C46FF8">
                <w:rPr>
                  <w:rFonts w:ascii="Times New Roman" w:hAnsi="Times New Roman" w:cs="Times New Roman"/>
                  <w:color w:val="000000" w:themeColor="text1"/>
                  <w:sz w:val="22"/>
                  <w:szCs w:val="22"/>
                </w:rPr>
                <w:t>,</w:t>
              </w:r>
            </w:ins>
            <w:del w:id="32" w:author="Yajun Liu" w:date="2025-03-04T22:43:00Z">
              <w:r w:rsidRPr="00BA2877" w:rsidDel="00C46FF8">
                <w:rPr>
                  <w:rFonts w:ascii="Times New Roman" w:hAnsi="Times New Roman" w:cs="Times New Roman"/>
                  <w:color w:val="000000" w:themeColor="text1"/>
                  <w:sz w:val="22"/>
                  <w:szCs w:val="22"/>
                </w:rPr>
                <w:delText>:</w:delText>
              </w:r>
            </w:del>
            <w:r w:rsidRPr="00BA2877">
              <w:rPr>
                <w:rFonts w:ascii="Times New Roman" w:hAnsi="Times New Roman" w:cs="Times New Roman"/>
                <w:color w:val="000000" w:themeColor="text1"/>
                <w:sz w:val="22"/>
                <w:szCs w:val="22"/>
              </w:rPr>
              <w:t xml:space="preserve"> </w:t>
            </w:r>
            <w:r>
              <w:rPr>
                <w:rFonts w:ascii="Times New Roman" w:hAnsi="Times New Roman" w:cs="Times New Roman"/>
                <w:color w:val="000000" w:themeColor="text1"/>
                <w:sz w:val="22"/>
                <w:szCs w:val="22"/>
              </w:rPr>
              <w:t>Overt vs NP</w:t>
            </w:r>
          </w:p>
        </w:tc>
        <w:tc>
          <w:tcPr>
            <w:tcW w:w="1141" w:type="dxa"/>
          </w:tcPr>
          <w:p w14:paraId="436B58F3"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0.35</w:t>
            </w:r>
          </w:p>
        </w:tc>
        <w:tc>
          <w:tcPr>
            <w:tcW w:w="1418" w:type="dxa"/>
          </w:tcPr>
          <w:p w14:paraId="08402F88"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-0.45, 1.18</w:t>
            </w:r>
            <w:r w:rsidRPr="00966B61">
              <w:rPr>
                <w:rFonts w:ascii="Times New Roman" w:hAnsi="Times New Roman" w:cs="Times New Roman"/>
                <w:color w:val="000000" w:themeColor="text1"/>
                <w:sz w:val="22"/>
                <w:szCs w:val="22"/>
              </w:rPr>
              <w:t>]</w:t>
            </w:r>
          </w:p>
        </w:tc>
        <w:tc>
          <w:tcPr>
            <w:tcW w:w="992" w:type="dxa"/>
          </w:tcPr>
          <w:p w14:paraId="216C324D"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80</w:t>
            </w:r>
          </w:p>
        </w:tc>
      </w:tr>
      <w:tr w:rsidR="00946184" w:rsidRPr="00FE51CA" w14:paraId="62BF4CAD" w14:textId="77777777" w:rsidTr="00921BEB">
        <w:tc>
          <w:tcPr>
            <w:tcW w:w="5805" w:type="dxa"/>
          </w:tcPr>
          <w:p w14:paraId="790B361E" w14:textId="36329793" w:rsidR="00946184" w:rsidRPr="00136300" w:rsidRDefault="00946184" w:rsidP="00921BEB">
            <w:pPr>
              <w:spacing w:line="360" w:lineRule="auto"/>
              <w:rPr>
                <w:rFonts w:ascii="Times New Roman" w:hAnsi="Times New Roman" w:cs="Times New Roman"/>
                <w:color w:val="000000" w:themeColor="text1"/>
                <w:sz w:val="22"/>
                <w:szCs w:val="22"/>
              </w:rPr>
            </w:pPr>
            <w:r w:rsidRPr="00136300">
              <w:rPr>
                <w:rFonts w:ascii="Times New Roman" w:hAnsi="Times New Roman" w:cs="Times New Roman"/>
                <w:color w:val="000000" w:themeColor="text1"/>
                <w:sz w:val="22"/>
                <w:szCs w:val="22"/>
              </w:rPr>
              <w:t>Long-Term English Exposure vs Short-Term English Exposure</w:t>
            </w:r>
            <w:ins w:id="33" w:author="Yajun Liu" w:date="2025-03-04T22:43:00Z">
              <w:r w:rsidR="00C46FF8">
                <w:rPr>
                  <w:rFonts w:ascii="Times New Roman" w:hAnsi="Times New Roman" w:cs="Times New Roman"/>
                  <w:color w:val="000000" w:themeColor="text1"/>
                  <w:sz w:val="22"/>
                  <w:szCs w:val="22"/>
                </w:rPr>
                <w:t>,</w:t>
              </w:r>
            </w:ins>
            <w:del w:id="34" w:author="Yajun Liu" w:date="2025-03-04T22:43:00Z">
              <w:r w:rsidRPr="00136300" w:rsidDel="00C46FF8">
                <w:rPr>
                  <w:rFonts w:ascii="Times New Roman" w:hAnsi="Times New Roman" w:cs="Times New Roman"/>
                  <w:color w:val="000000" w:themeColor="text1"/>
                  <w:sz w:val="22"/>
                  <w:szCs w:val="22"/>
                </w:rPr>
                <w:delText>:</w:delText>
              </w:r>
            </w:del>
            <w:r w:rsidRPr="00136300">
              <w:rPr>
                <w:rFonts w:ascii="Times New Roman" w:hAnsi="Times New Roman" w:cs="Times New Roman"/>
                <w:color w:val="000000" w:themeColor="text1"/>
                <w:sz w:val="22"/>
                <w:szCs w:val="22"/>
              </w:rPr>
              <w:t xml:space="preserve"> Null vs Overt</w:t>
            </w:r>
          </w:p>
        </w:tc>
        <w:tc>
          <w:tcPr>
            <w:tcW w:w="1141" w:type="dxa"/>
          </w:tcPr>
          <w:p w14:paraId="3E281F33" w14:textId="77777777" w:rsidR="00946184" w:rsidRPr="00136300" w:rsidRDefault="00946184" w:rsidP="00921BEB">
            <w:pPr>
              <w:spacing w:line="360" w:lineRule="auto"/>
              <w:jc w:val="both"/>
              <w:rPr>
                <w:rFonts w:ascii="Times New Roman" w:hAnsi="Times New Roman" w:cs="Times New Roman"/>
                <w:color w:val="000000" w:themeColor="text1"/>
                <w:sz w:val="22"/>
                <w:szCs w:val="22"/>
              </w:rPr>
            </w:pPr>
            <w:r w:rsidRPr="00136300">
              <w:rPr>
                <w:rFonts w:ascii="Times New Roman" w:hAnsi="Times New Roman" w:cs="Times New Roman"/>
                <w:color w:val="000000" w:themeColor="text1"/>
                <w:sz w:val="22"/>
                <w:szCs w:val="22"/>
              </w:rPr>
              <w:t>0.38</w:t>
            </w:r>
          </w:p>
        </w:tc>
        <w:tc>
          <w:tcPr>
            <w:tcW w:w="1418" w:type="dxa"/>
          </w:tcPr>
          <w:p w14:paraId="2441BC93" w14:textId="77777777" w:rsidR="00946184" w:rsidRPr="00136300" w:rsidRDefault="00946184" w:rsidP="00921BEB">
            <w:pPr>
              <w:spacing w:line="360" w:lineRule="auto"/>
              <w:jc w:val="both"/>
              <w:rPr>
                <w:rFonts w:ascii="Times New Roman" w:hAnsi="Times New Roman" w:cs="Times New Roman"/>
                <w:color w:val="000000" w:themeColor="text1"/>
                <w:sz w:val="22"/>
                <w:szCs w:val="22"/>
              </w:rPr>
            </w:pPr>
            <w:r w:rsidRPr="00136300">
              <w:rPr>
                <w:rFonts w:ascii="Times New Roman" w:hAnsi="Times New Roman" w:cs="Times New Roman"/>
                <w:color w:val="000000" w:themeColor="text1"/>
                <w:sz w:val="22"/>
                <w:szCs w:val="22"/>
              </w:rPr>
              <w:t>[-0.28, 1.03]</w:t>
            </w:r>
          </w:p>
        </w:tc>
        <w:tc>
          <w:tcPr>
            <w:tcW w:w="992" w:type="dxa"/>
          </w:tcPr>
          <w:p w14:paraId="08EC0D1A" w14:textId="77777777" w:rsidR="00946184" w:rsidRPr="00136300" w:rsidRDefault="00946184" w:rsidP="00921BEB">
            <w:pPr>
              <w:spacing w:line="360" w:lineRule="auto"/>
              <w:jc w:val="both"/>
              <w:rPr>
                <w:rFonts w:ascii="Times New Roman" w:hAnsi="Times New Roman" w:cs="Times New Roman"/>
                <w:color w:val="000000" w:themeColor="text1"/>
                <w:sz w:val="22"/>
                <w:szCs w:val="22"/>
              </w:rPr>
            </w:pPr>
            <w:r w:rsidRPr="00136300">
              <w:rPr>
                <w:rFonts w:ascii="Times New Roman" w:hAnsi="Times New Roman" w:cs="Times New Roman"/>
                <w:color w:val="000000" w:themeColor="text1"/>
                <w:sz w:val="22"/>
                <w:szCs w:val="22"/>
              </w:rPr>
              <w:t>88</w:t>
            </w:r>
          </w:p>
        </w:tc>
      </w:tr>
      <w:tr w:rsidR="00946184" w:rsidRPr="00FE51CA" w14:paraId="1715D10A" w14:textId="77777777" w:rsidTr="00921BEB">
        <w:tc>
          <w:tcPr>
            <w:tcW w:w="5805" w:type="dxa"/>
          </w:tcPr>
          <w:p w14:paraId="5FED6575" w14:textId="4DEDB067" w:rsidR="00946184" w:rsidRPr="00FE51CA" w:rsidRDefault="00946184" w:rsidP="00921BEB">
            <w:pPr>
              <w:spacing w:line="360" w:lineRule="auto"/>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 xml:space="preserve">Long-Term English Exposure vs </w:t>
            </w:r>
            <w:r w:rsidRPr="00BA2877">
              <w:rPr>
                <w:rFonts w:ascii="Times New Roman" w:hAnsi="Times New Roman" w:cs="Times New Roman"/>
                <w:color w:val="000000" w:themeColor="text1"/>
                <w:sz w:val="22"/>
                <w:szCs w:val="22"/>
              </w:rPr>
              <w:t>Short-Term English Exposure</w:t>
            </w:r>
            <w:ins w:id="35" w:author="Yajun Liu" w:date="2025-03-04T22:43:00Z">
              <w:r w:rsidR="00C46FF8">
                <w:rPr>
                  <w:rFonts w:ascii="Times New Roman" w:hAnsi="Times New Roman" w:cs="Times New Roman"/>
                  <w:color w:val="000000" w:themeColor="text1"/>
                  <w:sz w:val="22"/>
                  <w:szCs w:val="22"/>
                </w:rPr>
                <w:t>,</w:t>
              </w:r>
            </w:ins>
            <w:del w:id="36" w:author="Yajun Liu" w:date="2025-03-04T22:43:00Z">
              <w:r w:rsidDel="00C46FF8">
                <w:rPr>
                  <w:rFonts w:ascii="Times New Roman" w:hAnsi="Times New Roman" w:cs="Times New Roman"/>
                  <w:color w:val="000000" w:themeColor="text1"/>
                  <w:sz w:val="22"/>
                  <w:szCs w:val="22"/>
                </w:rPr>
                <w:delText>:</w:delText>
              </w:r>
            </w:del>
            <w:r>
              <w:rPr>
                <w:rFonts w:ascii="Times New Roman" w:hAnsi="Times New Roman" w:cs="Times New Roman"/>
                <w:color w:val="000000" w:themeColor="text1"/>
                <w:sz w:val="22"/>
                <w:szCs w:val="22"/>
              </w:rPr>
              <w:t xml:space="preserve"> Overt vs NP</w:t>
            </w:r>
          </w:p>
        </w:tc>
        <w:tc>
          <w:tcPr>
            <w:tcW w:w="1141" w:type="dxa"/>
          </w:tcPr>
          <w:p w14:paraId="315A26D3"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0.59</w:t>
            </w:r>
          </w:p>
        </w:tc>
        <w:tc>
          <w:tcPr>
            <w:tcW w:w="1418" w:type="dxa"/>
          </w:tcPr>
          <w:p w14:paraId="6A904703"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sidRPr="00966B61">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-0.19, 1.36</w:t>
            </w:r>
            <w:r w:rsidRPr="00966B61">
              <w:rPr>
                <w:rFonts w:ascii="Times New Roman" w:hAnsi="Times New Roman" w:cs="Times New Roman"/>
                <w:color w:val="000000" w:themeColor="text1"/>
                <w:sz w:val="22"/>
                <w:szCs w:val="22"/>
              </w:rPr>
              <w:t>]</w:t>
            </w:r>
          </w:p>
        </w:tc>
        <w:tc>
          <w:tcPr>
            <w:tcW w:w="992" w:type="dxa"/>
          </w:tcPr>
          <w:p w14:paraId="3C01408A" w14:textId="77777777" w:rsidR="00946184" w:rsidRPr="00966B61" w:rsidRDefault="00946184" w:rsidP="00921BEB">
            <w:pPr>
              <w:spacing w:line="360" w:lineRule="auto"/>
              <w:jc w:val="both"/>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93</w:t>
            </w:r>
          </w:p>
        </w:tc>
      </w:tr>
    </w:tbl>
    <w:p w14:paraId="63D22426" w14:textId="77777777" w:rsidR="00946184" w:rsidRDefault="00946184" w:rsidP="00946184">
      <w:pPr>
        <w:rPr>
          <w:rFonts w:ascii="Times New Roman" w:hAnsi="Times New Roman" w:cs="Times New Roman"/>
          <w:b/>
          <w:bCs/>
          <w:sz w:val="28"/>
          <w:szCs w:val="28"/>
        </w:rPr>
      </w:pPr>
    </w:p>
    <w:p w14:paraId="70DF739E" w14:textId="77777777" w:rsidR="00946184" w:rsidRDefault="00946184" w:rsidP="00946184">
      <w:pPr>
        <w:rPr>
          <w:rFonts w:ascii="Times New Roman" w:hAnsi="Times New Roman" w:cs="Times New Roman"/>
          <w:b/>
          <w:bCs/>
          <w:sz w:val="28"/>
          <w:szCs w:val="28"/>
        </w:rPr>
      </w:pPr>
    </w:p>
    <w:p w14:paraId="692ACE22" w14:textId="77777777" w:rsidR="00946184" w:rsidRDefault="00946184" w:rsidP="00946184"/>
    <w:p w14:paraId="2A32E544" w14:textId="77777777" w:rsidR="00946184" w:rsidRDefault="00946184" w:rsidP="00946184"/>
    <w:p w14:paraId="7D921F4A" w14:textId="77777777" w:rsidR="00946184" w:rsidRDefault="00946184" w:rsidP="00946184"/>
    <w:p w14:paraId="050584BC" w14:textId="5B2193FF" w:rsidR="00946184" w:rsidRDefault="00946184" w:rsidP="00B86F5B">
      <w:pPr>
        <w:spacing w:line="480" w:lineRule="auto"/>
        <w:contextualSpacing/>
        <w:rPr>
          <w:rFonts w:ascii="Times New Roman" w:hAnsi="Times New Roman" w:cs="Times New Roman"/>
        </w:rPr>
      </w:pPr>
    </w:p>
    <w:p w14:paraId="32378BA2" w14:textId="17F49235" w:rsidR="00946184" w:rsidRDefault="00946184" w:rsidP="00B86F5B">
      <w:pPr>
        <w:spacing w:line="480" w:lineRule="auto"/>
        <w:contextualSpacing/>
        <w:rPr>
          <w:rFonts w:ascii="Times New Roman" w:hAnsi="Times New Roman" w:cs="Times New Roman"/>
        </w:rPr>
      </w:pPr>
    </w:p>
    <w:p w14:paraId="1C99B241" w14:textId="4F582787" w:rsidR="00946184" w:rsidRDefault="00946184" w:rsidP="00B86F5B">
      <w:pPr>
        <w:spacing w:line="480" w:lineRule="auto"/>
        <w:contextualSpacing/>
        <w:rPr>
          <w:rFonts w:ascii="Times New Roman" w:hAnsi="Times New Roman" w:cs="Times New Roman"/>
        </w:rPr>
      </w:pPr>
    </w:p>
    <w:p w14:paraId="03F13D90" w14:textId="58D376C8" w:rsidR="00946184" w:rsidRDefault="00946184" w:rsidP="00B86F5B">
      <w:pPr>
        <w:spacing w:line="480" w:lineRule="auto"/>
        <w:contextualSpacing/>
        <w:rPr>
          <w:rFonts w:ascii="Times New Roman" w:hAnsi="Times New Roman" w:cs="Times New Roman"/>
        </w:rPr>
      </w:pPr>
    </w:p>
    <w:p w14:paraId="4380BCB5" w14:textId="3CD454BB" w:rsidR="00946184" w:rsidRDefault="00946184" w:rsidP="00B86F5B">
      <w:pPr>
        <w:spacing w:line="480" w:lineRule="auto"/>
        <w:contextualSpacing/>
        <w:rPr>
          <w:rFonts w:ascii="Times New Roman" w:hAnsi="Times New Roman" w:cs="Times New Roman"/>
        </w:rPr>
      </w:pPr>
    </w:p>
    <w:p w14:paraId="38C34FC4" w14:textId="37D7F722" w:rsidR="00946184" w:rsidRDefault="00946184" w:rsidP="00B86F5B">
      <w:pPr>
        <w:spacing w:line="480" w:lineRule="auto"/>
        <w:contextualSpacing/>
        <w:rPr>
          <w:rFonts w:ascii="Times New Roman" w:hAnsi="Times New Roman" w:cs="Times New Roman"/>
        </w:rPr>
      </w:pPr>
    </w:p>
    <w:p w14:paraId="7330A086" w14:textId="2B8B3855" w:rsidR="00946184" w:rsidRDefault="00946184" w:rsidP="00B86F5B">
      <w:pPr>
        <w:spacing w:line="480" w:lineRule="auto"/>
        <w:contextualSpacing/>
        <w:rPr>
          <w:rFonts w:ascii="Times New Roman" w:hAnsi="Times New Roman" w:cs="Times New Roman"/>
        </w:rPr>
      </w:pPr>
    </w:p>
    <w:p w14:paraId="16FCCDE7" w14:textId="7B73D328" w:rsidR="00946184" w:rsidRDefault="00946184" w:rsidP="00B86F5B">
      <w:pPr>
        <w:spacing w:line="480" w:lineRule="auto"/>
        <w:contextualSpacing/>
        <w:rPr>
          <w:rFonts w:ascii="Times New Roman" w:hAnsi="Times New Roman" w:cs="Times New Roman"/>
        </w:rPr>
      </w:pPr>
    </w:p>
    <w:p w14:paraId="2578A73C" w14:textId="20B46C76" w:rsidR="00946184" w:rsidRDefault="00946184" w:rsidP="00B86F5B">
      <w:pPr>
        <w:spacing w:line="480" w:lineRule="auto"/>
        <w:contextualSpacing/>
        <w:rPr>
          <w:rFonts w:ascii="Times New Roman" w:hAnsi="Times New Roman" w:cs="Times New Roman"/>
        </w:rPr>
      </w:pPr>
    </w:p>
    <w:p w14:paraId="44B19F2B" w14:textId="6D340637" w:rsidR="00946184" w:rsidRDefault="00946184" w:rsidP="00B86F5B">
      <w:pPr>
        <w:spacing w:line="480" w:lineRule="auto"/>
        <w:contextualSpacing/>
        <w:rPr>
          <w:rFonts w:ascii="Times New Roman" w:hAnsi="Times New Roman" w:cs="Times New Roman"/>
        </w:rPr>
      </w:pPr>
    </w:p>
    <w:p w14:paraId="2BF53DAD" w14:textId="7A4BEC50" w:rsidR="00946184" w:rsidRDefault="00946184" w:rsidP="00B86F5B">
      <w:pPr>
        <w:spacing w:line="480" w:lineRule="auto"/>
        <w:contextualSpacing/>
        <w:rPr>
          <w:rFonts w:ascii="Times New Roman" w:hAnsi="Times New Roman" w:cs="Times New Roman"/>
        </w:rPr>
      </w:pPr>
    </w:p>
    <w:p w14:paraId="6740B6FF" w14:textId="77777777" w:rsidR="00946184" w:rsidRPr="00386F50" w:rsidRDefault="00946184" w:rsidP="00961064">
      <w:pPr>
        <w:rPr>
          <w:rFonts w:ascii="Times New Roman" w:hAnsi="Times New Roman" w:cs="Times New Roman"/>
          <w:b/>
          <w:bCs/>
          <w:sz w:val="26"/>
          <w:szCs w:val="26"/>
        </w:rPr>
      </w:pPr>
      <w:r w:rsidRPr="00386F50">
        <w:rPr>
          <w:rFonts w:ascii="Times New Roman" w:hAnsi="Times New Roman" w:cs="Times New Roman"/>
          <w:b/>
          <w:bCs/>
          <w:sz w:val="26"/>
          <w:szCs w:val="26"/>
        </w:rPr>
        <w:lastRenderedPageBreak/>
        <w:t>Reference Production and English proficiency</w:t>
      </w:r>
    </w:p>
    <w:p w14:paraId="38B93944" w14:textId="77777777" w:rsidR="00946184" w:rsidRPr="00E9030E" w:rsidRDefault="00946184" w:rsidP="00946184">
      <w:pPr>
        <w:rPr>
          <w:b/>
          <w:bCs/>
        </w:rPr>
      </w:pPr>
    </w:p>
    <w:tbl>
      <w:tblPr>
        <w:tblStyle w:val="PlainTable3"/>
        <w:tblW w:w="9215" w:type="dxa"/>
        <w:jc w:val="center"/>
        <w:tblLook w:val="04A0" w:firstRow="1" w:lastRow="0" w:firstColumn="1" w:lastColumn="0" w:noHBand="0" w:noVBand="1"/>
      </w:tblPr>
      <w:tblGrid>
        <w:gridCol w:w="5801"/>
        <w:gridCol w:w="1047"/>
        <w:gridCol w:w="1390"/>
        <w:gridCol w:w="977"/>
      </w:tblGrid>
      <w:tr w:rsidR="00946184" w:rsidRPr="00FE51CA" w14:paraId="2D2BACEB" w14:textId="77777777" w:rsidTr="009610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215" w:type="dxa"/>
            <w:gridSpan w:val="4"/>
            <w:tcBorders>
              <w:bottom w:val="single" w:sz="4" w:space="0" w:color="auto"/>
            </w:tcBorders>
            <w:shd w:val="clear" w:color="auto" w:fill="auto"/>
          </w:tcPr>
          <w:p w14:paraId="34D6BD5F" w14:textId="7B8658E7" w:rsidR="00946184" w:rsidRPr="00C0035C" w:rsidRDefault="00946184" w:rsidP="00921BEB">
            <w:pPr>
              <w:spacing w:line="360" w:lineRule="auto"/>
              <w:contextualSpacing/>
              <w:rPr>
                <w:rFonts w:ascii="Times New Roman" w:hAnsi="Times New Roman" w:cs="Times New Roman"/>
                <w:b w:val="0"/>
                <w:bCs w:val="0"/>
                <w:color w:val="000000" w:themeColor="text1"/>
                <w:sz w:val="22"/>
                <w:szCs w:val="22"/>
                <w:lang w:val="en-US"/>
              </w:rPr>
            </w:pPr>
            <w:r w:rsidRPr="00FE5245">
              <w:rPr>
                <w:rFonts w:ascii="Times New Roman" w:hAnsi="Times New Roman" w:cs="Times New Roman"/>
                <w:caps w:val="0"/>
                <w:color w:val="000000" w:themeColor="text1"/>
                <w:sz w:val="22"/>
                <w:szCs w:val="22"/>
                <w:lang w:val="en-US"/>
              </w:rPr>
              <w:t xml:space="preserve">Table </w:t>
            </w:r>
            <w:r>
              <w:rPr>
                <w:rFonts w:ascii="Times New Roman" w:hAnsi="Times New Roman" w:cs="Times New Roman"/>
                <w:caps w:val="0"/>
                <w:color w:val="000000" w:themeColor="text1"/>
                <w:sz w:val="22"/>
                <w:szCs w:val="22"/>
                <w:lang w:val="en-US"/>
              </w:rPr>
              <w:t>5</w:t>
            </w:r>
            <w:r w:rsidRPr="00C0035C">
              <w:rPr>
                <w:rFonts w:ascii="Times New Roman" w:hAnsi="Times New Roman" w:cs="Times New Roman"/>
                <w:b w:val="0"/>
                <w:bCs w:val="0"/>
                <w:caps w:val="0"/>
                <w:color w:val="000000" w:themeColor="text1"/>
                <w:sz w:val="22"/>
                <w:szCs w:val="22"/>
                <w:lang w:val="en-US"/>
              </w:rPr>
              <w:t xml:space="preserve">: </w:t>
            </w:r>
            <w:r>
              <w:rPr>
                <w:rFonts w:ascii="Times New Roman" w:hAnsi="Times New Roman" w:cs="Times New Roman"/>
                <w:b w:val="0"/>
                <w:bCs w:val="0"/>
                <w:caps w:val="0"/>
                <w:color w:val="000000" w:themeColor="text1"/>
                <w:sz w:val="22"/>
                <w:szCs w:val="22"/>
                <w:lang w:val="en-US"/>
              </w:rPr>
              <w:t>T</w:t>
            </w:r>
            <w:r w:rsidRPr="00C0035C">
              <w:rPr>
                <w:rFonts w:ascii="Times New Roman" w:hAnsi="Times New Roman" w:cs="Times New Roman"/>
                <w:b w:val="0"/>
                <w:bCs w:val="0"/>
                <w:caps w:val="0"/>
                <w:color w:val="000000" w:themeColor="text1"/>
                <w:sz w:val="22"/>
                <w:szCs w:val="22"/>
                <w:lang w:val="en-US"/>
              </w:rPr>
              <w:t xml:space="preserve">he outputs of </w:t>
            </w:r>
            <w:r>
              <w:rPr>
                <w:rFonts w:ascii="Times New Roman" w:hAnsi="Times New Roman" w:cs="Times New Roman"/>
                <w:b w:val="0"/>
                <w:bCs w:val="0"/>
                <w:caps w:val="0"/>
                <w:color w:val="000000" w:themeColor="text1"/>
                <w:sz w:val="22"/>
                <w:szCs w:val="22"/>
                <w:lang w:val="en-US"/>
              </w:rPr>
              <w:t>the B</w:t>
            </w:r>
            <w:r w:rsidRPr="00C0035C">
              <w:rPr>
                <w:rFonts w:ascii="Times New Roman" w:hAnsi="Times New Roman" w:cs="Times New Roman"/>
                <w:b w:val="0"/>
                <w:bCs w:val="0"/>
                <w:caps w:val="0"/>
                <w:color w:val="000000" w:themeColor="text1"/>
                <w:sz w:val="22"/>
                <w:szCs w:val="22"/>
                <w:lang w:val="en-US"/>
              </w:rPr>
              <w:t>ayesian model for effects of role and</w:t>
            </w:r>
            <w:r>
              <w:rPr>
                <w:rFonts w:ascii="Times New Roman" w:hAnsi="Times New Roman" w:cs="Times New Roman"/>
                <w:b w:val="0"/>
                <w:bCs w:val="0"/>
                <w:caps w:val="0"/>
                <w:color w:val="000000" w:themeColor="text1"/>
                <w:sz w:val="22"/>
                <w:szCs w:val="22"/>
                <w:lang w:val="en-US"/>
              </w:rPr>
              <w:t xml:space="preserve"> the average</w:t>
            </w:r>
            <w:r w:rsidRPr="00C0035C">
              <w:rPr>
                <w:rFonts w:ascii="Times New Roman" w:hAnsi="Times New Roman" w:cs="Times New Roman"/>
                <w:b w:val="0"/>
                <w:bCs w:val="0"/>
                <w:caps w:val="0"/>
                <w:color w:val="000000" w:themeColor="text1"/>
                <w:sz w:val="22"/>
                <w:szCs w:val="22"/>
                <w:lang w:val="en-US"/>
              </w:rPr>
              <w:t xml:space="preserve"> </w:t>
            </w:r>
            <w:r>
              <w:rPr>
                <w:rFonts w:ascii="Times New Roman" w:hAnsi="Times New Roman" w:cs="Times New Roman"/>
                <w:b w:val="0"/>
                <w:bCs w:val="0"/>
                <w:caps w:val="0"/>
                <w:color w:val="000000" w:themeColor="text1"/>
                <w:sz w:val="22"/>
                <w:szCs w:val="22"/>
                <w:lang w:val="en-US"/>
              </w:rPr>
              <w:t>E</w:t>
            </w:r>
            <w:r w:rsidRPr="00C0035C">
              <w:rPr>
                <w:rFonts w:ascii="Times New Roman" w:hAnsi="Times New Roman" w:cs="Times New Roman"/>
                <w:b w:val="0"/>
                <w:bCs w:val="0"/>
                <w:caps w:val="0"/>
                <w:color w:val="000000" w:themeColor="text1"/>
                <w:sz w:val="22"/>
                <w:szCs w:val="22"/>
                <w:lang w:val="en-US"/>
              </w:rPr>
              <w:t xml:space="preserve">nglish </w:t>
            </w:r>
            <w:r>
              <w:rPr>
                <w:rFonts w:ascii="Times New Roman" w:hAnsi="Times New Roman" w:cs="Times New Roman"/>
                <w:b w:val="0"/>
                <w:bCs w:val="0"/>
                <w:caps w:val="0"/>
                <w:color w:val="000000" w:themeColor="text1"/>
                <w:sz w:val="22"/>
                <w:szCs w:val="22"/>
                <w:lang w:val="en-US"/>
              </w:rPr>
              <w:t xml:space="preserve">proficiency in the four skills across two referential contrasts </w:t>
            </w:r>
            <w:r w:rsidRPr="00C0035C">
              <w:rPr>
                <w:rFonts w:ascii="Times New Roman" w:hAnsi="Times New Roman" w:cs="Times New Roman"/>
                <w:b w:val="0"/>
                <w:bCs w:val="0"/>
                <w:caps w:val="0"/>
                <w:color w:val="000000" w:themeColor="text1"/>
                <w:sz w:val="22"/>
                <w:szCs w:val="22"/>
                <w:lang w:val="en-US"/>
              </w:rPr>
              <w:t>in the two-character condition.</w:t>
            </w:r>
            <w:r>
              <w:rPr>
                <w:rFonts w:ascii="Times New Roman" w:hAnsi="Times New Roman" w:cs="Times New Roman"/>
                <w:b w:val="0"/>
                <w:bCs w:val="0"/>
                <w:caps w:val="0"/>
                <w:color w:val="000000" w:themeColor="text1"/>
                <w:sz w:val="22"/>
                <w:szCs w:val="22"/>
                <w:lang w:val="en-US"/>
              </w:rPr>
              <w:t xml:space="preserve"> </w:t>
            </w:r>
            <w:r w:rsidRPr="0091610B">
              <w:rPr>
                <w:rFonts w:ascii="Times New Roman" w:hAnsi="Times New Roman" w:cs="Times New Roman"/>
                <w:b w:val="0"/>
                <w:bCs w:val="0"/>
                <w:caps w:val="0"/>
                <w:color w:val="000000" w:themeColor="text1"/>
                <w:sz w:val="22"/>
                <w:szCs w:val="22"/>
              </w:rPr>
              <w:t>For intercept, positive values indicate a preference for the less explicit form (listed on the right), whereas negative values indicate a preference for the more explicit form (listed on the left). For the remaining effects,</w:t>
            </w:r>
            <w:r w:rsidR="00961064">
              <w:rPr>
                <w:rFonts w:ascii="Times New Roman" w:hAnsi="Times New Roman" w:cs="Times New Roman"/>
                <w:b w:val="0"/>
                <w:bCs w:val="0"/>
                <w:caps w:val="0"/>
                <w:color w:val="000000" w:themeColor="text1"/>
                <w:sz w:val="22"/>
                <w:szCs w:val="22"/>
              </w:rPr>
              <w:t xml:space="preserve"> </w:t>
            </w:r>
            <w:r w:rsidR="00961064" w:rsidRPr="00961064">
              <w:rPr>
                <w:rFonts w:ascii="Times New Roman" w:hAnsi="Times New Roman" w:cs="Times New Roman"/>
                <w:b w:val="0"/>
                <w:bCs w:val="0"/>
                <w:caps w:val="0"/>
                <w:color w:val="000000" w:themeColor="text1"/>
                <w:sz w:val="22"/>
                <w:szCs w:val="22"/>
              </w:rPr>
              <w:t>it is the opposite (positive values indicate a preference for the more explicit form, listed on the right)</w:t>
            </w:r>
            <w:r w:rsidRPr="0091610B">
              <w:rPr>
                <w:rFonts w:ascii="Times New Roman" w:hAnsi="Times New Roman" w:cs="Times New Roman"/>
                <w:b w:val="0"/>
                <w:bCs w:val="0"/>
                <w:color w:val="000000" w:themeColor="text1"/>
                <w:sz w:val="22"/>
                <w:szCs w:val="22"/>
              </w:rPr>
              <w:t>.</w:t>
            </w:r>
            <w:r w:rsidRPr="00A679C6">
              <w:rPr>
                <w:rFonts w:ascii="Times New Roman" w:hAnsi="Times New Roman" w:cs="Times New Roman"/>
                <w:color w:val="000000" w:themeColor="text1"/>
                <w:sz w:val="22"/>
                <w:szCs w:val="22"/>
              </w:rPr>
              <w:t xml:space="preserve"> </w:t>
            </w:r>
            <w:r w:rsidRPr="00C0035C">
              <w:rPr>
                <w:rFonts w:ascii="Times New Roman" w:hAnsi="Times New Roman" w:cs="Times New Roman"/>
                <w:b w:val="0"/>
                <w:bCs w:val="0"/>
                <w:caps w:val="0"/>
                <w:color w:val="000000" w:themeColor="text1"/>
                <w:sz w:val="22"/>
                <w:szCs w:val="22"/>
                <w:lang w:val="en-US"/>
              </w:rPr>
              <w:t xml:space="preserve"> The subject role was the reference level. </w:t>
            </w:r>
          </w:p>
        </w:tc>
      </w:tr>
      <w:tr w:rsidR="00946184" w:rsidRPr="00FE51CA" w14:paraId="1490523C" w14:textId="77777777" w:rsidTr="00961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01" w:type="dxa"/>
            <w:tcBorders>
              <w:top w:val="single" w:sz="4" w:space="0" w:color="auto"/>
              <w:left w:val="single" w:sz="4" w:space="0" w:color="auto"/>
              <w:bottom w:val="single" w:sz="4" w:space="0" w:color="auto"/>
              <w:right w:val="single" w:sz="4" w:space="0" w:color="auto"/>
            </w:tcBorders>
            <w:shd w:val="clear" w:color="auto" w:fill="auto"/>
          </w:tcPr>
          <w:p w14:paraId="7F95912E" w14:textId="77777777" w:rsidR="00946184" w:rsidRPr="0052261A" w:rsidRDefault="00946184" w:rsidP="00921BEB">
            <w:pPr>
              <w:spacing w:line="360" w:lineRule="auto"/>
              <w:contextualSpacing/>
              <w:rPr>
                <w:rFonts w:ascii="Times New Roman" w:hAnsi="Times New Roman" w:cs="Times New Roman"/>
                <w:color w:val="000000" w:themeColor="text1"/>
                <w:sz w:val="22"/>
                <w:szCs w:val="22"/>
              </w:rPr>
            </w:pPr>
            <w:r w:rsidRPr="0052261A">
              <w:rPr>
                <w:rFonts w:ascii="Times New Roman" w:hAnsi="Times New Roman" w:cs="Times New Roman"/>
                <w:caps w:val="0"/>
                <w:color w:val="000000" w:themeColor="text1"/>
                <w:sz w:val="22"/>
                <w:szCs w:val="22"/>
              </w:rPr>
              <w:t>Effects</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27EF7B70"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Estimate</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295F368E"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95% CrI</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44BCA846"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PD (%)</w:t>
            </w:r>
          </w:p>
        </w:tc>
      </w:tr>
      <w:tr w:rsidR="00946184" w:rsidRPr="00043B9C" w14:paraId="6BA5C40D" w14:textId="77777777" w:rsidTr="00961064">
        <w:trPr>
          <w:jc w:val="center"/>
        </w:trPr>
        <w:tc>
          <w:tcPr>
            <w:cnfStyle w:val="001000000000" w:firstRow="0" w:lastRow="0" w:firstColumn="1" w:lastColumn="0" w:oddVBand="0" w:evenVBand="0" w:oddHBand="0" w:evenHBand="0" w:firstRowFirstColumn="0" w:firstRowLastColumn="0" w:lastRowFirstColumn="0" w:lastRowLastColumn="0"/>
            <w:tcW w:w="5801" w:type="dxa"/>
            <w:tcBorders>
              <w:top w:val="single" w:sz="4" w:space="0" w:color="auto"/>
              <w:left w:val="single" w:sz="4" w:space="0" w:color="auto"/>
              <w:bottom w:val="single" w:sz="4" w:space="0" w:color="auto"/>
              <w:right w:val="single" w:sz="4" w:space="0" w:color="auto"/>
            </w:tcBorders>
            <w:shd w:val="clear" w:color="auto" w:fill="auto"/>
          </w:tcPr>
          <w:p w14:paraId="7FAF823D" w14:textId="4AE17022" w:rsidR="00946184" w:rsidRPr="0091610B" w:rsidRDefault="00946184" w:rsidP="00921BEB">
            <w:pPr>
              <w:spacing w:line="360" w:lineRule="auto"/>
              <w:contextualSpacing/>
              <w:rPr>
                <w:rFonts w:ascii="Times New Roman" w:hAnsi="Times New Roman" w:cs="Times New Roman"/>
                <w:b w:val="0"/>
                <w:bCs w:val="0"/>
                <w:color w:val="000000" w:themeColor="text1"/>
                <w:sz w:val="22"/>
                <w:szCs w:val="22"/>
              </w:rPr>
            </w:pPr>
            <w:r w:rsidRPr="0091610B">
              <w:rPr>
                <w:rFonts w:ascii="Times New Roman" w:hAnsi="Times New Roman" w:cs="Times New Roman"/>
                <w:b w:val="0"/>
                <w:bCs w:val="0"/>
                <w:caps w:val="0"/>
                <w:color w:val="000000" w:themeColor="text1"/>
                <w:sz w:val="22"/>
                <w:szCs w:val="22"/>
              </w:rPr>
              <w:t>Intercept, Overt vs Null</w:t>
            </w:r>
            <w:ins w:id="37" w:author="Yajun Liu" w:date="2025-03-04T22:43:00Z">
              <w:r w:rsidR="00C46FF8">
                <w:rPr>
                  <w:rFonts w:ascii="Times New Roman" w:hAnsi="Times New Roman" w:cs="Times New Roman"/>
                  <w:b w:val="0"/>
                  <w:bCs w:val="0"/>
                  <w:caps w:val="0"/>
                  <w:color w:val="000000" w:themeColor="text1"/>
                  <w:sz w:val="22"/>
                  <w:szCs w:val="22"/>
                </w:rPr>
                <w:t xml:space="preserve"> (Role = Subject)</w:t>
              </w:r>
            </w:ins>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0B245214" w14:textId="77777777" w:rsidR="00946184" w:rsidRPr="0091610B"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91610B">
              <w:rPr>
                <w:rFonts w:ascii="Times New Roman" w:hAnsi="Times New Roman" w:cs="Times New Roman"/>
                <w:color w:val="000000" w:themeColor="text1"/>
                <w:sz w:val="22"/>
                <w:szCs w:val="22"/>
              </w:rPr>
              <w:t>-0.38</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0B6D7CBF" w14:textId="77777777" w:rsidR="00946184" w:rsidRPr="0091610B"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91610B">
              <w:rPr>
                <w:rFonts w:ascii="Times New Roman" w:hAnsi="Times New Roman" w:cs="Times New Roman"/>
                <w:color w:val="000000" w:themeColor="text1"/>
                <w:sz w:val="22"/>
                <w:szCs w:val="22"/>
              </w:rPr>
              <w:t>[-0.79, 0.01]</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025756B3" w14:textId="77777777" w:rsidR="00946184"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97</w:t>
            </w:r>
          </w:p>
        </w:tc>
      </w:tr>
      <w:tr w:rsidR="00946184" w:rsidRPr="00043B9C" w14:paraId="583A8971" w14:textId="77777777" w:rsidTr="00961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01" w:type="dxa"/>
            <w:tcBorders>
              <w:top w:val="single" w:sz="4" w:space="0" w:color="auto"/>
              <w:left w:val="single" w:sz="4" w:space="0" w:color="auto"/>
              <w:bottom w:val="single" w:sz="4" w:space="0" w:color="auto"/>
              <w:right w:val="single" w:sz="4" w:space="0" w:color="auto"/>
            </w:tcBorders>
            <w:shd w:val="clear" w:color="auto" w:fill="auto"/>
          </w:tcPr>
          <w:p w14:paraId="515F1B50" w14:textId="29AA164D" w:rsidR="00946184" w:rsidRPr="0091610B" w:rsidRDefault="00946184" w:rsidP="00921BEB">
            <w:pPr>
              <w:spacing w:line="360" w:lineRule="auto"/>
              <w:contextualSpacing/>
              <w:rPr>
                <w:rFonts w:ascii="Times New Roman" w:hAnsi="Times New Roman" w:cs="Times New Roman"/>
                <w:color w:val="000000" w:themeColor="text1"/>
                <w:sz w:val="22"/>
                <w:szCs w:val="22"/>
              </w:rPr>
            </w:pPr>
            <w:r w:rsidRPr="0091610B">
              <w:rPr>
                <w:rFonts w:ascii="Times New Roman" w:hAnsi="Times New Roman" w:cs="Times New Roman"/>
                <w:caps w:val="0"/>
                <w:color w:val="000000" w:themeColor="text1"/>
                <w:sz w:val="22"/>
                <w:szCs w:val="22"/>
              </w:rPr>
              <w:t xml:space="preserve">Intercept, NP vs </w:t>
            </w:r>
            <w:r w:rsidRPr="00C46FF8">
              <w:rPr>
                <w:rFonts w:ascii="Times New Roman" w:hAnsi="Times New Roman" w:cs="Times New Roman"/>
                <w:caps w:val="0"/>
                <w:color w:val="000000" w:themeColor="text1"/>
                <w:sz w:val="22"/>
                <w:szCs w:val="22"/>
                <w:rPrChange w:id="38" w:author="Yajun Liu" w:date="2025-03-04T22:43:00Z">
                  <w:rPr>
                    <w:rFonts w:ascii="Times New Roman" w:hAnsi="Times New Roman" w:cs="Times New Roman"/>
                    <w:caps w:val="0"/>
                    <w:color w:val="000000" w:themeColor="text1"/>
                    <w:sz w:val="22"/>
                    <w:szCs w:val="22"/>
                  </w:rPr>
                </w:rPrChange>
              </w:rPr>
              <w:t>Overt</w:t>
            </w:r>
            <w:ins w:id="39" w:author="Yajun Liu" w:date="2025-03-04T22:43:00Z">
              <w:r w:rsidR="00C46FF8" w:rsidRPr="00C46FF8">
                <w:rPr>
                  <w:rFonts w:ascii="Times New Roman" w:hAnsi="Times New Roman" w:cs="Times New Roman"/>
                  <w:caps w:val="0"/>
                  <w:color w:val="000000" w:themeColor="text1"/>
                  <w:sz w:val="22"/>
                  <w:szCs w:val="22"/>
                  <w:rPrChange w:id="40" w:author="Yajun Liu" w:date="2025-03-04T22:43:00Z">
                    <w:rPr>
                      <w:rFonts w:ascii="Times New Roman" w:hAnsi="Times New Roman" w:cs="Times New Roman"/>
                      <w:caps w:val="0"/>
                      <w:color w:val="000000" w:themeColor="text1"/>
                      <w:sz w:val="22"/>
                      <w:szCs w:val="22"/>
                    </w:rPr>
                  </w:rPrChange>
                </w:rPr>
                <w:t xml:space="preserve"> </w:t>
              </w:r>
              <w:r w:rsidR="00C46FF8" w:rsidRPr="00C46FF8">
                <w:rPr>
                  <w:rFonts w:ascii="Times New Roman" w:hAnsi="Times New Roman" w:cs="Times New Roman"/>
                  <w:caps w:val="0"/>
                  <w:color w:val="000000" w:themeColor="text1"/>
                  <w:sz w:val="22"/>
                  <w:szCs w:val="22"/>
                  <w:rPrChange w:id="41" w:author="Yajun Liu" w:date="2025-03-04T22:43:00Z">
                    <w:rPr>
                      <w:rFonts w:ascii="Times New Roman" w:hAnsi="Times New Roman" w:cs="Times New Roman"/>
                      <w:b w:val="0"/>
                      <w:bCs w:val="0"/>
                      <w:caps w:val="0"/>
                      <w:color w:val="000000" w:themeColor="text1"/>
                      <w:sz w:val="22"/>
                      <w:szCs w:val="22"/>
                    </w:rPr>
                  </w:rPrChange>
                </w:rPr>
                <w:t>(Role = Subject)</w:t>
              </w:r>
            </w:ins>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48A7AEE5" w14:textId="77777777" w:rsidR="00946184" w:rsidRPr="0091610B"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91610B">
              <w:rPr>
                <w:rFonts w:ascii="Times New Roman" w:hAnsi="Times New Roman" w:cs="Times New Roman"/>
                <w:b/>
                <w:bCs/>
                <w:color w:val="000000" w:themeColor="text1"/>
                <w:sz w:val="22"/>
                <w:szCs w:val="22"/>
              </w:rPr>
              <w:t>-1.30</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63ED5112" w14:textId="77777777" w:rsidR="00946184" w:rsidRPr="0091610B"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91610B">
              <w:rPr>
                <w:rFonts w:ascii="Times New Roman" w:hAnsi="Times New Roman" w:cs="Times New Roman"/>
                <w:b/>
                <w:bCs/>
                <w:color w:val="000000" w:themeColor="text1"/>
                <w:sz w:val="22"/>
                <w:szCs w:val="22"/>
              </w:rPr>
              <w:t>[-1.62, -0.98]</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224BFD20" w14:textId="77777777" w:rsidR="00946184" w:rsidRPr="0091610B"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lang w:val="en-US"/>
              </w:rPr>
            </w:pPr>
            <w:r w:rsidRPr="0091610B">
              <w:rPr>
                <w:rFonts w:ascii="Times New Roman" w:hAnsi="Times New Roman" w:cs="Times New Roman"/>
                <w:b/>
                <w:bCs/>
                <w:color w:val="000000" w:themeColor="text1"/>
                <w:sz w:val="22"/>
                <w:szCs w:val="22"/>
                <w:lang w:val="en-US"/>
              </w:rPr>
              <w:t>100</w:t>
            </w:r>
          </w:p>
        </w:tc>
      </w:tr>
      <w:tr w:rsidR="00946184" w:rsidRPr="00043B9C" w14:paraId="254FBA71" w14:textId="77777777" w:rsidTr="00961064">
        <w:trPr>
          <w:jc w:val="center"/>
        </w:trPr>
        <w:tc>
          <w:tcPr>
            <w:cnfStyle w:val="001000000000" w:firstRow="0" w:lastRow="0" w:firstColumn="1" w:lastColumn="0" w:oddVBand="0" w:evenVBand="0" w:oddHBand="0" w:evenHBand="0" w:firstRowFirstColumn="0" w:firstRowLastColumn="0" w:lastRowFirstColumn="0" w:lastRowLastColumn="0"/>
            <w:tcW w:w="5801" w:type="dxa"/>
            <w:tcBorders>
              <w:top w:val="single" w:sz="4" w:space="0" w:color="auto"/>
              <w:left w:val="single" w:sz="4" w:space="0" w:color="auto"/>
              <w:bottom w:val="single" w:sz="4" w:space="0" w:color="auto"/>
              <w:right w:val="single" w:sz="4" w:space="0" w:color="auto"/>
            </w:tcBorders>
            <w:shd w:val="clear" w:color="auto" w:fill="auto"/>
          </w:tcPr>
          <w:p w14:paraId="58B7A591" w14:textId="77777777" w:rsidR="00946184" w:rsidRPr="00043B9C" w:rsidRDefault="00946184" w:rsidP="00921BEB">
            <w:pPr>
              <w:spacing w:line="360" w:lineRule="auto"/>
              <w:contextualSpacing/>
              <w:rPr>
                <w:rFonts w:ascii="Times New Roman" w:hAnsi="Times New Roman" w:cs="Times New Roman"/>
                <w:color w:val="000000" w:themeColor="text1"/>
                <w:sz w:val="22"/>
                <w:szCs w:val="22"/>
              </w:rPr>
            </w:pPr>
            <w:r>
              <w:rPr>
                <w:rFonts w:ascii="Times New Roman" w:hAnsi="Times New Roman" w:cs="Times New Roman"/>
                <w:b w:val="0"/>
                <w:bCs w:val="0"/>
                <w:color w:val="000000" w:themeColor="text1"/>
                <w:sz w:val="22"/>
                <w:szCs w:val="22"/>
              </w:rPr>
              <w:t>R</w:t>
            </w:r>
            <w:r>
              <w:rPr>
                <w:rFonts w:ascii="Times New Roman" w:hAnsi="Times New Roman" w:cs="Times New Roman"/>
                <w:b w:val="0"/>
                <w:bCs w:val="0"/>
                <w:caps w:val="0"/>
                <w:color w:val="000000" w:themeColor="text1"/>
                <w:sz w:val="22"/>
                <w:szCs w:val="22"/>
              </w:rPr>
              <w:t>ole = Non-subject, Null vs Overt</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18578CA3" w14:textId="77777777" w:rsidR="00946184"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0.31</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71BAFE56" w14:textId="3B86E5FB" w:rsidR="00946184"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w:t>
            </w:r>
            <w:r w:rsidR="002F28BE">
              <w:rPr>
                <w:rFonts w:ascii="Times New Roman" w:hAnsi="Times New Roman" w:cs="Times New Roman"/>
                <w:color w:val="000000" w:themeColor="text1"/>
                <w:sz w:val="22"/>
                <w:szCs w:val="22"/>
              </w:rPr>
              <w:t>-</w:t>
            </w:r>
            <w:r>
              <w:rPr>
                <w:rFonts w:ascii="Times New Roman" w:hAnsi="Times New Roman" w:cs="Times New Roman"/>
                <w:color w:val="000000" w:themeColor="text1"/>
                <w:sz w:val="22"/>
                <w:szCs w:val="22"/>
              </w:rPr>
              <w:t>0.72, 1.42]</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2DBC2121" w14:textId="77777777" w:rsidR="00946184"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71</w:t>
            </w:r>
          </w:p>
        </w:tc>
      </w:tr>
      <w:tr w:rsidR="00946184" w:rsidRPr="00043B9C" w14:paraId="7560CD1F" w14:textId="77777777" w:rsidTr="00961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01" w:type="dxa"/>
            <w:tcBorders>
              <w:top w:val="single" w:sz="4" w:space="0" w:color="auto"/>
              <w:left w:val="single" w:sz="4" w:space="0" w:color="auto"/>
              <w:bottom w:val="single" w:sz="4" w:space="0" w:color="auto"/>
              <w:right w:val="single" w:sz="4" w:space="0" w:color="auto"/>
            </w:tcBorders>
            <w:shd w:val="clear" w:color="auto" w:fill="auto"/>
          </w:tcPr>
          <w:p w14:paraId="7EB05784" w14:textId="77777777" w:rsidR="00946184" w:rsidRPr="0091610B" w:rsidRDefault="00946184" w:rsidP="00921BEB">
            <w:pPr>
              <w:spacing w:line="360" w:lineRule="auto"/>
              <w:contextualSpacing/>
              <w:rPr>
                <w:rFonts w:ascii="Times New Roman" w:hAnsi="Times New Roman" w:cs="Times New Roman"/>
                <w:color w:val="000000" w:themeColor="text1"/>
                <w:sz w:val="22"/>
                <w:szCs w:val="22"/>
              </w:rPr>
            </w:pPr>
            <w:r w:rsidRPr="0091610B">
              <w:rPr>
                <w:rFonts w:ascii="Times New Roman" w:hAnsi="Times New Roman" w:cs="Times New Roman"/>
                <w:caps w:val="0"/>
                <w:color w:val="000000" w:themeColor="text1"/>
                <w:sz w:val="22"/>
                <w:szCs w:val="22"/>
              </w:rPr>
              <w:t>Role = Non-subject, Overt vs NP</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4E1A5452" w14:textId="77777777" w:rsidR="00946184" w:rsidRPr="0091610B"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91610B">
              <w:rPr>
                <w:rFonts w:ascii="Times New Roman" w:hAnsi="Times New Roman" w:cs="Times New Roman"/>
                <w:b/>
                <w:bCs/>
                <w:color w:val="000000" w:themeColor="text1"/>
                <w:sz w:val="22"/>
                <w:szCs w:val="22"/>
              </w:rPr>
              <w:t>3.31</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6321A0E2" w14:textId="77777777" w:rsidR="00946184" w:rsidRPr="0091610B"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91610B">
              <w:rPr>
                <w:rFonts w:ascii="Times New Roman" w:hAnsi="Times New Roman" w:cs="Times New Roman"/>
                <w:b/>
                <w:bCs/>
                <w:color w:val="000000" w:themeColor="text1"/>
                <w:sz w:val="22"/>
                <w:szCs w:val="22"/>
              </w:rPr>
              <w:t>[2.60, 4.07]</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1C25E8CD" w14:textId="77777777" w:rsidR="00946184" w:rsidRPr="0091610B"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lang w:val="en-US"/>
              </w:rPr>
            </w:pPr>
            <w:r w:rsidRPr="0091610B">
              <w:rPr>
                <w:rFonts w:ascii="Times New Roman" w:hAnsi="Times New Roman" w:cs="Times New Roman"/>
                <w:b/>
                <w:bCs/>
                <w:color w:val="000000" w:themeColor="text1"/>
                <w:sz w:val="22"/>
                <w:szCs w:val="22"/>
                <w:lang w:val="en-US"/>
              </w:rPr>
              <w:t>100</w:t>
            </w:r>
          </w:p>
        </w:tc>
      </w:tr>
      <w:tr w:rsidR="00946184" w:rsidRPr="00043B9C" w14:paraId="1B0371F1" w14:textId="77777777" w:rsidTr="00961064">
        <w:trPr>
          <w:jc w:val="center"/>
        </w:trPr>
        <w:tc>
          <w:tcPr>
            <w:cnfStyle w:val="001000000000" w:firstRow="0" w:lastRow="0" w:firstColumn="1" w:lastColumn="0" w:oddVBand="0" w:evenVBand="0" w:oddHBand="0" w:evenHBand="0" w:firstRowFirstColumn="0" w:firstRowLastColumn="0" w:lastRowFirstColumn="0" w:lastRowLastColumn="0"/>
            <w:tcW w:w="5801" w:type="dxa"/>
            <w:tcBorders>
              <w:top w:val="single" w:sz="4" w:space="0" w:color="auto"/>
              <w:left w:val="single" w:sz="4" w:space="0" w:color="auto"/>
              <w:bottom w:val="single" w:sz="4" w:space="0" w:color="auto"/>
              <w:right w:val="single" w:sz="4" w:space="0" w:color="auto"/>
            </w:tcBorders>
            <w:shd w:val="clear" w:color="auto" w:fill="auto"/>
          </w:tcPr>
          <w:p w14:paraId="1DAA1780" w14:textId="36C1CD74" w:rsidR="00946184" w:rsidRPr="00043B9C" w:rsidRDefault="00946184" w:rsidP="00921BEB">
            <w:pPr>
              <w:spacing w:line="360" w:lineRule="auto"/>
              <w:contextualSpacing/>
              <w:rPr>
                <w:rFonts w:ascii="Times New Roman" w:hAnsi="Times New Roman" w:cs="Times New Roman"/>
                <w:b w:val="0"/>
                <w:bCs w:val="0"/>
                <w:color w:val="000000" w:themeColor="text1"/>
                <w:sz w:val="22"/>
                <w:szCs w:val="22"/>
              </w:rPr>
            </w:pPr>
            <w:r w:rsidRPr="00043B9C">
              <w:rPr>
                <w:rFonts w:ascii="Times New Roman" w:hAnsi="Times New Roman" w:cs="Times New Roman"/>
                <w:b w:val="0"/>
                <w:bCs w:val="0"/>
                <w:caps w:val="0"/>
                <w:color w:val="000000" w:themeColor="text1"/>
                <w:sz w:val="22"/>
                <w:szCs w:val="22"/>
              </w:rPr>
              <w:t>English proficiency</w:t>
            </w:r>
            <w:ins w:id="42" w:author="Yajun Liu" w:date="2025-03-04T22:44:00Z">
              <w:r w:rsidR="00C46FF8">
                <w:rPr>
                  <w:rFonts w:ascii="Times New Roman" w:hAnsi="Times New Roman" w:cs="Times New Roman"/>
                  <w:b w:val="0"/>
                  <w:bCs w:val="0"/>
                  <w:caps w:val="0"/>
                  <w:color w:val="000000" w:themeColor="text1"/>
                  <w:sz w:val="22"/>
                  <w:szCs w:val="22"/>
                </w:rPr>
                <w:t>,</w:t>
              </w:r>
            </w:ins>
            <w:r w:rsidR="00CA1DC4">
              <w:rPr>
                <w:rFonts w:ascii="Times New Roman" w:hAnsi="Times New Roman" w:cs="Times New Roman"/>
                <w:b w:val="0"/>
                <w:bCs w:val="0"/>
                <w:caps w:val="0"/>
                <w:color w:val="000000" w:themeColor="text1"/>
                <w:sz w:val="22"/>
                <w:szCs w:val="22"/>
              </w:rPr>
              <w:t xml:space="preserve"> N</w:t>
            </w:r>
            <w:r w:rsidR="00CA1DC4">
              <w:rPr>
                <w:rFonts w:ascii="Times New Roman" w:hAnsi="Times New Roman" w:cs="Times New Roman" w:hint="eastAsia"/>
                <w:b w:val="0"/>
                <w:bCs w:val="0"/>
                <w:caps w:val="0"/>
                <w:color w:val="000000" w:themeColor="text1"/>
                <w:sz w:val="22"/>
                <w:szCs w:val="22"/>
              </w:rPr>
              <w:t>u</w:t>
            </w:r>
            <w:r w:rsidR="00CA1DC4">
              <w:rPr>
                <w:rFonts w:ascii="Times New Roman" w:hAnsi="Times New Roman" w:cs="Times New Roman"/>
                <w:b w:val="0"/>
                <w:bCs w:val="0"/>
                <w:caps w:val="0"/>
                <w:color w:val="000000" w:themeColor="text1"/>
                <w:sz w:val="22"/>
                <w:szCs w:val="22"/>
              </w:rPr>
              <w:t xml:space="preserve">ll </w:t>
            </w:r>
            <w:r w:rsidRPr="00043B9C">
              <w:rPr>
                <w:rFonts w:ascii="Times New Roman" w:hAnsi="Times New Roman" w:cs="Times New Roman"/>
                <w:b w:val="0"/>
                <w:bCs w:val="0"/>
                <w:caps w:val="0"/>
                <w:color w:val="000000" w:themeColor="text1"/>
                <w:sz w:val="22"/>
                <w:szCs w:val="22"/>
              </w:rPr>
              <w:t xml:space="preserve">vs </w:t>
            </w:r>
            <w:r w:rsidR="00CA1DC4">
              <w:rPr>
                <w:rFonts w:ascii="Times New Roman" w:hAnsi="Times New Roman" w:cs="Times New Roman"/>
                <w:b w:val="0"/>
                <w:bCs w:val="0"/>
                <w:caps w:val="0"/>
                <w:color w:val="000000" w:themeColor="text1"/>
                <w:sz w:val="22"/>
                <w:szCs w:val="22"/>
              </w:rPr>
              <w:t>Overt</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21543915" w14:textId="77777777" w:rsidR="00946184" w:rsidRPr="00043B9C"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0.20</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371E9B38" w14:textId="77777777" w:rsidR="00946184" w:rsidRPr="00043B9C"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[-0.11, 0.51]</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2C357CDA" w14:textId="77777777" w:rsidR="00946184" w:rsidRPr="00043B9C"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90</w:t>
            </w:r>
          </w:p>
        </w:tc>
      </w:tr>
      <w:tr w:rsidR="00946184" w:rsidRPr="00FE51CA" w14:paraId="5A1033F2" w14:textId="77777777" w:rsidTr="00961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01" w:type="dxa"/>
            <w:tcBorders>
              <w:top w:val="single" w:sz="4" w:space="0" w:color="auto"/>
              <w:left w:val="single" w:sz="4" w:space="0" w:color="auto"/>
              <w:bottom w:val="single" w:sz="4" w:space="0" w:color="auto"/>
              <w:right w:val="single" w:sz="4" w:space="0" w:color="auto"/>
            </w:tcBorders>
            <w:shd w:val="clear" w:color="auto" w:fill="auto"/>
          </w:tcPr>
          <w:p w14:paraId="6E36ED9C" w14:textId="43F3BF18" w:rsidR="00946184" w:rsidRPr="0036618A" w:rsidRDefault="00946184" w:rsidP="00921BEB">
            <w:pPr>
              <w:spacing w:line="360" w:lineRule="auto"/>
              <w:contextualSpacing/>
              <w:rPr>
                <w:rFonts w:ascii="Times New Roman" w:hAnsi="Times New Roman" w:cs="Times New Roman"/>
                <w:color w:val="000000" w:themeColor="text1"/>
                <w:sz w:val="22"/>
                <w:szCs w:val="22"/>
              </w:rPr>
            </w:pPr>
            <w:r>
              <w:rPr>
                <w:rFonts w:ascii="Times New Roman" w:hAnsi="Times New Roman" w:cs="Times New Roman"/>
                <w:b w:val="0"/>
                <w:bCs w:val="0"/>
                <w:caps w:val="0"/>
                <w:color w:val="000000" w:themeColor="text1"/>
                <w:sz w:val="22"/>
                <w:szCs w:val="22"/>
              </w:rPr>
              <w:t>English proficiency</w:t>
            </w:r>
            <w:ins w:id="43" w:author="Yajun Liu" w:date="2025-03-04T22:44:00Z">
              <w:r w:rsidR="00C46FF8">
                <w:rPr>
                  <w:rFonts w:ascii="Times New Roman" w:hAnsi="Times New Roman" w:cs="Times New Roman"/>
                  <w:b w:val="0"/>
                  <w:bCs w:val="0"/>
                  <w:caps w:val="0"/>
                  <w:color w:val="000000" w:themeColor="text1"/>
                  <w:sz w:val="22"/>
                  <w:szCs w:val="22"/>
                </w:rPr>
                <w:t>,</w:t>
              </w:r>
            </w:ins>
            <w:r>
              <w:rPr>
                <w:rFonts w:ascii="Times New Roman" w:hAnsi="Times New Roman" w:cs="Times New Roman"/>
                <w:b w:val="0"/>
                <w:bCs w:val="0"/>
                <w:caps w:val="0"/>
                <w:color w:val="000000" w:themeColor="text1"/>
                <w:sz w:val="22"/>
                <w:szCs w:val="22"/>
              </w:rPr>
              <w:t xml:space="preserve"> </w:t>
            </w:r>
            <w:r w:rsidR="00CA1DC4">
              <w:rPr>
                <w:rFonts w:ascii="Times New Roman" w:hAnsi="Times New Roman" w:cs="Times New Roman"/>
                <w:b w:val="0"/>
                <w:bCs w:val="0"/>
                <w:caps w:val="0"/>
                <w:color w:val="000000" w:themeColor="text1"/>
                <w:sz w:val="22"/>
                <w:szCs w:val="22"/>
              </w:rPr>
              <w:t xml:space="preserve">Overt </w:t>
            </w:r>
            <w:r>
              <w:rPr>
                <w:rFonts w:ascii="Times New Roman" w:hAnsi="Times New Roman" w:cs="Times New Roman"/>
                <w:b w:val="0"/>
                <w:bCs w:val="0"/>
                <w:caps w:val="0"/>
                <w:color w:val="000000" w:themeColor="text1"/>
                <w:sz w:val="22"/>
                <w:szCs w:val="22"/>
              </w:rPr>
              <w:t xml:space="preserve">vs </w:t>
            </w:r>
            <w:r w:rsidR="00CA1DC4">
              <w:rPr>
                <w:rFonts w:ascii="Times New Roman" w:hAnsi="Times New Roman" w:cs="Times New Roman"/>
                <w:b w:val="0"/>
                <w:bCs w:val="0"/>
                <w:caps w:val="0"/>
                <w:color w:val="000000" w:themeColor="text1"/>
                <w:sz w:val="22"/>
                <w:szCs w:val="22"/>
              </w:rPr>
              <w:t>NP</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4C466951" w14:textId="77777777" w:rsidR="00946184" w:rsidRPr="00043B9C"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-0.06</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444314C7" w14:textId="77777777" w:rsidR="00946184" w:rsidRPr="00043B9C"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[-0.32, 0.20]</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5C80F3A7" w14:textId="77777777" w:rsidR="00946184" w:rsidRPr="00043B9C"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67</w:t>
            </w:r>
          </w:p>
        </w:tc>
      </w:tr>
      <w:tr w:rsidR="00946184" w:rsidRPr="00FE51CA" w14:paraId="6A052291" w14:textId="77777777" w:rsidTr="00961064">
        <w:trPr>
          <w:jc w:val="center"/>
        </w:trPr>
        <w:tc>
          <w:tcPr>
            <w:cnfStyle w:val="001000000000" w:firstRow="0" w:lastRow="0" w:firstColumn="1" w:lastColumn="0" w:oddVBand="0" w:evenVBand="0" w:oddHBand="0" w:evenHBand="0" w:firstRowFirstColumn="0" w:firstRowLastColumn="0" w:lastRowFirstColumn="0" w:lastRowLastColumn="0"/>
            <w:tcW w:w="5801" w:type="dxa"/>
            <w:tcBorders>
              <w:top w:val="single" w:sz="4" w:space="0" w:color="auto"/>
              <w:left w:val="single" w:sz="4" w:space="0" w:color="auto"/>
              <w:bottom w:val="single" w:sz="4" w:space="0" w:color="auto"/>
              <w:right w:val="single" w:sz="4" w:space="0" w:color="auto"/>
            </w:tcBorders>
          </w:tcPr>
          <w:p w14:paraId="3AA5A26E" w14:textId="01FD9C62" w:rsidR="00946184" w:rsidRPr="0052261A" w:rsidRDefault="00946184" w:rsidP="00921BEB">
            <w:pPr>
              <w:spacing w:line="360" w:lineRule="auto"/>
              <w:contextualSpacing/>
              <w:rPr>
                <w:rFonts w:ascii="Times New Roman" w:hAnsi="Times New Roman" w:cs="Times New Roman"/>
                <w:b w:val="0"/>
                <w:bCs w:val="0"/>
                <w:color w:val="000000" w:themeColor="text1"/>
                <w:sz w:val="22"/>
                <w:szCs w:val="22"/>
              </w:rPr>
            </w:pPr>
            <w:r>
              <w:rPr>
                <w:rFonts w:ascii="Times New Roman" w:hAnsi="Times New Roman" w:cs="Times New Roman"/>
                <w:b w:val="0"/>
                <w:bCs w:val="0"/>
                <w:caps w:val="0"/>
                <w:color w:val="000000" w:themeColor="text1"/>
                <w:sz w:val="22"/>
                <w:szCs w:val="22"/>
              </w:rPr>
              <w:t xml:space="preserve">Role = Non-subject * English proficiency </w:t>
            </w:r>
            <w:r w:rsidR="00CA1DC4">
              <w:rPr>
                <w:rFonts w:ascii="Times New Roman" w:hAnsi="Times New Roman" w:cs="Times New Roman"/>
                <w:b w:val="0"/>
                <w:bCs w:val="0"/>
                <w:caps w:val="0"/>
                <w:color w:val="000000" w:themeColor="text1"/>
                <w:sz w:val="22"/>
                <w:szCs w:val="22"/>
              </w:rPr>
              <w:t xml:space="preserve">Null </w:t>
            </w:r>
            <w:r>
              <w:rPr>
                <w:rFonts w:ascii="Times New Roman" w:hAnsi="Times New Roman" w:cs="Times New Roman"/>
                <w:b w:val="0"/>
                <w:bCs w:val="0"/>
                <w:caps w:val="0"/>
                <w:color w:val="000000" w:themeColor="text1"/>
                <w:sz w:val="22"/>
                <w:szCs w:val="22"/>
              </w:rPr>
              <w:t xml:space="preserve">vs </w:t>
            </w:r>
            <w:r w:rsidR="00CA1DC4">
              <w:rPr>
                <w:rFonts w:ascii="Times New Roman" w:hAnsi="Times New Roman" w:cs="Times New Roman"/>
                <w:b w:val="0"/>
                <w:bCs w:val="0"/>
                <w:caps w:val="0"/>
                <w:color w:val="000000" w:themeColor="text1"/>
                <w:sz w:val="22"/>
                <w:szCs w:val="22"/>
              </w:rPr>
              <w:t>Overt</w:t>
            </w:r>
          </w:p>
        </w:tc>
        <w:tc>
          <w:tcPr>
            <w:tcW w:w="1047" w:type="dxa"/>
            <w:tcBorders>
              <w:top w:val="single" w:sz="4" w:space="0" w:color="auto"/>
              <w:left w:val="single" w:sz="4" w:space="0" w:color="auto"/>
              <w:bottom w:val="single" w:sz="4" w:space="0" w:color="auto"/>
              <w:right w:val="single" w:sz="4" w:space="0" w:color="auto"/>
            </w:tcBorders>
          </w:tcPr>
          <w:p w14:paraId="7F5535CA" w14:textId="77777777" w:rsidR="00946184" w:rsidRPr="00043B9C"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0.61</w:t>
            </w:r>
          </w:p>
        </w:tc>
        <w:tc>
          <w:tcPr>
            <w:tcW w:w="1390" w:type="dxa"/>
            <w:tcBorders>
              <w:top w:val="single" w:sz="4" w:space="0" w:color="auto"/>
              <w:left w:val="single" w:sz="4" w:space="0" w:color="auto"/>
              <w:bottom w:val="single" w:sz="4" w:space="0" w:color="auto"/>
              <w:right w:val="single" w:sz="4" w:space="0" w:color="auto"/>
            </w:tcBorders>
          </w:tcPr>
          <w:p w14:paraId="02FD92CD" w14:textId="77777777" w:rsidR="00946184" w:rsidRPr="00043B9C"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[-0.31, 1.54]</w:t>
            </w:r>
          </w:p>
        </w:tc>
        <w:tc>
          <w:tcPr>
            <w:tcW w:w="977" w:type="dxa"/>
            <w:tcBorders>
              <w:top w:val="single" w:sz="4" w:space="0" w:color="auto"/>
              <w:left w:val="single" w:sz="4" w:space="0" w:color="auto"/>
              <w:bottom w:val="single" w:sz="4" w:space="0" w:color="auto"/>
              <w:right w:val="single" w:sz="4" w:space="0" w:color="auto"/>
            </w:tcBorders>
          </w:tcPr>
          <w:p w14:paraId="54F5853C" w14:textId="77777777" w:rsidR="00946184" w:rsidRPr="00043B9C"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91</w:t>
            </w:r>
          </w:p>
        </w:tc>
      </w:tr>
      <w:tr w:rsidR="00946184" w:rsidRPr="00FE51CA" w14:paraId="5A4B79C5" w14:textId="77777777" w:rsidTr="00961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01" w:type="dxa"/>
            <w:tcBorders>
              <w:top w:val="single" w:sz="4" w:space="0" w:color="auto"/>
              <w:left w:val="single" w:sz="4" w:space="0" w:color="auto"/>
              <w:bottom w:val="single" w:sz="4" w:space="0" w:color="auto"/>
              <w:right w:val="single" w:sz="4" w:space="0" w:color="auto"/>
            </w:tcBorders>
            <w:shd w:val="clear" w:color="auto" w:fill="auto"/>
          </w:tcPr>
          <w:p w14:paraId="620C085D" w14:textId="372B0AFB" w:rsidR="00946184" w:rsidRPr="0036618A" w:rsidRDefault="00946184" w:rsidP="00921BEB">
            <w:pPr>
              <w:spacing w:line="360" w:lineRule="auto"/>
              <w:contextualSpacing/>
              <w:rPr>
                <w:rFonts w:ascii="Times New Roman" w:hAnsi="Times New Roman" w:cs="Times New Roman"/>
                <w:color w:val="000000" w:themeColor="text1"/>
                <w:sz w:val="22"/>
                <w:szCs w:val="22"/>
              </w:rPr>
            </w:pPr>
            <w:r>
              <w:rPr>
                <w:rFonts w:ascii="Times New Roman" w:hAnsi="Times New Roman" w:cs="Times New Roman"/>
                <w:b w:val="0"/>
                <w:bCs w:val="0"/>
                <w:caps w:val="0"/>
                <w:color w:val="000000" w:themeColor="text1"/>
                <w:sz w:val="22"/>
                <w:szCs w:val="22"/>
              </w:rPr>
              <w:t xml:space="preserve">Role = Non-subject * English proficiency </w:t>
            </w:r>
            <w:r w:rsidR="00CA1DC4">
              <w:rPr>
                <w:rFonts w:ascii="Times New Roman" w:hAnsi="Times New Roman" w:cs="Times New Roman"/>
                <w:b w:val="0"/>
                <w:bCs w:val="0"/>
                <w:caps w:val="0"/>
                <w:color w:val="000000" w:themeColor="text1"/>
                <w:sz w:val="22"/>
                <w:szCs w:val="22"/>
              </w:rPr>
              <w:t>Overt</w:t>
            </w:r>
            <w:r>
              <w:rPr>
                <w:rFonts w:ascii="Times New Roman" w:hAnsi="Times New Roman" w:cs="Times New Roman"/>
                <w:b w:val="0"/>
                <w:bCs w:val="0"/>
                <w:caps w:val="0"/>
                <w:color w:val="000000" w:themeColor="text1"/>
                <w:sz w:val="22"/>
                <w:szCs w:val="22"/>
              </w:rPr>
              <w:t xml:space="preserve"> vs </w:t>
            </w:r>
            <w:r w:rsidR="00CA1DC4">
              <w:rPr>
                <w:rFonts w:ascii="Times New Roman" w:hAnsi="Times New Roman" w:cs="Times New Roman"/>
                <w:b w:val="0"/>
                <w:bCs w:val="0"/>
                <w:caps w:val="0"/>
                <w:color w:val="000000" w:themeColor="text1"/>
                <w:sz w:val="22"/>
                <w:szCs w:val="22"/>
              </w:rPr>
              <w:t>NP</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02A9C303" w14:textId="77777777" w:rsidR="00946184" w:rsidRPr="00043B9C"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-0.52</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45AAFACB" w14:textId="77777777" w:rsidR="00946184" w:rsidRPr="00043B9C"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[-1.21, 0.14]</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4B641A22" w14:textId="77777777" w:rsidR="00946184" w:rsidRPr="00043B9C"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94</w:t>
            </w:r>
          </w:p>
        </w:tc>
      </w:tr>
    </w:tbl>
    <w:p w14:paraId="4DB5AA6E" w14:textId="4A277ADF" w:rsidR="00946184" w:rsidRDefault="00946184" w:rsidP="00B86F5B">
      <w:pPr>
        <w:spacing w:line="480" w:lineRule="auto"/>
        <w:contextualSpacing/>
        <w:rPr>
          <w:rFonts w:ascii="Times New Roman" w:hAnsi="Times New Roman" w:cs="Times New Roman"/>
        </w:rPr>
      </w:pPr>
    </w:p>
    <w:tbl>
      <w:tblPr>
        <w:tblStyle w:val="PlainTable3"/>
        <w:tblW w:w="9215" w:type="dxa"/>
        <w:jc w:val="center"/>
        <w:tblLook w:val="04A0" w:firstRow="1" w:lastRow="0" w:firstColumn="1" w:lastColumn="0" w:noHBand="0" w:noVBand="1"/>
      </w:tblPr>
      <w:tblGrid>
        <w:gridCol w:w="5518"/>
        <w:gridCol w:w="1145"/>
        <w:gridCol w:w="1559"/>
        <w:gridCol w:w="993"/>
      </w:tblGrid>
      <w:tr w:rsidR="00946184" w:rsidRPr="00FE51CA" w14:paraId="3D16F457" w14:textId="77777777" w:rsidTr="0094618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215" w:type="dxa"/>
            <w:gridSpan w:val="4"/>
            <w:tcBorders>
              <w:bottom w:val="single" w:sz="4" w:space="0" w:color="auto"/>
            </w:tcBorders>
            <w:shd w:val="clear" w:color="auto" w:fill="auto"/>
          </w:tcPr>
          <w:p w14:paraId="1427272F" w14:textId="7E2D41AE" w:rsidR="00946184" w:rsidRPr="00C0035C" w:rsidRDefault="00946184" w:rsidP="00921BEB">
            <w:pPr>
              <w:spacing w:line="360" w:lineRule="auto"/>
              <w:contextualSpacing/>
              <w:rPr>
                <w:rFonts w:ascii="Times New Roman" w:hAnsi="Times New Roman" w:cs="Times New Roman"/>
                <w:b w:val="0"/>
                <w:bCs w:val="0"/>
                <w:color w:val="000000" w:themeColor="text1"/>
                <w:sz w:val="22"/>
                <w:szCs w:val="22"/>
                <w:lang w:val="en-US"/>
              </w:rPr>
            </w:pPr>
            <w:r w:rsidRPr="00FE5245">
              <w:rPr>
                <w:rFonts w:ascii="Times New Roman" w:hAnsi="Times New Roman" w:cs="Times New Roman"/>
                <w:caps w:val="0"/>
                <w:color w:val="000000" w:themeColor="text1"/>
                <w:sz w:val="22"/>
                <w:szCs w:val="22"/>
                <w:lang w:val="en-US"/>
              </w:rPr>
              <w:t xml:space="preserve">Table </w:t>
            </w:r>
            <w:r>
              <w:rPr>
                <w:rFonts w:ascii="Times New Roman" w:hAnsi="Times New Roman" w:cs="Times New Roman"/>
                <w:caps w:val="0"/>
                <w:color w:val="000000" w:themeColor="text1"/>
                <w:sz w:val="22"/>
                <w:szCs w:val="22"/>
                <w:lang w:val="en-US"/>
              </w:rPr>
              <w:t>6</w:t>
            </w:r>
            <w:r w:rsidRPr="00C0035C">
              <w:rPr>
                <w:rFonts w:ascii="Times New Roman" w:hAnsi="Times New Roman" w:cs="Times New Roman"/>
                <w:b w:val="0"/>
                <w:bCs w:val="0"/>
                <w:caps w:val="0"/>
                <w:color w:val="000000" w:themeColor="text1"/>
                <w:sz w:val="22"/>
                <w:szCs w:val="22"/>
                <w:lang w:val="en-US"/>
              </w:rPr>
              <w:t xml:space="preserve">: </w:t>
            </w:r>
            <w:r>
              <w:rPr>
                <w:rFonts w:ascii="Times New Roman" w:hAnsi="Times New Roman" w:cs="Times New Roman"/>
                <w:b w:val="0"/>
                <w:bCs w:val="0"/>
                <w:caps w:val="0"/>
                <w:color w:val="000000" w:themeColor="text1"/>
                <w:sz w:val="22"/>
                <w:szCs w:val="22"/>
                <w:lang w:val="en-US"/>
              </w:rPr>
              <w:t>T</w:t>
            </w:r>
            <w:r w:rsidRPr="00C0035C">
              <w:rPr>
                <w:rFonts w:ascii="Times New Roman" w:hAnsi="Times New Roman" w:cs="Times New Roman"/>
                <w:b w:val="0"/>
                <w:bCs w:val="0"/>
                <w:caps w:val="0"/>
                <w:color w:val="000000" w:themeColor="text1"/>
                <w:sz w:val="22"/>
                <w:szCs w:val="22"/>
                <w:lang w:val="en-US"/>
              </w:rPr>
              <w:t xml:space="preserve">he outputs of </w:t>
            </w:r>
            <w:r>
              <w:rPr>
                <w:rFonts w:ascii="Times New Roman" w:hAnsi="Times New Roman" w:cs="Times New Roman"/>
                <w:b w:val="0"/>
                <w:bCs w:val="0"/>
                <w:caps w:val="0"/>
                <w:color w:val="000000" w:themeColor="text1"/>
                <w:sz w:val="22"/>
                <w:szCs w:val="22"/>
                <w:lang w:val="en-US"/>
              </w:rPr>
              <w:t>the B</w:t>
            </w:r>
            <w:r w:rsidRPr="00C0035C">
              <w:rPr>
                <w:rFonts w:ascii="Times New Roman" w:hAnsi="Times New Roman" w:cs="Times New Roman"/>
                <w:b w:val="0"/>
                <w:bCs w:val="0"/>
                <w:caps w:val="0"/>
                <w:color w:val="000000" w:themeColor="text1"/>
                <w:sz w:val="22"/>
                <w:szCs w:val="22"/>
                <w:lang w:val="en-US"/>
              </w:rPr>
              <w:t>ayesian model for</w:t>
            </w:r>
            <w:r>
              <w:rPr>
                <w:rFonts w:ascii="Times New Roman" w:hAnsi="Times New Roman" w:cs="Times New Roman"/>
                <w:b w:val="0"/>
                <w:bCs w:val="0"/>
                <w:caps w:val="0"/>
                <w:color w:val="000000" w:themeColor="text1"/>
                <w:sz w:val="22"/>
                <w:szCs w:val="22"/>
                <w:lang w:val="en-US"/>
              </w:rPr>
              <w:t xml:space="preserve"> the</w:t>
            </w:r>
            <w:r w:rsidRPr="00C0035C">
              <w:rPr>
                <w:rFonts w:ascii="Times New Roman" w:hAnsi="Times New Roman" w:cs="Times New Roman"/>
                <w:b w:val="0"/>
                <w:bCs w:val="0"/>
                <w:caps w:val="0"/>
                <w:color w:val="000000" w:themeColor="text1"/>
                <w:sz w:val="22"/>
                <w:szCs w:val="22"/>
                <w:lang w:val="en-US"/>
              </w:rPr>
              <w:t xml:space="preserve"> effect of </w:t>
            </w:r>
            <w:r>
              <w:rPr>
                <w:rFonts w:ascii="Times New Roman" w:hAnsi="Times New Roman" w:cs="Times New Roman"/>
                <w:b w:val="0"/>
                <w:bCs w:val="0"/>
                <w:caps w:val="0"/>
                <w:color w:val="000000" w:themeColor="text1"/>
                <w:sz w:val="22"/>
                <w:szCs w:val="22"/>
                <w:lang w:val="en-US"/>
              </w:rPr>
              <w:t>the average</w:t>
            </w:r>
            <w:r w:rsidRPr="00C0035C">
              <w:rPr>
                <w:rFonts w:ascii="Times New Roman" w:hAnsi="Times New Roman" w:cs="Times New Roman"/>
                <w:b w:val="0"/>
                <w:bCs w:val="0"/>
                <w:caps w:val="0"/>
                <w:color w:val="000000" w:themeColor="text1"/>
                <w:sz w:val="22"/>
                <w:szCs w:val="22"/>
                <w:lang w:val="en-US"/>
              </w:rPr>
              <w:t xml:space="preserve"> </w:t>
            </w:r>
            <w:r>
              <w:rPr>
                <w:rFonts w:ascii="Times New Roman" w:hAnsi="Times New Roman" w:cs="Times New Roman"/>
                <w:b w:val="0"/>
                <w:bCs w:val="0"/>
                <w:caps w:val="0"/>
                <w:color w:val="000000" w:themeColor="text1"/>
                <w:sz w:val="22"/>
                <w:szCs w:val="22"/>
                <w:lang w:val="en-US"/>
              </w:rPr>
              <w:t>E</w:t>
            </w:r>
            <w:r w:rsidRPr="00C0035C">
              <w:rPr>
                <w:rFonts w:ascii="Times New Roman" w:hAnsi="Times New Roman" w:cs="Times New Roman"/>
                <w:b w:val="0"/>
                <w:bCs w:val="0"/>
                <w:caps w:val="0"/>
                <w:color w:val="000000" w:themeColor="text1"/>
                <w:sz w:val="22"/>
                <w:szCs w:val="22"/>
                <w:lang w:val="en-US"/>
              </w:rPr>
              <w:t xml:space="preserve">nglish </w:t>
            </w:r>
            <w:r>
              <w:rPr>
                <w:rFonts w:ascii="Times New Roman" w:hAnsi="Times New Roman" w:cs="Times New Roman"/>
                <w:b w:val="0"/>
                <w:bCs w:val="0"/>
                <w:caps w:val="0"/>
                <w:color w:val="000000" w:themeColor="text1"/>
                <w:sz w:val="22"/>
                <w:szCs w:val="22"/>
                <w:lang w:val="en-US"/>
              </w:rPr>
              <w:t xml:space="preserve">proficiency in the four skills across two referential contrasts </w:t>
            </w:r>
            <w:r w:rsidRPr="00C0035C">
              <w:rPr>
                <w:rFonts w:ascii="Times New Roman" w:hAnsi="Times New Roman" w:cs="Times New Roman"/>
                <w:b w:val="0"/>
                <w:bCs w:val="0"/>
                <w:caps w:val="0"/>
                <w:color w:val="000000" w:themeColor="text1"/>
                <w:sz w:val="22"/>
                <w:szCs w:val="22"/>
                <w:lang w:val="en-US"/>
              </w:rPr>
              <w:t>in the</w:t>
            </w:r>
            <w:r>
              <w:rPr>
                <w:rFonts w:ascii="Times New Roman" w:hAnsi="Times New Roman" w:cs="Times New Roman"/>
                <w:b w:val="0"/>
                <w:bCs w:val="0"/>
                <w:caps w:val="0"/>
                <w:color w:val="000000" w:themeColor="text1"/>
                <w:sz w:val="22"/>
                <w:szCs w:val="22"/>
                <w:lang w:val="en-US"/>
              </w:rPr>
              <w:t xml:space="preserve"> one</w:t>
            </w:r>
            <w:r w:rsidRPr="00C0035C">
              <w:rPr>
                <w:rFonts w:ascii="Times New Roman" w:hAnsi="Times New Roman" w:cs="Times New Roman"/>
                <w:b w:val="0"/>
                <w:bCs w:val="0"/>
                <w:caps w:val="0"/>
                <w:color w:val="000000" w:themeColor="text1"/>
                <w:sz w:val="22"/>
                <w:szCs w:val="22"/>
                <w:lang w:val="en-US"/>
              </w:rPr>
              <w:t>-character condition.</w:t>
            </w:r>
            <w:r>
              <w:rPr>
                <w:rFonts w:ascii="Times New Roman" w:hAnsi="Times New Roman" w:cs="Times New Roman"/>
                <w:b w:val="0"/>
                <w:bCs w:val="0"/>
                <w:caps w:val="0"/>
                <w:color w:val="000000" w:themeColor="text1"/>
                <w:sz w:val="22"/>
                <w:szCs w:val="22"/>
                <w:lang w:val="en-US"/>
              </w:rPr>
              <w:t xml:space="preserve"> </w:t>
            </w:r>
            <w:r w:rsidRPr="00DE54F0">
              <w:rPr>
                <w:rFonts w:ascii="Times New Roman" w:hAnsi="Times New Roman" w:cs="Times New Roman"/>
                <w:b w:val="0"/>
                <w:bCs w:val="0"/>
                <w:caps w:val="0"/>
                <w:color w:val="000000" w:themeColor="text1"/>
                <w:sz w:val="22"/>
                <w:szCs w:val="22"/>
              </w:rPr>
              <w:t>For intercept, positive values indicate a preference for the less explicit form (listed on the right), whereas negative values indicate a preference for the more explicit form (listed on the left). For the remaining effects, positive values indicate a preference for the more explicit form (listed on the right), whereas negative values indicate a preference for the less explicit form (listed on the left)</w:t>
            </w:r>
            <w:r w:rsidRPr="00DE54F0">
              <w:rPr>
                <w:rFonts w:ascii="Times New Roman" w:hAnsi="Times New Roman" w:cs="Times New Roman"/>
                <w:b w:val="0"/>
                <w:bCs w:val="0"/>
                <w:color w:val="000000" w:themeColor="text1"/>
                <w:sz w:val="22"/>
                <w:szCs w:val="22"/>
              </w:rPr>
              <w:t>.</w:t>
            </w:r>
            <w:r w:rsidR="002F28BE">
              <w:rPr>
                <w:rFonts w:ascii="Times New Roman" w:hAnsi="Times New Roman" w:cs="Times New Roman"/>
                <w:b w:val="0"/>
                <w:bCs w:val="0"/>
                <w:caps w:val="0"/>
                <w:color w:val="000000" w:themeColor="text1"/>
                <w:sz w:val="22"/>
                <w:szCs w:val="22"/>
                <w:lang w:val="en-US"/>
              </w:rPr>
              <w:t xml:space="preserve"> </w:t>
            </w:r>
          </w:p>
        </w:tc>
      </w:tr>
      <w:tr w:rsidR="00946184" w:rsidRPr="00FE51CA" w14:paraId="03715B12" w14:textId="77777777" w:rsidTr="00946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18" w:type="dxa"/>
            <w:tcBorders>
              <w:top w:val="single" w:sz="4" w:space="0" w:color="auto"/>
              <w:left w:val="single" w:sz="4" w:space="0" w:color="auto"/>
              <w:bottom w:val="single" w:sz="4" w:space="0" w:color="auto"/>
              <w:right w:val="single" w:sz="4" w:space="0" w:color="auto"/>
            </w:tcBorders>
            <w:shd w:val="clear" w:color="auto" w:fill="auto"/>
          </w:tcPr>
          <w:p w14:paraId="34A88546" w14:textId="77777777" w:rsidR="00946184" w:rsidRPr="0052261A" w:rsidRDefault="00946184" w:rsidP="00921BEB">
            <w:pPr>
              <w:spacing w:line="360" w:lineRule="auto"/>
              <w:contextualSpacing/>
              <w:rPr>
                <w:rFonts w:ascii="Times New Roman" w:hAnsi="Times New Roman" w:cs="Times New Roman"/>
                <w:color w:val="000000" w:themeColor="text1"/>
                <w:sz w:val="22"/>
                <w:szCs w:val="22"/>
              </w:rPr>
            </w:pPr>
            <w:r w:rsidRPr="0052261A">
              <w:rPr>
                <w:rFonts w:ascii="Times New Roman" w:hAnsi="Times New Roman" w:cs="Times New Roman"/>
                <w:caps w:val="0"/>
                <w:color w:val="000000" w:themeColor="text1"/>
                <w:sz w:val="22"/>
                <w:szCs w:val="22"/>
              </w:rPr>
              <w:t>Effects</w:t>
            </w:r>
          </w:p>
        </w:tc>
        <w:tc>
          <w:tcPr>
            <w:tcW w:w="1145" w:type="dxa"/>
            <w:tcBorders>
              <w:top w:val="single" w:sz="4" w:space="0" w:color="auto"/>
              <w:left w:val="single" w:sz="4" w:space="0" w:color="auto"/>
              <w:bottom w:val="single" w:sz="4" w:space="0" w:color="auto"/>
              <w:right w:val="single" w:sz="4" w:space="0" w:color="auto"/>
            </w:tcBorders>
            <w:shd w:val="clear" w:color="auto" w:fill="auto"/>
          </w:tcPr>
          <w:p w14:paraId="400D95D6"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Estimate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43A108D"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95% CrI</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299DAF3"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PD (%)</w:t>
            </w:r>
          </w:p>
        </w:tc>
      </w:tr>
      <w:tr w:rsidR="00946184" w:rsidRPr="00102D31" w14:paraId="2E54148F" w14:textId="77777777" w:rsidTr="00946184">
        <w:trPr>
          <w:jc w:val="center"/>
        </w:trPr>
        <w:tc>
          <w:tcPr>
            <w:cnfStyle w:val="001000000000" w:firstRow="0" w:lastRow="0" w:firstColumn="1" w:lastColumn="0" w:oddVBand="0" w:evenVBand="0" w:oddHBand="0" w:evenHBand="0" w:firstRowFirstColumn="0" w:firstRowLastColumn="0" w:lastRowFirstColumn="0" w:lastRowLastColumn="0"/>
            <w:tcW w:w="5518" w:type="dxa"/>
            <w:tcBorders>
              <w:top w:val="single" w:sz="4" w:space="0" w:color="auto"/>
              <w:left w:val="single" w:sz="4" w:space="0" w:color="auto"/>
              <w:bottom w:val="single" w:sz="4" w:space="0" w:color="auto"/>
              <w:right w:val="single" w:sz="4" w:space="0" w:color="auto"/>
            </w:tcBorders>
            <w:shd w:val="clear" w:color="auto" w:fill="auto"/>
          </w:tcPr>
          <w:p w14:paraId="2EBF7D42" w14:textId="14CA334F" w:rsidR="00946184" w:rsidRPr="00102D31" w:rsidRDefault="00946184" w:rsidP="00921BEB">
            <w:pPr>
              <w:spacing w:line="360" w:lineRule="auto"/>
              <w:contextualSpacing/>
              <w:rPr>
                <w:rFonts w:ascii="Times New Roman" w:hAnsi="Times New Roman" w:cs="Times New Roman"/>
                <w:color w:val="000000" w:themeColor="text1"/>
                <w:sz w:val="22"/>
                <w:szCs w:val="22"/>
              </w:rPr>
            </w:pPr>
            <w:r w:rsidRPr="0036618A">
              <w:rPr>
                <w:rFonts w:ascii="Times New Roman" w:hAnsi="Times New Roman" w:cs="Times New Roman"/>
                <w:caps w:val="0"/>
                <w:color w:val="000000" w:themeColor="text1"/>
                <w:sz w:val="22"/>
                <w:szCs w:val="22"/>
              </w:rPr>
              <w:t>Intercept</w:t>
            </w:r>
            <w:ins w:id="44" w:author="Yajun Liu" w:date="2025-03-04T22:44:00Z">
              <w:r w:rsidR="00533B24">
                <w:rPr>
                  <w:rFonts w:ascii="Times New Roman" w:hAnsi="Times New Roman" w:cs="Times New Roman"/>
                  <w:caps w:val="0"/>
                  <w:color w:val="000000" w:themeColor="text1"/>
                  <w:sz w:val="22"/>
                  <w:szCs w:val="22"/>
                </w:rPr>
                <w:t xml:space="preserve">, </w:t>
              </w:r>
            </w:ins>
            <w:del w:id="45" w:author="Yajun Liu" w:date="2025-03-04T22:44:00Z">
              <w:r w:rsidRPr="0036618A" w:rsidDel="00533B24">
                <w:rPr>
                  <w:rFonts w:ascii="Times New Roman" w:hAnsi="Times New Roman" w:cs="Times New Roman"/>
                  <w:caps w:val="0"/>
                  <w:color w:val="000000" w:themeColor="text1"/>
                  <w:sz w:val="22"/>
                  <w:szCs w:val="22"/>
                </w:rPr>
                <w:delText xml:space="preserve"> </w:delText>
              </w:r>
            </w:del>
            <w:r>
              <w:rPr>
                <w:rFonts w:ascii="Times New Roman" w:hAnsi="Times New Roman" w:cs="Times New Roman"/>
                <w:caps w:val="0"/>
                <w:color w:val="000000" w:themeColor="text1"/>
                <w:sz w:val="22"/>
                <w:szCs w:val="22"/>
              </w:rPr>
              <w:t>Overt</w:t>
            </w:r>
            <w:r w:rsidRPr="0036618A">
              <w:rPr>
                <w:rFonts w:ascii="Times New Roman" w:hAnsi="Times New Roman" w:cs="Times New Roman"/>
                <w:caps w:val="0"/>
                <w:color w:val="000000" w:themeColor="text1"/>
                <w:sz w:val="22"/>
                <w:szCs w:val="22"/>
              </w:rPr>
              <w:t xml:space="preserve"> vs </w:t>
            </w:r>
            <w:r>
              <w:rPr>
                <w:rFonts w:ascii="Times New Roman" w:hAnsi="Times New Roman" w:cs="Times New Roman"/>
                <w:caps w:val="0"/>
                <w:color w:val="000000" w:themeColor="text1"/>
                <w:sz w:val="22"/>
                <w:szCs w:val="22"/>
              </w:rPr>
              <w:t>Null</w:t>
            </w:r>
            <w:ins w:id="46" w:author="Yajun Liu" w:date="2025-03-04T22:44:00Z">
              <w:r w:rsidR="00533B24">
                <w:rPr>
                  <w:rFonts w:ascii="Times New Roman" w:hAnsi="Times New Roman" w:cs="Times New Roman"/>
                  <w:caps w:val="0"/>
                  <w:color w:val="000000" w:themeColor="text1"/>
                  <w:sz w:val="22"/>
                  <w:szCs w:val="22"/>
                </w:rPr>
                <w:t xml:space="preserve"> </w:t>
              </w:r>
            </w:ins>
          </w:p>
        </w:tc>
        <w:tc>
          <w:tcPr>
            <w:tcW w:w="1145" w:type="dxa"/>
            <w:tcBorders>
              <w:top w:val="single" w:sz="4" w:space="0" w:color="auto"/>
              <w:left w:val="single" w:sz="4" w:space="0" w:color="auto"/>
              <w:bottom w:val="single" w:sz="4" w:space="0" w:color="auto"/>
              <w:right w:val="single" w:sz="4" w:space="0" w:color="auto"/>
            </w:tcBorders>
            <w:shd w:val="clear" w:color="auto" w:fill="auto"/>
          </w:tcPr>
          <w:p w14:paraId="03351DE7" w14:textId="77777777" w:rsidR="00946184"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-0.62</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7C8E0FD" w14:textId="77777777" w:rsidR="00946184"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[-1.01, -0.24]</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606C1AFC" w14:textId="77777777" w:rsidR="00946184"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lang w:val="en-US"/>
              </w:rPr>
            </w:pPr>
            <w:r>
              <w:rPr>
                <w:rFonts w:ascii="Times New Roman" w:hAnsi="Times New Roman" w:cs="Times New Roman"/>
                <w:b/>
                <w:bCs/>
                <w:color w:val="000000" w:themeColor="text1"/>
                <w:sz w:val="22"/>
                <w:szCs w:val="22"/>
                <w:lang w:val="en-US"/>
              </w:rPr>
              <w:t>100</w:t>
            </w:r>
          </w:p>
        </w:tc>
      </w:tr>
      <w:tr w:rsidR="00946184" w:rsidRPr="00102D31" w14:paraId="1854F034" w14:textId="77777777" w:rsidTr="00946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18" w:type="dxa"/>
            <w:tcBorders>
              <w:top w:val="single" w:sz="4" w:space="0" w:color="auto"/>
              <w:left w:val="single" w:sz="4" w:space="0" w:color="auto"/>
              <w:bottom w:val="single" w:sz="4" w:space="0" w:color="auto"/>
              <w:right w:val="single" w:sz="4" w:space="0" w:color="auto"/>
            </w:tcBorders>
            <w:shd w:val="clear" w:color="auto" w:fill="auto"/>
          </w:tcPr>
          <w:p w14:paraId="6AA571B6" w14:textId="13644E78" w:rsidR="00946184" w:rsidRPr="00102D31" w:rsidRDefault="00946184" w:rsidP="00921BEB">
            <w:pPr>
              <w:spacing w:line="360" w:lineRule="auto"/>
              <w:contextualSpacing/>
              <w:rPr>
                <w:rFonts w:ascii="Times New Roman" w:hAnsi="Times New Roman" w:cs="Times New Roman"/>
                <w:color w:val="000000" w:themeColor="text1"/>
                <w:sz w:val="22"/>
                <w:szCs w:val="22"/>
              </w:rPr>
            </w:pPr>
            <w:r w:rsidRPr="0036618A">
              <w:rPr>
                <w:rFonts w:ascii="Times New Roman" w:hAnsi="Times New Roman" w:cs="Times New Roman"/>
                <w:caps w:val="0"/>
                <w:color w:val="000000" w:themeColor="text1"/>
                <w:sz w:val="22"/>
                <w:szCs w:val="22"/>
              </w:rPr>
              <w:t>Intercept</w:t>
            </w:r>
            <w:ins w:id="47" w:author="Yajun Liu" w:date="2025-03-04T22:44:00Z">
              <w:r w:rsidR="00533B24">
                <w:rPr>
                  <w:rFonts w:ascii="Times New Roman" w:hAnsi="Times New Roman" w:cs="Times New Roman"/>
                  <w:caps w:val="0"/>
                  <w:color w:val="000000" w:themeColor="text1"/>
                  <w:sz w:val="22"/>
                  <w:szCs w:val="22"/>
                </w:rPr>
                <w:t>,</w:t>
              </w:r>
            </w:ins>
            <w:r w:rsidRPr="0036618A">
              <w:rPr>
                <w:rFonts w:ascii="Times New Roman" w:hAnsi="Times New Roman" w:cs="Times New Roman"/>
                <w:caps w:val="0"/>
                <w:color w:val="000000" w:themeColor="text1"/>
                <w:sz w:val="22"/>
                <w:szCs w:val="22"/>
              </w:rPr>
              <w:t xml:space="preserve"> </w:t>
            </w:r>
            <w:r>
              <w:rPr>
                <w:rFonts w:ascii="Times New Roman" w:hAnsi="Times New Roman" w:cs="Times New Roman"/>
                <w:caps w:val="0"/>
                <w:color w:val="000000" w:themeColor="text1"/>
                <w:sz w:val="22"/>
                <w:szCs w:val="22"/>
              </w:rPr>
              <w:t>NPs</w:t>
            </w:r>
            <w:r w:rsidRPr="0036618A">
              <w:rPr>
                <w:rFonts w:ascii="Times New Roman" w:hAnsi="Times New Roman" w:cs="Times New Roman"/>
                <w:caps w:val="0"/>
                <w:color w:val="000000" w:themeColor="text1"/>
                <w:sz w:val="22"/>
                <w:szCs w:val="22"/>
              </w:rPr>
              <w:t xml:space="preserve"> vs</w:t>
            </w:r>
            <w:r>
              <w:rPr>
                <w:rFonts w:ascii="Times New Roman" w:hAnsi="Times New Roman" w:cs="Times New Roman"/>
                <w:caps w:val="0"/>
                <w:color w:val="000000" w:themeColor="text1"/>
                <w:sz w:val="22"/>
                <w:szCs w:val="22"/>
              </w:rPr>
              <w:t xml:space="preserve"> Overt</w:t>
            </w:r>
            <w:ins w:id="48" w:author="Yajun Liu" w:date="2025-03-04T22:44:00Z">
              <w:r w:rsidR="00533B24">
                <w:rPr>
                  <w:rFonts w:ascii="Times New Roman" w:hAnsi="Times New Roman" w:cs="Times New Roman"/>
                  <w:caps w:val="0"/>
                  <w:color w:val="000000" w:themeColor="text1"/>
                  <w:sz w:val="22"/>
                  <w:szCs w:val="22"/>
                </w:rPr>
                <w:t xml:space="preserve"> </w:t>
              </w:r>
            </w:ins>
          </w:p>
        </w:tc>
        <w:tc>
          <w:tcPr>
            <w:tcW w:w="1145" w:type="dxa"/>
            <w:tcBorders>
              <w:top w:val="single" w:sz="4" w:space="0" w:color="auto"/>
              <w:left w:val="single" w:sz="4" w:space="0" w:color="auto"/>
              <w:bottom w:val="single" w:sz="4" w:space="0" w:color="auto"/>
              <w:right w:val="single" w:sz="4" w:space="0" w:color="auto"/>
            </w:tcBorders>
            <w:shd w:val="clear" w:color="auto" w:fill="auto"/>
          </w:tcPr>
          <w:p w14:paraId="6808430F" w14:textId="77777777" w:rsidR="00946184"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3.11</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0017E87" w14:textId="77777777" w:rsidR="00946184"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[2.66, 3.57]</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745FBFFB" w14:textId="77777777" w:rsidR="00946184"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lang w:val="en-US"/>
              </w:rPr>
            </w:pPr>
            <w:r>
              <w:rPr>
                <w:rFonts w:ascii="Times New Roman" w:hAnsi="Times New Roman" w:cs="Times New Roman"/>
                <w:b/>
                <w:bCs/>
                <w:color w:val="000000" w:themeColor="text1"/>
                <w:sz w:val="22"/>
                <w:szCs w:val="22"/>
                <w:lang w:val="en-US"/>
              </w:rPr>
              <w:t>100</w:t>
            </w:r>
          </w:p>
        </w:tc>
      </w:tr>
      <w:tr w:rsidR="00946184" w:rsidRPr="00102D31" w14:paraId="26F8683D" w14:textId="77777777" w:rsidTr="00946184">
        <w:trPr>
          <w:jc w:val="center"/>
        </w:trPr>
        <w:tc>
          <w:tcPr>
            <w:cnfStyle w:val="001000000000" w:firstRow="0" w:lastRow="0" w:firstColumn="1" w:lastColumn="0" w:oddVBand="0" w:evenVBand="0" w:oddHBand="0" w:evenHBand="0" w:firstRowFirstColumn="0" w:firstRowLastColumn="0" w:lastRowFirstColumn="0" w:lastRowLastColumn="0"/>
            <w:tcW w:w="5518" w:type="dxa"/>
            <w:tcBorders>
              <w:top w:val="single" w:sz="4" w:space="0" w:color="auto"/>
              <w:left w:val="single" w:sz="4" w:space="0" w:color="auto"/>
              <w:bottom w:val="single" w:sz="4" w:space="0" w:color="auto"/>
              <w:right w:val="single" w:sz="4" w:space="0" w:color="auto"/>
            </w:tcBorders>
            <w:shd w:val="clear" w:color="auto" w:fill="auto"/>
          </w:tcPr>
          <w:p w14:paraId="0D8FC3A6" w14:textId="0E18C854" w:rsidR="00946184" w:rsidRPr="00102D31" w:rsidRDefault="00946184" w:rsidP="00921BEB">
            <w:pPr>
              <w:spacing w:line="360" w:lineRule="auto"/>
              <w:contextualSpacing/>
              <w:rPr>
                <w:rFonts w:ascii="Times New Roman" w:hAnsi="Times New Roman" w:cs="Times New Roman"/>
                <w:color w:val="000000" w:themeColor="text1"/>
                <w:sz w:val="22"/>
                <w:szCs w:val="22"/>
              </w:rPr>
            </w:pPr>
            <w:r w:rsidRPr="00102D31">
              <w:rPr>
                <w:rFonts w:ascii="Times New Roman" w:hAnsi="Times New Roman" w:cs="Times New Roman"/>
                <w:caps w:val="0"/>
                <w:color w:val="000000" w:themeColor="text1"/>
                <w:sz w:val="22"/>
                <w:szCs w:val="22"/>
              </w:rPr>
              <w:t>English proficiency</w:t>
            </w:r>
            <w:ins w:id="49" w:author="Yajun Liu" w:date="2025-03-04T22:44:00Z">
              <w:r w:rsidR="00533B24">
                <w:rPr>
                  <w:rFonts w:ascii="Times New Roman" w:hAnsi="Times New Roman" w:cs="Times New Roman"/>
                  <w:caps w:val="0"/>
                  <w:color w:val="000000" w:themeColor="text1"/>
                  <w:sz w:val="22"/>
                  <w:szCs w:val="22"/>
                </w:rPr>
                <w:t>,</w:t>
              </w:r>
            </w:ins>
            <w:r w:rsidRPr="00102D31">
              <w:rPr>
                <w:rFonts w:ascii="Times New Roman" w:hAnsi="Times New Roman" w:cs="Times New Roman"/>
                <w:caps w:val="0"/>
                <w:color w:val="000000" w:themeColor="text1"/>
                <w:sz w:val="22"/>
                <w:szCs w:val="22"/>
              </w:rPr>
              <w:t xml:space="preserve"> </w:t>
            </w:r>
            <w:r w:rsidR="00CA1DC4">
              <w:rPr>
                <w:rFonts w:ascii="Times New Roman" w:hAnsi="Times New Roman" w:cs="Times New Roman"/>
                <w:caps w:val="0"/>
                <w:color w:val="000000" w:themeColor="text1"/>
                <w:sz w:val="22"/>
                <w:szCs w:val="22"/>
              </w:rPr>
              <w:t xml:space="preserve">Null </w:t>
            </w:r>
            <w:r w:rsidRPr="00102D31">
              <w:rPr>
                <w:rFonts w:ascii="Times New Roman" w:hAnsi="Times New Roman" w:cs="Times New Roman"/>
                <w:caps w:val="0"/>
                <w:color w:val="000000" w:themeColor="text1"/>
                <w:sz w:val="22"/>
                <w:szCs w:val="22"/>
              </w:rPr>
              <w:t xml:space="preserve">vs </w:t>
            </w:r>
            <w:r w:rsidR="00CA1DC4">
              <w:rPr>
                <w:rFonts w:ascii="Times New Roman" w:hAnsi="Times New Roman" w:cs="Times New Roman"/>
                <w:caps w:val="0"/>
                <w:color w:val="000000" w:themeColor="text1"/>
                <w:sz w:val="22"/>
                <w:szCs w:val="22"/>
              </w:rPr>
              <w:t>Overt</w:t>
            </w:r>
          </w:p>
        </w:tc>
        <w:tc>
          <w:tcPr>
            <w:tcW w:w="1145" w:type="dxa"/>
            <w:tcBorders>
              <w:top w:val="single" w:sz="4" w:space="0" w:color="auto"/>
              <w:left w:val="single" w:sz="4" w:space="0" w:color="auto"/>
              <w:bottom w:val="single" w:sz="4" w:space="0" w:color="auto"/>
              <w:right w:val="single" w:sz="4" w:space="0" w:color="auto"/>
            </w:tcBorders>
            <w:shd w:val="clear" w:color="auto" w:fill="auto"/>
          </w:tcPr>
          <w:p w14:paraId="5F517917" w14:textId="77777777" w:rsidR="00946184" w:rsidRPr="00102D31"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0.38</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39F53A0" w14:textId="77777777" w:rsidR="00946184" w:rsidRPr="00102D31"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[0.10, 0.68]</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22580D06" w14:textId="77777777" w:rsidR="00946184" w:rsidRPr="00102D31"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lang w:val="en-US"/>
              </w:rPr>
            </w:pPr>
            <w:r>
              <w:rPr>
                <w:rFonts w:ascii="Times New Roman" w:hAnsi="Times New Roman" w:cs="Times New Roman"/>
                <w:b/>
                <w:bCs/>
                <w:color w:val="000000" w:themeColor="text1"/>
                <w:sz w:val="22"/>
                <w:szCs w:val="22"/>
                <w:lang w:val="en-US"/>
              </w:rPr>
              <w:t>99</w:t>
            </w:r>
          </w:p>
        </w:tc>
      </w:tr>
      <w:tr w:rsidR="00946184" w:rsidRPr="00FE51CA" w14:paraId="172F1F98" w14:textId="77777777" w:rsidTr="0094618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18" w:type="dxa"/>
            <w:tcBorders>
              <w:top w:val="single" w:sz="4" w:space="0" w:color="auto"/>
              <w:left w:val="single" w:sz="4" w:space="0" w:color="auto"/>
              <w:bottom w:val="single" w:sz="4" w:space="0" w:color="auto"/>
              <w:right w:val="single" w:sz="4" w:space="0" w:color="auto"/>
            </w:tcBorders>
            <w:shd w:val="clear" w:color="auto" w:fill="auto"/>
          </w:tcPr>
          <w:p w14:paraId="22C3A376" w14:textId="2E434B20" w:rsidR="00946184" w:rsidRPr="0036618A" w:rsidRDefault="00946184" w:rsidP="00921BEB">
            <w:pPr>
              <w:spacing w:line="360" w:lineRule="auto"/>
              <w:contextualSpacing/>
              <w:rPr>
                <w:rFonts w:ascii="Times New Roman" w:hAnsi="Times New Roman" w:cs="Times New Roman"/>
                <w:color w:val="000000" w:themeColor="text1"/>
                <w:sz w:val="22"/>
                <w:szCs w:val="22"/>
              </w:rPr>
            </w:pPr>
            <w:r>
              <w:rPr>
                <w:rFonts w:ascii="Times New Roman" w:hAnsi="Times New Roman" w:cs="Times New Roman"/>
                <w:b w:val="0"/>
                <w:bCs w:val="0"/>
                <w:caps w:val="0"/>
                <w:color w:val="000000" w:themeColor="text1"/>
                <w:sz w:val="22"/>
                <w:szCs w:val="22"/>
              </w:rPr>
              <w:t>English proficiency</w:t>
            </w:r>
            <w:ins w:id="50" w:author="Yajun Liu" w:date="2025-03-04T22:44:00Z">
              <w:r w:rsidR="00533B24">
                <w:rPr>
                  <w:rFonts w:ascii="Times New Roman" w:hAnsi="Times New Roman" w:cs="Times New Roman"/>
                  <w:b w:val="0"/>
                  <w:bCs w:val="0"/>
                  <w:caps w:val="0"/>
                  <w:color w:val="000000" w:themeColor="text1"/>
                  <w:sz w:val="22"/>
                  <w:szCs w:val="22"/>
                </w:rPr>
                <w:t>,</w:t>
              </w:r>
            </w:ins>
            <w:r>
              <w:rPr>
                <w:rFonts w:ascii="Times New Roman" w:hAnsi="Times New Roman" w:cs="Times New Roman"/>
                <w:b w:val="0"/>
                <w:bCs w:val="0"/>
                <w:caps w:val="0"/>
                <w:color w:val="000000" w:themeColor="text1"/>
                <w:sz w:val="22"/>
                <w:szCs w:val="22"/>
              </w:rPr>
              <w:t xml:space="preserve"> </w:t>
            </w:r>
            <w:r w:rsidR="00CA1DC4">
              <w:rPr>
                <w:rFonts w:ascii="Times New Roman" w:hAnsi="Times New Roman" w:cs="Times New Roman"/>
                <w:b w:val="0"/>
                <w:bCs w:val="0"/>
                <w:caps w:val="0"/>
                <w:color w:val="000000" w:themeColor="text1"/>
                <w:sz w:val="22"/>
                <w:szCs w:val="22"/>
              </w:rPr>
              <w:t xml:space="preserve">Overt </w:t>
            </w:r>
            <w:r>
              <w:rPr>
                <w:rFonts w:ascii="Times New Roman" w:hAnsi="Times New Roman" w:cs="Times New Roman"/>
                <w:b w:val="0"/>
                <w:bCs w:val="0"/>
                <w:caps w:val="0"/>
                <w:color w:val="000000" w:themeColor="text1"/>
                <w:sz w:val="22"/>
                <w:szCs w:val="22"/>
              </w:rPr>
              <w:t xml:space="preserve">vs </w:t>
            </w:r>
            <w:r w:rsidR="00CA1DC4">
              <w:rPr>
                <w:rFonts w:ascii="Times New Roman" w:hAnsi="Times New Roman" w:cs="Times New Roman"/>
                <w:b w:val="0"/>
                <w:bCs w:val="0"/>
                <w:caps w:val="0"/>
                <w:color w:val="000000" w:themeColor="text1"/>
                <w:sz w:val="22"/>
                <w:szCs w:val="22"/>
              </w:rPr>
              <w:t>NP</w:t>
            </w:r>
          </w:p>
        </w:tc>
        <w:tc>
          <w:tcPr>
            <w:tcW w:w="1145" w:type="dxa"/>
            <w:tcBorders>
              <w:top w:val="single" w:sz="4" w:space="0" w:color="auto"/>
              <w:left w:val="single" w:sz="4" w:space="0" w:color="auto"/>
              <w:bottom w:val="single" w:sz="4" w:space="0" w:color="auto"/>
              <w:right w:val="single" w:sz="4" w:space="0" w:color="auto"/>
            </w:tcBorders>
            <w:shd w:val="clear" w:color="auto" w:fill="auto"/>
          </w:tcPr>
          <w:p w14:paraId="46629B4A" w14:textId="77777777" w:rsidR="00946184" w:rsidRPr="00043B9C"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0.26</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4FEC5347" w14:textId="77777777" w:rsidR="00946184" w:rsidRPr="00043B9C"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[-0.09, 0.61]</w:t>
            </w:r>
          </w:p>
        </w:tc>
        <w:tc>
          <w:tcPr>
            <w:tcW w:w="993" w:type="dxa"/>
            <w:tcBorders>
              <w:top w:val="single" w:sz="4" w:space="0" w:color="auto"/>
              <w:left w:val="single" w:sz="4" w:space="0" w:color="auto"/>
              <w:bottom w:val="single" w:sz="4" w:space="0" w:color="auto"/>
              <w:right w:val="single" w:sz="4" w:space="0" w:color="auto"/>
            </w:tcBorders>
            <w:shd w:val="clear" w:color="auto" w:fill="auto"/>
          </w:tcPr>
          <w:p w14:paraId="3843AC20" w14:textId="77777777" w:rsidR="00946184" w:rsidRPr="00043B9C"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92</w:t>
            </w:r>
          </w:p>
        </w:tc>
      </w:tr>
    </w:tbl>
    <w:p w14:paraId="67A1AADB" w14:textId="6BB606C2" w:rsidR="00946184" w:rsidRDefault="00946184" w:rsidP="00B86F5B">
      <w:pPr>
        <w:spacing w:line="480" w:lineRule="auto"/>
        <w:contextualSpacing/>
        <w:rPr>
          <w:rFonts w:ascii="Times New Roman" w:hAnsi="Times New Roman" w:cs="Times New Roman"/>
        </w:rPr>
      </w:pPr>
    </w:p>
    <w:p w14:paraId="412E41BA" w14:textId="269C6326" w:rsidR="00946184" w:rsidRDefault="00946184" w:rsidP="00B86F5B">
      <w:pPr>
        <w:spacing w:line="480" w:lineRule="auto"/>
        <w:contextualSpacing/>
        <w:rPr>
          <w:rFonts w:ascii="Times New Roman" w:hAnsi="Times New Roman" w:cs="Times New Roman"/>
        </w:rPr>
      </w:pPr>
    </w:p>
    <w:p w14:paraId="589475D4" w14:textId="52793BBA" w:rsidR="00946184" w:rsidRDefault="00946184" w:rsidP="00B86F5B">
      <w:pPr>
        <w:spacing w:line="480" w:lineRule="auto"/>
        <w:contextualSpacing/>
        <w:rPr>
          <w:rFonts w:ascii="Times New Roman" w:hAnsi="Times New Roman" w:cs="Times New Roman"/>
        </w:rPr>
      </w:pPr>
    </w:p>
    <w:p w14:paraId="0FF53620" w14:textId="42B23492" w:rsidR="00946184" w:rsidRDefault="00946184" w:rsidP="00B86F5B">
      <w:pPr>
        <w:spacing w:line="480" w:lineRule="auto"/>
        <w:contextualSpacing/>
        <w:rPr>
          <w:rFonts w:ascii="Times New Roman" w:hAnsi="Times New Roman" w:cs="Times New Roman"/>
        </w:rPr>
      </w:pPr>
    </w:p>
    <w:p w14:paraId="4997AC11" w14:textId="77777777" w:rsidR="002F28BE" w:rsidRDefault="002F28BE" w:rsidP="00B86F5B">
      <w:pPr>
        <w:spacing w:line="480" w:lineRule="auto"/>
        <w:contextualSpacing/>
        <w:rPr>
          <w:rFonts w:ascii="Times New Roman" w:hAnsi="Times New Roman" w:cs="Times New Roman"/>
        </w:rPr>
      </w:pPr>
    </w:p>
    <w:p w14:paraId="17C98C12" w14:textId="77777777" w:rsidR="00946184" w:rsidRPr="00961064" w:rsidRDefault="00946184" w:rsidP="00961064">
      <w:pPr>
        <w:rPr>
          <w:rFonts w:ascii="Times New Roman" w:hAnsi="Times New Roman" w:cs="Times New Roman"/>
          <w:b/>
          <w:bCs/>
        </w:rPr>
      </w:pPr>
      <w:r w:rsidRPr="00961064">
        <w:rPr>
          <w:rFonts w:ascii="Times New Roman" w:hAnsi="Times New Roman" w:cs="Times New Roman"/>
          <w:b/>
          <w:bCs/>
        </w:rPr>
        <w:lastRenderedPageBreak/>
        <w:t>Reference Production and English Use in the Four Skills</w:t>
      </w:r>
    </w:p>
    <w:p w14:paraId="2A0F53B3" w14:textId="77777777" w:rsidR="00946184" w:rsidRDefault="00946184" w:rsidP="00946184"/>
    <w:tbl>
      <w:tblPr>
        <w:tblStyle w:val="PlainTable3"/>
        <w:tblW w:w="9355" w:type="dxa"/>
        <w:jc w:val="center"/>
        <w:tblLook w:val="04A0" w:firstRow="1" w:lastRow="0" w:firstColumn="1" w:lastColumn="0" w:noHBand="0" w:noVBand="1"/>
      </w:tblPr>
      <w:tblGrid>
        <w:gridCol w:w="5812"/>
        <w:gridCol w:w="1170"/>
        <w:gridCol w:w="1395"/>
        <w:gridCol w:w="978"/>
      </w:tblGrid>
      <w:tr w:rsidR="00946184" w:rsidRPr="00FE51CA" w14:paraId="1D71F437" w14:textId="77777777" w:rsidTr="009610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355" w:type="dxa"/>
            <w:gridSpan w:val="4"/>
            <w:tcBorders>
              <w:bottom w:val="single" w:sz="4" w:space="0" w:color="auto"/>
            </w:tcBorders>
            <w:shd w:val="clear" w:color="auto" w:fill="auto"/>
          </w:tcPr>
          <w:p w14:paraId="290AC69B" w14:textId="77777777" w:rsidR="00946184" w:rsidRPr="00C0035C" w:rsidRDefault="00946184" w:rsidP="00921BEB">
            <w:pPr>
              <w:spacing w:line="360" w:lineRule="auto"/>
              <w:contextualSpacing/>
              <w:rPr>
                <w:rFonts w:ascii="Times New Roman" w:hAnsi="Times New Roman" w:cs="Times New Roman"/>
                <w:b w:val="0"/>
                <w:bCs w:val="0"/>
                <w:color w:val="000000" w:themeColor="text1"/>
                <w:sz w:val="22"/>
                <w:szCs w:val="22"/>
                <w:lang w:val="en-US"/>
              </w:rPr>
            </w:pPr>
            <w:r w:rsidRPr="00FE5245">
              <w:rPr>
                <w:rFonts w:ascii="Times New Roman" w:hAnsi="Times New Roman" w:cs="Times New Roman"/>
                <w:caps w:val="0"/>
                <w:color w:val="000000" w:themeColor="text1"/>
                <w:sz w:val="22"/>
                <w:szCs w:val="22"/>
                <w:lang w:val="en-US"/>
              </w:rPr>
              <w:t xml:space="preserve">Table </w:t>
            </w:r>
            <w:r>
              <w:rPr>
                <w:rFonts w:ascii="Times New Roman" w:hAnsi="Times New Roman" w:cs="Times New Roman"/>
                <w:caps w:val="0"/>
                <w:color w:val="000000" w:themeColor="text1"/>
                <w:sz w:val="22"/>
                <w:szCs w:val="22"/>
                <w:lang w:val="en-US"/>
              </w:rPr>
              <w:t>7</w:t>
            </w:r>
            <w:r>
              <w:rPr>
                <w:rStyle w:val="FootnoteReference"/>
                <w:rFonts w:ascii="Times New Roman" w:hAnsi="Times New Roman" w:cs="Times New Roman"/>
                <w:caps w:val="0"/>
                <w:color w:val="000000" w:themeColor="text1"/>
                <w:sz w:val="22"/>
                <w:szCs w:val="22"/>
                <w:lang w:val="en-US"/>
              </w:rPr>
              <w:footnoteReference w:id="8"/>
            </w:r>
            <w:r w:rsidRPr="00C0035C">
              <w:rPr>
                <w:rFonts w:ascii="Times New Roman" w:hAnsi="Times New Roman" w:cs="Times New Roman"/>
                <w:b w:val="0"/>
                <w:bCs w:val="0"/>
                <w:caps w:val="0"/>
                <w:color w:val="000000" w:themeColor="text1"/>
                <w:sz w:val="22"/>
                <w:szCs w:val="22"/>
                <w:lang w:val="en-US"/>
              </w:rPr>
              <w:t xml:space="preserve">: </w:t>
            </w:r>
            <w:r>
              <w:rPr>
                <w:rFonts w:ascii="Times New Roman" w:hAnsi="Times New Roman" w:cs="Times New Roman"/>
                <w:b w:val="0"/>
                <w:bCs w:val="0"/>
                <w:caps w:val="0"/>
                <w:color w:val="000000" w:themeColor="text1"/>
                <w:sz w:val="22"/>
                <w:szCs w:val="22"/>
                <w:lang w:val="en-US"/>
              </w:rPr>
              <w:t>T</w:t>
            </w:r>
            <w:r w:rsidRPr="00C0035C">
              <w:rPr>
                <w:rFonts w:ascii="Times New Roman" w:hAnsi="Times New Roman" w:cs="Times New Roman"/>
                <w:b w:val="0"/>
                <w:bCs w:val="0"/>
                <w:caps w:val="0"/>
                <w:color w:val="000000" w:themeColor="text1"/>
                <w:sz w:val="22"/>
                <w:szCs w:val="22"/>
                <w:lang w:val="en-US"/>
              </w:rPr>
              <w:t xml:space="preserve">he outputs of </w:t>
            </w:r>
            <w:r>
              <w:rPr>
                <w:rFonts w:ascii="Times New Roman" w:hAnsi="Times New Roman" w:cs="Times New Roman"/>
                <w:b w:val="0"/>
                <w:bCs w:val="0"/>
                <w:caps w:val="0"/>
                <w:color w:val="000000" w:themeColor="text1"/>
                <w:sz w:val="22"/>
                <w:szCs w:val="22"/>
                <w:lang w:val="en-US"/>
              </w:rPr>
              <w:t>the B</w:t>
            </w:r>
            <w:r w:rsidRPr="00C0035C">
              <w:rPr>
                <w:rFonts w:ascii="Times New Roman" w:hAnsi="Times New Roman" w:cs="Times New Roman"/>
                <w:b w:val="0"/>
                <w:bCs w:val="0"/>
                <w:caps w:val="0"/>
                <w:color w:val="000000" w:themeColor="text1"/>
                <w:sz w:val="22"/>
                <w:szCs w:val="22"/>
                <w:lang w:val="en-US"/>
              </w:rPr>
              <w:t xml:space="preserve">ayesian model for effects of role and </w:t>
            </w:r>
            <w:r>
              <w:rPr>
                <w:rFonts w:ascii="Times New Roman" w:hAnsi="Times New Roman" w:cs="Times New Roman"/>
                <w:b w:val="0"/>
                <w:bCs w:val="0"/>
                <w:caps w:val="0"/>
                <w:color w:val="000000" w:themeColor="text1"/>
                <w:sz w:val="22"/>
                <w:szCs w:val="22"/>
                <w:lang w:val="en-US"/>
              </w:rPr>
              <w:t>E</w:t>
            </w:r>
            <w:r w:rsidRPr="00C0035C">
              <w:rPr>
                <w:rFonts w:ascii="Times New Roman" w:hAnsi="Times New Roman" w:cs="Times New Roman"/>
                <w:b w:val="0"/>
                <w:bCs w:val="0"/>
                <w:caps w:val="0"/>
                <w:color w:val="000000" w:themeColor="text1"/>
                <w:sz w:val="22"/>
                <w:szCs w:val="22"/>
                <w:lang w:val="en-US"/>
              </w:rPr>
              <w:t xml:space="preserve">nglish use </w:t>
            </w:r>
            <w:r>
              <w:rPr>
                <w:rFonts w:ascii="Times New Roman" w:hAnsi="Times New Roman" w:cs="Times New Roman"/>
                <w:b w:val="0"/>
                <w:bCs w:val="0"/>
                <w:caps w:val="0"/>
                <w:color w:val="000000" w:themeColor="text1"/>
                <w:sz w:val="22"/>
                <w:szCs w:val="22"/>
                <w:lang w:val="en-US"/>
              </w:rPr>
              <w:t xml:space="preserve">in four skills across two referential contrasts </w:t>
            </w:r>
            <w:r w:rsidRPr="00C0035C">
              <w:rPr>
                <w:rFonts w:ascii="Times New Roman" w:hAnsi="Times New Roman" w:cs="Times New Roman"/>
                <w:b w:val="0"/>
                <w:bCs w:val="0"/>
                <w:caps w:val="0"/>
                <w:color w:val="000000" w:themeColor="text1"/>
                <w:sz w:val="22"/>
                <w:szCs w:val="22"/>
                <w:lang w:val="en-US"/>
              </w:rPr>
              <w:t>in the two-character condition.</w:t>
            </w:r>
            <w:r>
              <w:rPr>
                <w:rFonts w:ascii="Times New Roman" w:hAnsi="Times New Roman" w:cs="Times New Roman"/>
                <w:b w:val="0"/>
                <w:bCs w:val="0"/>
                <w:caps w:val="0"/>
                <w:color w:val="000000" w:themeColor="text1"/>
                <w:sz w:val="22"/>
                <w:szCs w:val="22"/>
                <w:lang w:val="en-US"/>
              </w:rPr>
              <w:t xml:space="preserve"> P</w:t>
            </w:r>
            <w:r w:rsidRPr="00DE54F0">
              <w:rPr>
                <w:rFonts w:ascii="Times New Roman" w:hAnsi="Times New Roman" w:cs="Times New Roman"/>
                <w:b w:val="0"/>
                <w:bCs w:val="0"/>
                <w:caps w:val="0"/>
                <w:color w:val="000000" w:themeColor="text1"/>
                <w:sz w:val="22"/>
                <w:szCs w:val="22"/>
              </w:rPr>
              <w:t>ositive values indicate a preference for the more explicit form (listed on the right), whereas negative values indicate a preference for the less explicit form (listed on the left)</w:t>
            </w:r>
            <w:r>
              <w:rPr>
                <w:rFonts w:ascii="Times New Roman" w:hAnsi="Times New Roman" w:cs="Times New Roman"/>
                <w:b w:val="0"/>
                <w:bCs w:val="0"/>
                <w:caps w:val="0"/>
                <w:color w:val="000000" w:themeColor="text1"/>
                <w:sz w:val="22"/>
                <w:szCs w:val="22"/>
              </w:rPr>
              <w:t>.</w:t>
            </w:r>
            <w:r w:rsidRPr="00C0035C">
              <w:rPr>
                <w:rFonts w:ascii="Times New Roman" w:hAnsi="Times New Roman" w:cs="Times New Roman"/>
                <w:b w:val="0"/>
                <w:bCs w:val="0"/>
                <w:caps w:val="0"/>
                <w:color w:val="000000" w:themeColor="text1"/>
                <w:sz w:val="22"/>
                <w:szCs w:val="22"/>
                <w:lang w:val="en-US"/>
              </w:rPr>
              <w:t xml:space="preserve"> The subject role was the reference level. </w:t>
            </w:r>
          </w:p>
        </w:tc>
      </w:tr>
      <w:tr w:rsidR="00946184" w:rsidRPr="00FE51CA" w14:paraId="5B033D96" w14:textId="77777777" w:rsidTr="00961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12" w:type="dxa"/>
            <w:tcBorders>
              <w:top w:val="single" w:sz="4" w:space="0" w:color="auto"/>
              <w:left w:val="single" w:sz="4" w:space="0" w:color="auto"/>
              <w:bottom w:val="single" w:sz="4" w:space="0" w:color="auto"/>
              <w:right w:val="single" w:sz="4" w:space="0" w:color="auto"/>
            </w:tcBorders>
            <w:shd w:val="clear" w:color="auto" w:fill="auto"/>
          </w:tcPr>
          <w:p w14:paraId="37B29588" w14:textId="77777777" w:rsidR="00946184" w:rsidRPr="0052261A" w:rsidRDefault="00946184" w:rsidP="00921BEB">
            <w:pPr>
              <w:spacing w:line="360" w:lineRule="auto"/>
              <w:contextualSpacing/>
              <w:rPr>
                <w:rFonts w:ascii="Times New Roman" w:hAnsi="Times New Roman" w:cs="Times New Roman"/>
                <w:color w:val="000000" w:themeColor="text1"/>
                <w:sz w:val="22"/>
                <w:szCs w:val="22"/>
              </w:rPr>
            </w:pPr>
            <w:r w:rsidRPr="0052261A">
              <w:rPr>
                <w:rFonts w:ascii="Times New Roman" w:hAnsi="Times New Roman" w:cs="Times New Roman"/>
                <w:caps w:val="0"/>
                <w:color w:val="000000" w:themeColor="text1"/>
                <w:sz w:val="22"/>
                <w:szCs w:val="22"/>
              </w:rPr>
              <w:t>Effects</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91F5B0C"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Estimate</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22F4B0A1"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95% CrI</w:t>
            </w:r>
          </w:p>
        </w:tc>
        <w:tc>
          <w:tcPr>
            <w:tcW w:w="978" w:type="dxa"/>
            <w:tcBorders>
              <w:top w:val="single" w:sz="4" w:space="0" w:color="auto"/>
              <w:left w:val="single" w:sz="4" w:space="0" w:color="auto"/>
              <w:bottom w:val="single" w:sz="4" w:space="0" w:color="auto"/>
              <w:right w:val="single" w:sz="4" w:space="0" w:color="auto"/>
            </w:tcBorders>
            <w:shd w:val="clear" w:color="auto" w:fill="auto"/>
          </w:tcPr>
          <w:p w14:paraId="2028DF17"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PD (%)</w:t>
            </w:r>
          </w:p>
        </w:tc>
      </w:tr>
      <w:tr w:rsidR="00946184" w:rsidRPr="00FE51CA" w14:paraId="1DB19348" w14:textId="77777777" w:rsidTr="00961064">
        <w:trPr>
          <w:jc w:val="center"/>
        </w:trPr>
        <w:tc>
          <w:tcPr>
            <w:cnfStyle w:val="001000000000" w:firstRow="0" w:lastRow="0" w:firstColumn="1" w:lastColumn="0" w:oddVBand="0" w:evenVBand="0" w:oddHBand="0" w:evenHBand="0" w:firstRowFirstColumn="0" w:firstRowLastColumn="0" w:lastRowFirstColumn="0" w:lastRowLastColumn="0"/>
            <w:tcW w:w="5812" w:type="dxa"/>
            <w:tcBorders>
              <w:top w:val="single" w:sz="4" w:space="0" w:color="auto"/>
              <w:left w:val="single" w:sz="4" w:space="0" w:color="auto"/>
              <w:bottom w:val="single" w:sz="4" w:space="0" w:color="auto"/>
              <w:right w:val="single" w:sz="4" w:space="0" w:color="auto"/>
            </w:tcBorders>
            <w:shd w:val="clear" w:color="auto" w:fill="auto"/>
          </w:tcPr>
          <w:p w14:paraId="265E813B" w14:textId="73A5FEAF" w:rsidR="00946184" w:rsidRPr="002F28BE" w:rsidRDefault="00946184" w:rsidP="00921BEB">
            <w:pPr>
              <w:spacing w:line="360" w:lineRule="auto"/>
              <w:contextualSpacing/>
              <w:rPr>
                <w:rFonts w:ascii="Times New Roman" w:hAnsi="Times New Roman" w:cs="Times New Roman"/>
                <w:b w:val="0"/>
                <w:bCs w:val="0"/>
                <w:color w:val="000000" w:themeColor="text1"/>
                <w:sz w:val="22"/>
                <w:szCs w:val="22"/>
              </w:rPr>
            </w:pPr>
            <w:r w:rsidRPr="002F28BE">
              <w:rPr>
                <w:rFonts w:ascii="Times New Roman" w:hAnsi="Times New Roman" w:cs="Times New Roman"/>
                <w:b w:val="0"/>
                <w:bCs w:val="0"/>
                <w:caps w:val="0"/>
                <w:color w:val="000000" w:themeColor="text1"/>
                <w:sz w:val="22"/>
                <w:szCs w:val="22"/>
              </w:rPr>
              <w:t>English use in the four skills, Null vs Overt</w:t>
            </w:r>
            <w:ins w:id="51" w:author="Yajun Liu" w:date="2025-03-04T22:44:00Z">
              <w:r w:rsidR="00533B24">
                <w:rPr>
                  <w:rFonts w:ascii="Times New Roman" w:hAnsi="Times New Roman" w:cs="Times New Roman"/>
                  <w:b w:val="0"/>
                  <w:bCs w:val="0"/>
                  <w:caps w:val="0"/>
                  <w:color w:val="000000" w:themeColor="text1"/>
                  <w:sz w:val="22"/>
                  <w:szCs w:val="22"/>
                </w:rPr>
                <w:t xml:space="preserve"> (Role = Subject)</w:t>
              </w:r>
            </w:ins>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129070D4" w14:textId="77777777" w:rsidR="00946184" w:rsidRPr="00FE51CA"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0.21</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4A4537ED" w14:textId="77777777" w:rsidR="00946184" w:rsidRPr="00FE51CA"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[-0.10, 0.52]</w:t>
            </w:r>
          </w:p>
        </w:tc>
        <w:tc>
          <w:tcPr>
            <w:tcW w:w="978" w:type="dxa"/>
            <w:tcBorders>
              <w:top w:val="single" w:sz="4" w:space="0" w:color="auto"/>
              <w:left w:val="single" w:sz="4" w:space="0" w:color="auto"/>
              <w:bottom w:val="single" w:sz="4" w:space="0" w:color="auto"/>
              <w:right w:val="single" w:sz="4" w:space="0" w:color="auto"/>
            </w:tcBorders>
            <w:shd w:val="clear" w:color="auto" w:fill="auto"/>
          </w:tcPr>
          <w:p w14:paraId="5C7F60CE" w14:textId="77777777" w:rsidR="00946184" w:rsidRPr="00FE51CA"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91</w:t>
            </w:r>
          </w:p>
        </w:tc>
      </w:tr>
      <w:tr w:rsidR="00946184" w:rsidRPr="00FE51CA" w14:paraId="1CB887E7" w14:textId="77777777" w:rsidTr="00961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12" w:type="dxa"/>
            <w:tcBorders>
              <w:top w:val="single" w:sz="4" w:space="0" w:color="auto"/>
              <w:left w:val="single" w:sz="4" w:space="0" w:color="auto"/>
              <w:bottom w:val="single" w:sz="4" w:space="0" w:color="auto"/>
              <w:right w:val="single" w:sz="4" w:space="0" w:color="auto"/>
            </w:tcBorders>
            <w:shd w:val="clear" w:color="auto" w:fill="auto"/>
          </w:tcPr>
          <w:p w14:paraId="406BFFD5" w14:textId="6FCD05B4" w:rsidR="00946184" w:rsidRPr="002F28BE" w:rsidRDefault="00946184" w:rsidP="00921BEB">
            <w:pPr>
              <w:spacing w:line="360" w:lineRule="auto"/>
              <w:contextualSpacing/>
              <w:rPr>
                <w:rFonts w:ascii="Times New Roman" w:hAnsi="Times New Roman" w:cs="Times New Roman"/>
                <w:b w:val="0"/>
                <w:bCs w:val="0"/>
                <w:color w:val="000000" w:themeColor="text1"/>
                <w:sz w:val="22"/>
                <w:szCs w:val="22"/>
              </w:rPr>
            </w:pPr>
            <w:r w:rsidRPr="002F28BE">
              <w:rPr>
                <w:rFonts w:ascii="Times New Roman" w:hAnsi="Times New Roman" w:cs="Times New Roman"/>
                <w:b w:val="0"/>
                <w:bCs w:val="0"/>
                <w:caps w:val="0"/>
                <w:color w:val="000000" w:themeColor="text1"/>
                <w:sz w:val="22"/>
                <w:szCs w:val="22"/>
              </w:rPr>
              <w:t>English use in the four skills, Overt vs NP</w:t>
            </w:r>
            <w:ins w:id="52" w:author="Yajun Liu" w:date="2025-03-04T22:44:00Z">
              <w:r w:rsidR="00533B24">
                <w:rPr>
                  <w:rFonts w:ascii="Times New Roman" w:hAnsi="Times New Roman" w:cs="Times New Roman"/>
                  <w:b w:val="0"/>
                  <w:bCs w:val="0"/>
                  <w:caps w:val="0"/>
                  <w:color w:val="000000" w:themeColor="text1"/>
                  <w:sz w:val="22"/>
                  <w:szCs w:val="22"/>
                </w:rPr>
                <w:t xml:space="preserve"> </w:t>
              </w:r>
              <w:r w:rsidR="00533B24">
                <w:rPr>
                  <w:rFonts w:ascii="Times New Roman" w:hAnsi="Times New Roman" w:cs="Times New Roman"/>
                  <w:b w:val="0"/>
                  <w:bCs w:val="0"/>
                  <w:caps w:val="0"/>
                  <w:color w:val="000000" w:themeColor="text1"/>
                  <w:sz w:val="22"/>
                  <w:szCs w:val="22"/>
                </w:rPr>
                <w:t>(Role = Subject)</w:t>
              </w:r>
            </w:ins>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0A425D95"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0.15</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2F0CD062"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[-0.10, 0.41]</w:t>
            </w:r>
          </w:p>
        </w:tc>
        <w:tc>
          <w:tcPr>
            <w:tcW w:w="978" w:type="dxa"/>
            <w:tcBorders>
              <w:top w:val="single" w:sz="4" w:space="0" w:color="auto"/>
              <w:left w:val="single" w:sz="4" w:space="0" w:color="auto"/>
              <w:bottom w:val="single" w:sz="4" w:space="0" w:color="auto"/>
              <w:right w:val="single" w:sz="4" w:space="0" w:color="auto"/>
            </w:tcBorders>
            <w:shd w:val="clear" w:color="auto" w:fill="auto"/>
          </w:tcPr>
          <w:p w14:paraId="19A2FC5F"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89</w:t>
            </w:r>
          </w:p>
        </w:tc>
      </w:tr>
      <w:tr w:rsidR="00767D76" w:rsidRPr="00FE51CA" w14:paraId="69AE1859" w14:textId="77777777" w:rsidTr="00767D76">
        <w:tblPrEx>
          <w:jc w:val="left"/>
        </w:tblPrEx>
        <w:tc>
          <w:tcPr>
            <w:cnfStyle w:val="001000000000" w:firstRow="0" w:lastRow="0" w:firstColumn="1" w:lastColumn="0" w:oddVBand="0" w:evenVBand="0" w:oddHBand="0" w:evenHBand="0" w:firstRowFirstColumn="0" w:firstRowLastColumn="0" w:lastRowFirstColumn="0" w:lastRowLastColumn="0"/>
            <w:tcW w:w="5812" w:type="dxa"/>
            <w:tcBorders>
              <w:top w:val="single" w:sz="4" w:space="0" w:color="auto"/>
              <w:left w:val="single" w:sz="4" w:space="0" w:color="auto"/>
              <w:bottom w:val="single" w:sz="4" w:space="0" w:color="auto"/>
              <w:right w:val="single" w:sz="4" w:space="0" w:color="auto"/>
            </w:tcBorders>
          </w:tcPr>
          <w:p w14:paraId="6E427604" w14:textId="77777777" w:rsidR="00946184" w:rsidRPr="0052261A" w:rsidRDefault="00946184" w:rsidP="00921BEB">
            <w:pPr>
              <w:spacing w:line="360" w:lineRule="auto"/>
              <w:contextualSpacing/>
              <w:rPr>
                <w:rFonts w:ascii="Times New Roman" w:hAnsi="Times New Roman" w:cs="Times New Roman"/>
                <w:b w:val="0"/>
                <w:bCs w:val="0"/>
                <w:color w:val="000000" w:themeColor="text1"/>
                <w:sz w:val="22"/>
                <w:szCs w:val="22"/>
              </w:rPr>
            </w:pPr>
            <w:r>
              <w:rPr>
                <w:rFonts w:ascii="Times New Roman" w:hAnsi="Times New Roman" w:cs="Times New Roman"/>
                <w:b w:val="0"/>
                <w:bCs w:val="0"/>
                <w:caps w:val="0"/>
                <w:color w:val="000000" w:themeColor="text1"/>
                <w:sz w:val="22"/>
                <w:szCs w:val="22"/>
              </w:rPr>
              <w:t>Role = Non-subject * English use in the four skills, Null vs Overt</w:t>
            </w:r>
          </w:p>
        </w:tc>
        <w:tc>
          <w:tcPr>
            <w:tcW w:w="1170" w:type="dxa"/>
            <w:tcBorders>
              <w:top w:val="single" w:sz="4" w:space="0" w:color="auto"/>
              <w:left w:val="single" w:sz="4" w:space="0" w:color="auto"/>
              <w:bottom w:val="single" w:sz="4" w:space="0" w:color="auto"/>
              <w:right w:val="single" w:sz="4" w:space="0" w:color="auto"/>
            </w:tcBorders>
          </w:tcPr>
          <w:p w14:paraId="06B67423" w14:textId="77777777" w:rsidR="00946184" w:rsidRPr="00FE51CA"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0.88</w:t>
            </w:r>
          </w:p>
        </w:tc>
        <w:tc>
          <w:tcPr>
            <w:tcW w:w="1395" w:type="dxa"/>
            <w:tcBorders>
              <w:top w:val="single" w:sz="4" w:space="0" w:color="auto"/>
              <w:left w:val="single" w:sz="4" w:space="0" w:color="auto"/>
              <w:bottom w:val="single" w:sz="4" w:space="0" w:color="auto"/>
              <w:right w:val="single" w:sz="4" w:space="0" w:color="auto"/>
            </w:tcBorders>
          </w:tcPr>
          <w:p w14:paraId="20921FC9" w14:textId="77777777" w:rsidR="00946184" w:rsidRPr="00FE51CA"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[-0.04, 1.87]</w:t>
            </w:r>
          </w:p>
        </w:tc>
        <w:tc>
          <w:tcPr>
            <w:tcW w:w="978" w:type="dxa"/>
            <w:tcBorders>
              <w:top w:val="single" w:sz="4" w:space="0" w:color="auto"/>
              <w:left w:val="single" w:sz="4" w:space="0" w:color="auto"/>
              <w:bottom w:val="single" w:sz="4" w:space="0" w:color="auto"/>
              <w:right w:val="single" w:sz="4" w:space="0" w:color="auto"/>
            </w:tcBorders>
          </w:tcPr>
          <w:p w14:paraId="20DA16EC" w14:textId="77777777" w:rsidR="00946184" w:rsidRPr="00FE51CA"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97</w:t>
            </w:r>
          </w:p>
        </w:tc>
      </w:tr>
      <w:tr w:rsidR="00946184" w:rsidRPr="00FE51CA" w14:paraId="141B9496" w14:textId="77777777" w:rsidTr="00961064">
        <w:tblPrEx>
          <w:jc w:val="left"/>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12" w:type="dxa"/>
            <w:tcBorders>
              <w:top w:val="single" w:sz="4" w:space="0" w:color="auto"/>
              <w:left w:val="single" w:sz="4" w:space="0" w:color="auto"/>
              <w:bottom w:val="single" w:sz="4" w:space="0" w:color="auto"/>
              <w:right w:val="single" w:sz="4" w:space="0" w:color="auto"/>
            </w:tcBorders>
            <w:shd w:val="clear" w:color="auto" w:fill="auto"/>
          </w:tcPr>
          <w:p w14:paraId="56E90C83" w14:textId="77777777" w:rsidR="00946184" w:rsidRPr="002F28BE" w:rsidRDefault="00946184" w:rsidP="00921BEB">
            <w:pPr>
              <w:spacing w:line="360" w:lineRule="auto"/>
              <w:contextualSpacing/>
              <w:rPr>
                <w:rFonts w:ascii="Times New Roman" w:hAnsi="Times New Roman" w:cs="Times New Roman"/>
                <w:b w:val="0"/>
                <w:bCs w:val="0"/>
                <w:color w:val="000000" w:themeColor="text1"/>
                <w:sz w:val="22"/>
                <w:szCs w:val="22"/>
              </w:rPr>
            </w:pPr>
            <w:r w:rsidRPr="002F28BE">
              <w:rPr>
                <w:rFonts w:ascii="Times New Roman" w:hAnsi="Times New Roman" w:cs="Times New Roman"/>
                <w:b w:val="0"/>
                <w:bCs w:val="0"/>
                <w:caps w:val="0"/>
                <w:color w:val="000000" w:themeColor="text1"/>
                <w:sz w:val="22"/>
                <w:szCs w:val="22"/>
              </w:rPr>
              <w:t>Role = Non-subject * English use in the four skills, Overt vs NP</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4591D2EF"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-0.29</w:t>
            </w:r>
          </w:p>
        </w:tc>
        <w:tc>
          <w:tcPr>
            <w:tcW w:w="1395" w:type="dxa"/>
            <w:tcBorders>
              <w:top w:val="single" w:sz="4" w:space="0" w:color="auto"/>
              <w:left w:val="single" w:sz="4" w:space="0" w:color="auto"/>
              <w:bottom w:val="single" w:sz="4" w:space="0" w:color="auto"/>
              <w:right w:val="single" w:sz="4" w:space="0" w:color="auto"/>
            </w:tcBorders>
            <w:shd w:val="clear" w:color="auto" w:fill="auto"/>
          </w:tcPr>
          <w:p w14:paraId="0655F065"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[-0.87, 0.31]</w:t>
            </w:r>
          </w:p>
        </w:tc>
        <w:tc>
          <w:tcPr>
            <w:tcW w:w="978" w:type="dxa"/>
            <w:tcBorders>
              <w:top w:val="single" w:sz="4" w:space="0" w:color="auto"/>
              <w:left w:val="single" w:sz="4" w:space="0" w:color="auto"/>
              <w:bottom w:val="single" w:sz="4" w:space="0" w:color="auto"/>
              <w:right w:val="single" w:sz="4" w:space="0" w:color="auto"/>
            </w:tcBorders>
            <w:shd w:val="clear" w:color="auto" w:fill="auto"/>
          </w:tcPr>
          <w:p w14:paraId="29F416CE"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83</w:t>
            </w:r>
          </w:p>
        </w:tc>
      </w:tr>
    </w:tbl>
    <w:p w14:paraId="6F4314A1" w14:textId="77777777" w:rsidR="00946184" w:rsidRDefault="00946184" w:rsidP="00946184"/>
    <w:p w14:paraId="7B7B533B" w14:textId="77777777" w:rsidR="00946184" w:rsidRDefault="00946184" w:rsidP="00946184"/>
    <w:tbl>
      <w:tblPr>
        <w:tblStyle w:val="PlainTable3"/>
        <w:tblW w:w="9355" w:type="dxa"/>
        <w:jc w:val="center"/>
        <w:tblLayout w:type="fixed"/>
        <w:tblLook w:val="04A0" w:firstRow="1" w:lastRow="0" w:firstColumn="1" w:lastColumn="0" w:noHBand="0" w:noVBand="1"/>
      </w:tblPr>
      <w:tblGrid>
        <w:gridCol w:w="5529"/>
        <w:gridCol w:w="1134"/>
        <w:gridCol w:w="1559"/>
        <w:gridCol w:w="1133"/>
      </w:tblGrid>
      <w:tr w:rsidR="00946184" w:rsidRPr="00FE51CA" w14:paraId="1A0BA824" w14:textId="77777777" w:rsidTr="009610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355" w:type="dxa"/>
            <w:gridSpan w:val="4"/>
            <w:tcBorders>
              <w:bottom w:val="single" w:sz="4" w:space="0" w:color="auto"/>
            </w:tcBorders>
            <w:shd w:val="clear" w:color="auto" w:fill="auto"/>
          </w:tcPr>
          <w:p w14:paraId="4534EA41" w14:textId="293D9C56" w:rsidR="00946184" w:rsidRPr="00C0035C" w:rsidRDefault="00946184" w:rsidP="00921BEB">
            <w:pPr>
              <w:spacing w:line="360" w:lineRule="auto"/>
              <w:contextualSpacing/>
              <w:rPr>
                <w:rFonts w:ascii="Times New Roman" w:hAnsi="Times New Roman" w:cs="Times New Roman"/>
                <w:b w:val="0"/>
                <w:bCs w:val="0"/>
                <w:color w:val="000000" w:themeColor="text1"/>
                <w:sz w:val="22"/>
                <w:szCs w:val="22"/>
                <w:lang w:val="en-US"/>
              </w:rPr>
            </w:pPr>
            <w:r w:rsidRPr="00FE5245">
              <w:rPr>
                <w:rFonts w:ascii="Times New Roman" w:hAnsi="Times New Roman" w:cs="Times New Roman"/>
                <w:caps w:val="0"/>
                <w:color w:val="000000" w:themeColor="text1"/>
                <w:sz w:val="22"/>
                <w:szCs w:val="22"/>
                <w:lang w:val="en-US"/>
              </w:rPr>
              <w:t xml:space="preserve">Table </w:t>
            </w:r>
            <w:r>
              <w:rPr>
                <w:rFonts w:ascii="Times New Roman" w:hAnsi="Times New Roman" w:cs="Times New Roman"/>
                <w:caps w:val="0"/>
                <w:color w:val="000000" w:themeColor="text1"/>
                <w:sz w:val="22"/>
                <w:szCs w:val="22"/>
                <w:lang w:val="en-US"/>
              </w:rPr>
              <w:t>8</w:t>
            </w:r>
            <w:r>
              <w:rPr>
                <w:rStyle w:val="FootnoteReference"/>
                <w:rFonts w:ascii="Times New Roman" w:hAnsi="Times New Roman" w:cs="Times New Roman"/>
                <w:caps w:val="0"/>
                <w:color w:val="000000" w:themeColor="text1"/>
                <w:sz w:val="22"/>
                <w:szCs w:val="22"/>
                <w:lang w:val="en-US"/>
              </w:rPr>
              <w:footnoteReference w:id="9"/>
            </w:r>
            <w:r w:rsidRPr="00C0035C">
              <w:rPr>
                <w:rFonts w:ascii="Times New Roman" w:hAnsi="Times New Roman" w:cs="Times New Roman"/>
                <w:b w:val="0"/>
                <w:bCs w:val="0"/>
                <w:caps w:val="0"/>
                <w:color w:val="000000" w:themeColor="text1"/>
                <w:sz w:val="22"/>
                <w:szCs w:val="22"/>
                <w:lang w:val="en-US"/>
              </w:rPr>
              <w:t xml:space="preserve">: </w:t>
            </w:r>
            <w:r>
              <w:rPr>
                <w:rFonts w:ascii="Times New Roman" w:hAnsi="Times New Roman" w:cs="Times New Roman"/>
                <w:b w:val="0"/>
                <w:bCs w:val="0"/>
                <w:caps w:val="0"/>
                <w:color w:val="000000" w:themeColor="text1"/>
                <w:sz w:val="22"/>
                <w:szCs w:val="22"/>
                <w:lang w:val="en-US"/>
              </w:rPr>
              <w:t>T</w:t>
            </w:r>
            <w:r w:rsidRPr="00C0035C">
              <w:rPr>
                <w:rFonts w:ascii="Times New Roman" w:hAnsi="Times New Roman" w:cs="Times New Roman"/>
                <w:b w:val="0"/>
                <w:bCs w:val="0"/>
                <w:caps w:val="0"/>
                <w:color w:val="000000" w:themeColor="text1"/>
                <w:sz w:val="22"/>
                <w:szCs w:val="22"/>
                <w:lang w:val="en-US"/>
              </w:rPr>
              <w:t xml:space="preserve">he outputs of </w:t>
            </w:r>
            <w:r>
              <w:rPr>
                <w:rFonts w:ascii="Times New Roman" w:hAnsi="Times New Roman" w:cs="Times New Roman"/>
                <w:b w:val="0"/>
                <w:bCs w:val="0"/>
                <w:caps w:val="0"/>
                <w:color w:val="000000" w:themeColor="text1"/>
                <w:sz w:val="22"/>
                <w:szCs w:val="22"/>
                <w:lang w:val="en-US"/>
              </w:rPr>
              <w:t>the B</w:t>
            </w:r>
            <w:r w:rsidRPr="00C0035C">
              <w:rPr>
                <w:rFonts w:ascii="Times New Roman" w:hAnsi="Times New Roman" w:cs="Times New Roman"/>
                <w:b w:val="0"/>
                <w:bCs w:val="0"/>
                <w:caps w:val="0"/>
                <w:color w:val="000000" w:themeColor="text1"/>
                <w:sz w:val="22"/>
                <w:szCs w:val="22"/>
                <w:lang w:val="en-US"/>
              </w:rPr>
              <w:t xml:space="preserve">ayesian model for </w:t>
            </w:r>
            <w:r>
              <w:rPr>
                <w:rFonts w:ascii="Times New Roman" w:hAnsi="Times New Roman" w:cs="Times New Roman"/>
                <w:b w:val="0"/>
                <w:bCs w:val="0"/>
                <w:caps w:val="0"/>
                <w:color w:val="000000" w:themeColor="text1"/>
                <w:sz w:val="22"/>
                <w:szCs w:val="22"/>
                <w:lang w:val="en-US"/>
              </w:rPr>
              <w:t xml:space="preserve">the </w:t>
            </w:r>
            <w:r w:rsidRPr="00C0035C">
              <w:rPr>
                <w:rFonts w:ascii="Times New Roman" w:hAnsi="Times New Roman" w:cs="Times New Roman"/>
                <w:b w:val="0"/>
                <w:bCs w:val="0"/>
                <w:caps w:val="0"/>
                <w:color w:val="000000" w:themeColor="text1"/>
                <w:sz w:val="22"/>
                <w:szCs w:val="22"/>
                <w:lang w:val="en-US"/>
              </w:rPr>
              <w:t xml:space="preserve">effects of </w:t>
            </w:r>
            <w:r>
              <w:rPr>
                <w:rFonts w:ascii="Times New Roman" w:hAnsi="Times New Roman" w:cs="Times New Roman"/>
                <w:b w:val="0"/>
                <w:bCs w:val="0"/>
                <w:caps w:val="0"/>
                <w:color w:val="000000" w:themeColor="text1"/>
                <w:sz w:val="22"/>
                <w:szCs w:val="22"/>
                <w:lang w:val="en-US"/>
              </w:rPr>
              <w:t>E</w:t>
            </w:r>
            <w:r w:rsidRPr="00C0035C">
              <w:rPr>
                <w:rFonts w:ascii="Times New Roman" w:hAnsi="Times New Roman" w:cs="Times New Roman"/>
                <w:b w:val="0"/>
                <w:bCs w:val="0"/>
                <w:caps w:val="0"/>
                <w:color w:val="000000" w:themeColor="text1"/>
                <w:sz w:val="22"/>
                <w:szCs w:val="22"/>
                <w:lang w:val="en-US"/>
              </w:rPr>
              <w:t xml:space="preserve">nglish use </w:t>
            </w:r>
            <w:r>
              <w:rPr>
                <w:rFonts w:ascii="Times New Roman" w:hAnsi="Times New Roman" w:cs="Times New Roman"/>
                <w:b w:val="0"/>
                <w:bCs w:val="0"/>
                <w:caps w:val="0"/>
                <w:color w:val="000000" w:themeColor="text1"/>
                <w:sz w:val="22"/>
                <w:szCs w:val="22"/>
                <w:lang w:val="en-US"/>
              </w:rPr>
              <w:t xml:space="preserve">in four skills across two referential contrasts </w:t>
            </w:r>
            <w:r w:rsidRPr="00C0035C">
              <w:rPr>
                <w:rFonts w:ascii="Times New Roman" w:hAnsi="Times New Roman" w:cs="Times New Roman"/>
                <w:b w:val="0"/>
                <w:bCs w:val="0"/>
                <w:caps w:val="0"/>
                <w:color w:val="000000" w:themeColor="text1"/>
                <w:sz w:val="22"/>
                <w:szCs w:val="22"/>
                <w:lang w:val="en-US"/>
              </w:rPr>
              <w:t xml:space="preserve">in the </w:t>
            </w:r>
            <w:r>
              <w:rPr>
                <w:rFonts w:ascii="Times New Roman" w:hAnsi="Times New Roman" w:cs="Times New Roman"/>
                <w:b w:val="0"/>
                <w:bCs w:val="0"/>
                <w:caps w:val="0"/>
                <w:color w:val="000000" w:themeColor="text1"/>
                <w:sz w:val="22"/>
                <w:szCs w:val="22"/>
                <w:lang w:val="en-US"/>
              </w:rPr>
              <w:t>one</w:t>
            </w:r>
            <w:r w:rsidRPr="00C0035C">
              <w:rPr>
                <w:rFonts w:ascii="Times New Roman" w:hAnsi="Times New Roman" w:cs="Times New Roman"/>
                <w:b w:val="0"/>
                <w:bCs w:val="0"/>
                <w:caps w:val="0"/>
                <w:color w:val="000000" w:themeColor="text1"/>
                <w:sz w:val="22"/>
                <w:szCs w:val="22"/>
                <w:lang w:val="en-US"/>
              </w:rPr>
              <w:t>-character condition.</w:t>
            </w:r>
            <w:r>
              <w:rPr>
                <w:rFonts w:ascii="Times New Roman" w:hAnsi="Times New Roman" w:cs="Times New Roman"/>
                <w:b w:val="0"/>
                <w:bCs w:val="0"/>
                <w:caps w:val="0"/>
                <w:color w:val="000000" w:themeColor="text1"/>
                <w:sz w:val="22"/>
                <w:szCs w:val="22"/>
                <w:lang w:val="en-US"/>
              </w:rPr>
              <w:t xml:space="preserve"> P</w:t>
            </w:r>
            <w:r w:rsidRPr="00DE54F0">
              <w:rPr>
                <w:rFonts w:ascii="Times New Roman" w:hAnsi="Times New Roman" w:cs="Times New Roman"/>
                <w:b w:val="0"/>
                <w:bCs w:val="0"/>
                <w:caps w:val="0"/>
                <w:color w:val="000000" w:themeColor="text1"/>
                <w:sz w:val="22"/>
                <w:szCs w:val="22"/>
              </w:rPr>
              <w:t>ositive values indicate a preference for the more explicit form (listed on the right), whereas negative values indicate a preference for the less explicit form (listed on the left)</w:t>
            </w:r>
            <w:r w:rsidR="002F28BE">
              <w:rPr>
                <w:rFonts w:ascii="Times New Roman" w:hAnsi="Times New Roman" w:cs="Times New Roman"/>
                <w:b w:val="0"/>
                <w:bCs w:val="0"/>
                <w:caps w:val="0"/>
                <w:color w:val="000000" w:themeColor="text1"/>
                <w:sz w:val="22"/>
                <w:szCs w:val="22"/>
              </w:rPr>
              <w:t>.</w:t>
            </w:r>
            <w:r w:rsidRPr="00C0035C">
              <w:rPr>
                <w:rFonts w:ascii="Times New Roman" w:hAnsi="Times New Roman" w:cs="Times New Roman"/>
                <w:b w:val="0"/>
                <w:bCs w:val="0"/>
                <w:caps w:val="0"/>
                <w:color w:val="000000" w:themeColor="text1"/>
                <w:sz w:val="22"/>
                <w:szCs w:val="22"/>
                <w:lang w:val="en-US"/>
              </w:rPr>
              <w:t xml:space="preserve"> </w:t>
            </w:r>
          </w:p>
        </w:tc>
      </w:tr>
      <w:tr w:rsidR="00767D76" w:rsidRPr="00FE51CA" w14:paraId="2DED6F0F" w14:textId="77777777" w:rsidTr="00961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9" w:type="dxa"/>
            <w:tcBorders>
              <w:top w:val="single" w:sz="4" w:space="0" w:color="auto"/>
              <w:left w:val="single" w:sz="4" w:space="0" w:color="auto"/>
              <w:bottom w:val="single" w:sz="4" w:space="0" w:color="auto"/>
              <w:right w:val="single" w:sz="4" w:space="0" w:color="auto"/>
            </w:tcBorders>
            <w:shd w:val="clear" w:color="auto" w:fill="auto"/>
          </w:tcPr>
          <w:p w14:paraId="4C3E2F77" w14:textId="77777777" w:rsidR="00946184" w:rsidRPr="0052261A" w:rsidRDefault="00946184" w:rsidP="00921BEB">
            <w:pPr>
              <w:spacing w:line="360" w:lineRule="auto"/>
              <w:contextualSpacing/>
              <w:rPr>
                <w:rFonts w:ascii="Times New Roman" w:hAnsi="Times New Roman" w:cs="Times New Roman"/>
                <w:color w:val="000000" w:themeColor="text1"/>
                <w:sz w:val="22"/>
                <w:szCs w:val="22"/>
              </w:rPr>
            </w:pPr>
            <w:r w:rsidRPr="0052261A">
              <w:rPr>
                <w:rFonts w:ascii="Times New Roman" w:hAnsi="Times New Roman" w:cs="Times New Roman"/>
                <w:caps w:val="0"/>
                <w:color w:val="000000" w:themeColor="text1"/>
                <w:sz w:val="22"/>
                <w:szCs w:val="22"/>
              </w:rPr>
              <w:t>Effects</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08AFBF87"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Estimate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5953429B"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95% CrI</w:t>
            </w:r>
          </w:p>
        </w:tc>
        <w:tc>
          <w:tcPr>
            <w:tcW w:w="1133" w:type="dxa"/>
            <w:tcBorders>
              <w:top w:val="single" w:sz="4" w:space="0" w:color="auto"/>
              <w:left w:val="single" w:sz="4" w:space="0" w:color="auto"/>
              <w:bottom w:val="single" w:sz="4" w:space="0" w:color="auto"/>
              <w:right w:val="single" w:sz="4" w:space="0" w:color="auto"/>
            </w:tcBorders>
            <w:shd w:val="clear" w:color="auto" w:fill="auto"/>
          </w:tcPr>
          <w:p w14:paraId="6A2F26B9"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PD (%)</w:t>
            </w:r>
          </w:p>
        </w:tc>
      </w:tr>
      <w:tr w:rsidR="00767D76" w:rsidRPr="00FE51CA" w14:paraId="1A3E7C9F" w14:textId="77777777" w:rsidTr="00961064">
        <w:trPr>
          <w:jc w:val="center"/>
        </w:trPr>
        <w:tc>
          <w:tcPr>
            <w:cnfStyle w:val="001000000000" w:firstRow="0" w:lastRow="0" w:firstColumn="1" w:lastColumn="0" w:oddVBand="0" w:evenVBand="0" w:oddHBand="0" w:evenHBand="0" w:firstRowFirstColumn="0" w:firstRowLastColumn="0" w:lastRowFirstColumn="0" w:lastRowLastColumn="0"/>
            <w:tcW w:w="5529" w:type="dxa"/>
            <w:tcBorders>
              <w:top w:val="single" w:sz="4" w:space="0" w:color="auto"/>
              <w:left w:val="single" w:sz="4" w:space="0" w:color="auto"/>
              <w:bottom w:val="single" w:sz="4" w:space="0" w:color="auto"/>
              <w:right w:val="single" w:sz="4" w:space="0" w:color="auto"/>
            </w:tcBorders>
            <w:shd w:val="clear" w:color="auto" w:fill="auto"/>
          </w:tcPr>
          <w:p w14:paraId="08CA62DA" w14:textId="2760B457" w:rsidR="00946184" w:rsidRPr="0052261A" w:rsidRDefault="00946184" w:rsidP="00921BEB">
            <w:pPr>
              <w:spacing w:line="360" w:lineRule="auto"/>
              <w:contextualSpacing/>
              <w:rPr>
                <w:rFonts w:ascii="Times New Roman" w:hAnsi="Times New Roman" w:cs="Times New Roman"/>
                <w:b w:val="0"/>
                <w:bCs w:val="0"/>
                <w:color w:val="000000" w:themeColor="text1"/>
                <w:sz w:val="22"/>
                <w:szCs w:val="22"/>
              </w:rPr>
            </w:pPr>
            <w:r>
              <w:rPr>
                <w:rFonts w:ascii="Times New Roman" w:hAnsi="Times New Roman" w:cs="Times New Roman"/>
                <w:b w:val="0"/>
                <w:bCs w:val="0"/>
                <w:caps w:val="0"/>
                <w:color w:val="000000" w:themeColor="text1"/>
                <w:sz w:val="22"/>
                <w:szCs w:val="22"/>
              </w:rPr>
              <w:t>English use in the four skills</w:t>
            </w:r>
            <w:ins w:id="53" w:author="Yajun Liu" w:date="2025-03-04T22:45:00Z">
              <w:r w:rsidR="00533B24">
                <w:rPr>
                  <w:rFonts w:ascii="Times New Roman" w:hAnsi="Times New Roman" w:cs="Times New Roman"/>
                  <w:b w:val="0"/>
                  <w:bCs w:val="0"/>
                  <w:caps w:val="0"/>
                  <w:color w:val="000000" w:themeColor="text1"/>
                  <w:sz w:val="22"/>
                  <w:szCs w:val="22"/>
                </w:rPr>
                <w:t>,</w:t>
              </w:r>
            </w:ins>
            <w:r>
              <w:rPr>
                <w:rFonts w:ascii="Times New Roman" w:hAnsi="Times New Roman" w:cs="Times New Roman"/>
                <w:b w:val="0"/>
                <w:bCs w:val="0"/>
                <w:caps w:val="0"/>
                <w:color w:val="000000" w:themeColor="text1"/>
                <w:sz w:val="22"/>
                <w:szCs w:val="22"/>
              </w:rPr>
              <w:t xml:space="preserve"> Null vs Overt</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573EF4D9" w14:textId="77777777" w:rsidR="00946184" w:rsidRPr="00386F50"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386F50">
              <w:rPr>
                <w:rFonts w:ascii="Times New Roman" w:hAnsi="Times New Roman" w:cs="Times New Roman"/>
                <w:color w:val="000000" w:themeColor="text1"/>
                <w:sz w:val="22"/>
                <w:szCs w:val="22"/>
              </w:rPr>
              <w:t>0.28</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54416C1" w14:textId="77777777" w:rsidR="00946184" w:rsidRPr="00386F50"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386F50">
              <w:rPr>
                <w:rFonts w:ascii="Times New Roman" w:hAnsi="Times New Roman" w:cs="Times New Roman" w:hint="eastAsia"/>
                <w:color w:val="000000" w:themeColor="text1"/>
                <w:sz w:val="22"/>
                <w:szCs w:val="22"/>
              </w:rPr>
              <w:t>[-</w:t>
            </w:r>
            <w:r w:rsidRPr="00386F50">
              <w:rPr>
                <w:rFonts w:ascii="Times New Roman" w:hAnsi="Times New Roman" w:cs="Times New Roman"/>
                <w:color w:val="000000" w:themeColor="text1"/>
                <w:sz w:val="22"/>
                <w:szCs w:val="22"/>
              </w:rPr>
              <w:t>0.02, 0.57</w:t>
            </w:r>
            <w:r w:rsidRPr="00386F50">
              <w:rPr>
                <w:rFonts w:ascii="Times New Roman" w:hAnsi="Times New Roman" w:cs="Times New Roman" w:hint="eastAsia"/>
                <w:color w:val="000000" w:themeColor="text1"/>
                <w:sz w:val="22"/>
                <w:szCs w:val="22"/>
              </w:rPr>
              <w:t>]</w:t>
            </w:r>
          </w:p>
        </w:tc>
        <w:tc>
          <w:tcPr>
            <w:tcW w:w="1133" w:type="dxa"/>
            <w:tcBorders>
              <w:top w:val="single" w:sz="4" w:space="0" w:color="auto"/>
              <w:left w:val="single" w:sz="4" w:space="0" w:color="auto"/>
              <w:bottom w:val="single" w:sz="4" w:space="0" w:color="auto"/>
              <w:right w:val="single" w:sz="4" w:space="0" w:color="auto"/>
            </w:tcBorders>
            <w:shd w:val="clear" w:color="auto" w:fill="auto"/>
          </w:tcPr>
          <w:p w14:paraId="4029AF7F" w14:textId="77777777" w:rsidR="00946184" w:rsidRPr="00386F50"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386F50">
              <w:rPr>
                <w:rFonts w:ascii="Times New Roman" w:hAnsi="Times New Roman" w:cs="Times New Roman"/>
                <w:color w:val="000000" w:themeColor="text1"/>
                <w:sz w:val="22"/>
                <w:szCs w:val="22"/>
                <w:lang w:val="en-US"/>
              </w:rPr>
              <w:t>97</w:t>
            </w:r>
          </w:p>
        </w:tc>
      </w:tr>
      <w:tr w:rsidR="00767D76" w:rsidRPr="00175978" w14:paraId="5BC080E8" w14:textId="77777777" w:rsidTr="00961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529" w:type="dxa"/>
            <w:tcBorders>
              <w:top w:val="single" w:sz="4" w:space="0" w:color="auto"/>
              <w:left w:val="single" w:sz="4" w:space="0" w:color="auto"/>
              <w:bottom w:val="single" w:sz="4" w:space="0" w:color="auto"/>
              <w:right w:val="single" w:sz="4" w:space="0" w:color="auto"/>
            </w:tcBorders>
            <w:shd w:val="clear" w:color="auto" w:fill="auto"/>
          </w:tcPr>
          <w:p w14:paraId="6A3F9F4C" w14:textId="43F34173" w:rsidR="00946184" w:rsidRPr="00175978" w:rsidRDefault="00946184" w:rsidP="00921BEB">
            <w:pPr>
              <w:spacing w:line="360" w:lineRule="auto"/>
              <w:contextualSpacing/>
              <w:rPr>
                <w:rFonts w:ascii="Times New Roman" w:hAnsi="Times New Roman" w:cs="Times New Roman"/>
                <w:color w:val="000000" w:themeColor="text1"/>
                <w:sz w:val="22"/>
                <w:szCs w:val="22"/>
              </w:rPr>
            </w:pPr>
            <w:r w:rsidRPr="00175978">
              <w:rPr>
                <w:rFonts w:ascii="Times New Roman" w:hAnsi="Times New Roman" w:cs="Times New Roman"/>
                <w:caps w:val="0"/>
                <w:color w:val="000000" w:themeColor="text1"/>
                <w:sz w:val="22"/>
                <w:szCs w:val="22"/>
              </w:rPr>
              <w:t>English use in the four skills</w:t>
            </w:r>
            <w:ins w:id="54" w:author="Yajun Liu" w:date="2025-03-04T22:45:00Z">
              <w:r w:rsidR="00533B24">
                <w:rPr>
                  <w:rFonts w:ascii="Times New Roman" w:hAnsi="Times New Roman" w:cs="Times New Roman"/>
                  <w:caps w:val="0"/>
                  <w:color w:val="000000" w:themeColor="text1"/>
                  <w:sz w:val="22"/>
                  <w:szCs w:val="22"/>
                </w:rPr>
                <w:t>,</w:t>
              </w:r>
            </w:ins>
            <w:r w:rsidRPr="00175978">
              <w:rPr>
                <w:rFonts w:ascii="Times New Roman" w:hAnsi="Times New Roman" w:cs="Times New Roman"/>
                <w:caps w:val="0"/>
                <w:color w:val="000000" w:themeColor="text1"/>
                <w:sz w:val="22"/>
                <w:szCs w:val="22"/>
              </w:rPr>
              <w:t xml:space="preserve"> </w:t>
            </w:r>
            <w:r>
              <w:rPr>
                <w:rFonts w:ascii="Times New Roman" w:hAnsi="Times New Roman" w:cs="Times New Roman"/>
                <w:caps w:val="0"/>
                <w:color w:val="000000" w:themeColor="text1"/>
                <w:sz w:val="22"/>
                <w:szCs w:val="22"/>
              </w:rPr>
              <w:t>Overt</w:t>
            </w:r>
            <w:r w:rsidRPr="00175978">
              <w:rPr>
                <w:rFonts w:ascii="Times New Roman" w:hAnsi="Times New Roman" w:cs="Times New Roman"/>
                <w:caps w:val="0"/>
                <w:color w:val="000000" w:themeColor="text1"/>
                <w:sz w:val="22"/>
                <w:szCs w:val="22"/>
              </w:rPr>
              <w:t xml:space="preserve"> vs </w:t>
            </w:r>
            <w:r>
              <w:rPr>
                <w:rFonts w:ascii="Times New Roman" w:hAnsi="Times New Roman" w:cs="Times New Roman"/>
                <w:caps w:val="0"/>
                <w:color w:val="000000" w:themeColor="text1"/>
                <w:sz w:val="22"/>
                <w:szCs w:val="22"/>
              </w:rPr>
              <w:t>NP</w:t>
            </w:r>
            <w:r w:rsidRPr="00175978">
              <w:rPr>
                <w:rFonts w:ascii="Times New Roman" w:hAnsi="Times New Roman" w:cs="Times New Roman"/>
                <w:caps w:val="0"/>
                <w:color w:val="000000" w:themeColor="text1"/>
                <w:sz w:val="22"/>
                <w:szCs w:val="22"/>
              </w:rPr>
              <w:t xml:space="preserve"> </w:t>
            </w:r>
          </w:p>
        </w:tc>
        <w:tc>
          <w:tcPr>
            <w:tcW w:w="1134" w:type="dxa"/>
            <w:tcBorders>
              <w:top w:val="single" w:sz="4" w:space="0" w:color="auto"/>
              <w:left w:val="single" w:sz="4" w:space="0" w:color="auto"/>
              <w:bottom w:val="single" w:sz="4" w:space="0" w:color="auto"/>
              <w:right w:val="single" w:sz="4" w:space="0" w:color="auto"/>
            </w:tcBorders>
            <w:shd w:val="clear" w:color="auto" w:fill="auto"/>
          </w:tcPr>
          <w:p w14:paraId="25CF2803" w14:textId="77777777" w:rsidR="00946184" w:rsidRPr="00175978"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0.37</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73EC92B" w14:textId="77777777" w:rsidR="00946184" w:rsidRPr="00175978"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[0.03, 0.71]</w:t>
            </w:r>
          </w:p>
        </w:tc>
        <w:tc>
          <w:tcPr>
            <w:tcW w:w="1133" w:type="dxa"/>
            <w:tcBorders>
              <w:top w:val="single" w:sz="4" w:space="0" w:color="auto"/>
              <w:left w:val="single" w:sz="4" w:space="0" w:color="auto"/>
              <w:bottom w:val="single" w:sz="4" w:space="0" w:color="auto"/>
              <w:right w:val="single" w:sz="4" w:space="0" w:color="auto"/>
            </w:tcBorders>
            <w:shd w:val="clear" w:color="auto" w:fill="auto"/>
          </w:tcPr>
          <w:p w14:paraId="5EB8346F" w14:textId="77777777" w:rsidR="00946184" w:rsidRPr="00175978"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lang w:val="en-US"/>
              </w:rPr>
              <w:t>98</w:t>
            </w:r>
          </w:p>
        </w:tc>
      </w:tr>
    </w:tbl>
    <w:p w14:paraId="031E246B" w14:textId="77777777" w:rsidR="00946184" w:rsidRDefault="00946184" w:rsidP="00946184">
      <w:pPr>
        <w:rPr>
          <w:rFonts w:ascii="Times New Roman" w:hAnsi="Times New Roman" w:cs="Times New Roman"/>
          <w:b/>
          <w:bCs/>
          <w:sz w:val="26"/>
          <w:szCs w:val="26"/>
        </w:rPr>
      </w:pPr>
    </w:p>
    <w:p w14:paraId="19A3B2C0" w14:textId="380D2985" w:rsidR="00767D76" w:rsidRDefault="00767D76" w:rsidP="00767D76">
      <w:pPr>
        <w:rPr>
          <w:rFonts w:ascii="Times New Roman" w:hAnsi="Times New Roman" w:cs="Times New Roman"/>
          <w:b/>
          <w:bCs/>
          <w:sz w:val="26"/>
          <w:szCs w:val="26"/>
        </w:rPr>
      </w:pPr>
    </w:p>
    <w:p w14:paraId="6BFEAEE0" w14:textId="2487C63B" w:rsidR="00767D76" w:rsidRDefault="00767D76" w:rsidP="00767D76">
      <w:pPr>
        <w:rPr>
          <w:rFonts w:ascii="Times New Roman" w:hAnsi="Times New Roman" w:cs="Times New Roman"/>
          <w:b/>
          <w:bCs/>
          <w:sz w:val="26"/>
          <w:szCs w:val="26"/>
        </w:rPr>
      </w:pPr>
    </w:p>
    <w:p w14:paraId="07CC8CD8" w14:textId="4D43F1EA" w:rsidR="00767D76" w:rsidRDefault="00767D76" w:rsidP="00767D76">
      <w:pPr>
        <w:rPr>
          <w:rFonts w:ascii="Times New Roman" w:hAnsi="Times New Roman" w:cs="Times New Roman"/>
          <w:b/>
          <w:bCs/>
          <w:sz w:val="26"/>
          <w:szCs w:val="26"/>
        </w:rPr>
      </w:pPr>
    </w:p>
    <w:p w14:paraId="42A487BB" w14:textId="3CF7F616" w:rsidR="00767D76" w:rsidRDefault="00767D76" w:rsidP="00767D76">
      <w:pPr>
        <w:rPr>
          <w:rFonts w:ascii="Times New Roman" w:hAnsi="Times New Roman" w:cs="Times New Roman"/>
          <w:b/>
          <w:bCs/>
          <w:sz w:val="26"/>
          <w:szCs w:val="26"/>
        </w:rPr>
      </w:pPr>
    </w:p>
    <w:p w14:paraId="0FA88C14" w14:textId="501285D3" w:rsidR="00767D76" w:rsidRDefault="00767D76" w:rsidP="00767D76">
      <w:pPr>
        <w:rPr>
          <w:rFonts w:ascii="Times New Roman" w:hAnsi="Times New Roman" w:cs="Times New Roman"/>
          <w:b/>
          <w:bCs/>
          <w:sz w:val="26"/>
          <w:szCs w:val="26"/>
        </w:rPr>
      </w:pPr>
    </w:p>
    <w:p w14:paraId="71A4D015" w14:textId="5ACFAD10" w:rsidR="00767D76" w:rsidRDefault="00767D76" w:rsidP="00767D76">
      <w:pPr>
        <w:rPr>
          <w:rFonts w:ascii="Times New Roman" w:hAnsi="Times New Roman" w:cs="Times New Roman"/>
          <w:b/>
          <w:bCs/>
          <w:sz w:val="26"/>
          <w:szCs w:val="26"/>
        </w:rPr>
      </w:pPr>
    </w:p>
    <w:p w14:paraId="6C2F2D54" w14:textId="68EAECA5" w:rsidR="00767D76" w:rsidRDefault="00767D76" w:rsidP="00767D76">
      <w:pPr>
        <w:rPr>
          <w:rFonts w:ascii="Times New Roman" w:hAnsi="Times New Roman" w:cs="Times New Roman"/>
          <w:b/>
          <w:bCs/>
          <w:sz w:val="26"/>
          <w:szCs w:val="26"/>
        </w:rPr>
      </w:pPr>
    </w:p>
    <w:p w14:paraId="17855CF8" w14:textId="724C6690" w:rsidR="00767D76" w:rsidRDefault="00767D76" w:rsidP="00767D76">
      <w:pPr>
        <w:rPr>
          <w:rFonts w:ascii="Times New Roman" w:hAnsi="Times New Roman" w:cs="Times New Roman"/>
          <w:b/>
          <w:bCs/>
          <w:sz w:val="26"/>
          <w:szCs w:val="26"/>
        </w:rPr>
      </w:pPr>
    </w:p>
    <w:p w14:paraId="7807A5A9" w14:textId="586B2E44" w:rsidR="00767D76" w:rsidRDefault="00767D76" w:rsidP="00767D76">
      <w:pPr>
        <w:rPr>
          <w:rFonts w:ascii="Times New Roman" w:hAnsi="Times New Roman" w:cs="Times New Roman"/>
          <w:b/>
          <w:bCs/>
          <w:sz w:val="26"/>
          <w:szCs w:val="26"/>
        </w:rPr>
      </w:pPr>
    </w:p>
    <w:p w14:paraId="22DAD9DF" w14:textId="40E4FA75" w:rsidR="00767D76" w:rsidRDefault="00767D76" w:rsidP="00767D76">
      <w:pPr>
        <w:rPr>
          <w:rFonts w:ascii="Times New Roman" w:hAnsi="Times New Roman" w:cs="Times New Roman"/>
          <w:b/>
          <w:bCs/>
          <w:sz w:val="26"/>
          <w:szCs w:val="26"/>
        </w:rPr>
      </w:pPr>
    </w:p>
    <w:p w14:paraId="2B69280E" w14:textId="7C327AD9" w:rsidR="00767D76" w:rsidRDefault="00767D76" w:rsidP="00767D76">
      <w:pPr>
        <w:rPr>
          <w:rFonts w:ascii="Times New Roman" w:hAnsi="Times New Roman" w:cs="Times New Roman"/>
          <w:b/>
          <w:bCs/>
          <w:sz w:val="26"/>
          <w:szCs w:val="26"/>
        </w:rPr>
      </w:pPr>
    </w:p>
    <w:p w14:paraId="379FC7E6" w14:textId="07C4A025" w:rsidR="00767D76" w:rsidRDefault="00767D76" w:rsidP="00767D76">
      <w:pPr>
        <w:rPr>
          <w:rFonts w:ascii="Times New Roman" w:hAnsi="Times New Roman" w:cs="Times New Roman"/>
          <w:b/>
          <w:bCs/>
          <w:sz w:val="26"/>
          <w:szCs w:val="26"/>
        </w:rPr>
      </w:pPr>
    </w:p>
    <w:p w14:paraId="1D4059E6" w14:textId="48C597B5" w:rsidR="00767D76" w:rsidRDefault="00767D76" w:rsidP="00767D76">
      <w:pPr>
        <w:rPr>
          <w:rFonts w:ascii="Times New Roman" w:hAnsi="Times New Roman" w:cs="Times New Roman"/>
          <w:b/>
          <w:bCs/>
          <w:sz w:val="26"/>
          <w:szCs w:val="26"/>
        </w:rPr>
      </w:pPr>
    </w:p>
    <w:p w14:paraId="5F59DBB6" w14:textId="154EB09C" w:rsidR="00767D76" w:rsidRDefault="00767D76" w:rsidP="00767D76">
      <w:pPr>
        <w:rPr>
          <w:rFonts w:ascii="Times New Roman" w:hAnsi="Times New Roman" w:cs="Times New Roman"/>
          <w:b/>
          <w:bCs/>
          <w:sz w:val="26"/>
          <w:szCs w:val="26"/>
        </w:rPr>
      </w:pPr>
    </w:p>
    <w:p w14:paraId="47F2D508" w14:textId="77777777" w:rsidR="00946184" w:rsidRPr="00961064" w:rsidRDefault="00946184" w:rsidP="00961064">
      <w:pPr>
        <w:rPr>
          <w:rFonts w:ascii="Times New Roman" w:hAnsi="Times New Roman" w:cs="Times New Roman"/>
          <w:b/>
          <w:bCs/>
        </w:rPr>
      </w:pPr>
      <w:r w:rsidRPr="00961064">
        <w:rPr>
          <w:rFonts w:ascii="Times New Roman" w:hAnsi="Times New Roman" w:cs="Times New Roman"/>
          <w:b/>
          <w:bCs/>
        </w:rPr>
        <w:lastRenderedPageBreak/>
        <w:t>Reference Production and English Use in the Daily Contexts</w:t>
      </w:r>
    </w:p>
    <w:p w14:paraId="49E3723E" w14:textId="77777777" w:rsidR="00946184" w:rsidRPr="00961064" w:rsidRDefault="00946184" w:rsidP="00946184">
      <w:pPr>
        <w:rPr>
          <w:rFonts w:cstheme="minorHAnsi"/>
          <w:b/>
          <w:bCs/>
        </w:rPr>
      </w:pPr>
    </w:p>
    <w:tbl>
      <w:tblPr>
        <w:tblStyle w:val="PlainTable3"/>
        <w:tblW w:w="9214" w:type="dxa"/>
        <w:jc w:val="center"/>
        <w:tblLook w:val="04A0" w:firstRow="1" w:lastRow="0" w:firstColumn="1" w:lastColumn="0" w:noHBand="0" w:noVBand="1"/>
      </w:tblPr>
      <w:tblGrid>
        <w:gridCol w:w="5800"/>
        <w:gridCol w:w="1047"/>
        <w:gridCol w:w="1390"/>
        <w:gridCol w:w="977"/>
      </w:tblGrid>
      <w:tr w:rsidR="00946184" w:rsidRPr="00FE51CA" w14:paraId="366D8C48" w14:textId="77777777" w:rsidTr="009610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214" w:type="dxa"/>
            <w:gridSpan w:val="4"/>
            <w:tcBorders>
              <w:bottom w:val="single" w:sz="4" w:space="0" w:color="auto"/>
            </w:tcBorders>
            <w:shd w:val="clear" w:color="auto" w:fill="auto"/>
          </w:tcPr>
          <w:p w14:paraId="35A2824D" w14:textId="0BCC10C5" w:rsidR="00946184" w:rsidRPr="00C0035C" w:rsidRDefault="00946184" w:rsidP="00921BEB">
            <w:pPr>
              <w:spacing w:line="360" w:lineRule="auto"/>
              <w:contextualSpacing/>
              <w:rPr>
                <w:rFonts w:ascii="Times New Roman" w:hAnsi="Times New Roman" w:cs="Times New Roman"/>
                <w:b w:val="0"/>
                <w:bCs w:val="0"/>
                <w:color w:val="000000" w:themeColor="text1"/>
                <w:sz w:val="22"/>
                <w:szCs w:val="22"/>
                <w:lang w:val="en-US"/>
              </w:rPr>
            </w:pPr>
            <w:r w:rsidRPr="00FE5245">
              <w:rPr>
                <w:rFonts w:ascii="Times New Roman" w:hAnsi="Times New Roman" w:cs="Times New Roman"/>
                <w:caps w:val="0"/>
                <w:color w:val="000000" w:themeColor="text1"/>
                <w:sz w:val="22"/>
                <w:szCs w:val="22"/>
                <w:lang w:val="en-US"/>
              </w:rPr>
              <w:t xml:space="preserve">Table </w:t>
            </w:r>
            <w:r>
              <w:rPr>
                <w:rFonts w:ascii="Times New Roman" w:hAnsi="Times New Roman" w:cs="Times New Roman"/>
                <w:caps w:val="0"/>
                <w:color w:val="000000" w:themeColor="text1"/>
                <w:sz w:val="22"/>
                <w:szCs w:val="22"/>
                <w:lang w:val="en-US"/>
              </w:rPr>
              <w:t>9</w:t>
            </w:r>
            <w:r w:rsidRPr="00C0035C">
              <w:rPr>
                <w:rFonts w:ascii="Times New Roman" w:hAnsi="Times New Roman" w:cs="Times New Roman"/>
                <w:b w:val="0"/>
                <w:bCs w:val="0"/>
                <w:caps w:val="0"/>
                <w:color w:val="000000" w:themeColor="text1"/>
                <w:sz w:val="22"/>
                <w:szCs w:val="22"/>
                <w:lang w:val="en-US"/>
              </w:rPr>
              <w:t xml:space="preserve">: </w:t>
            </w:r>
            <w:r>
              <w:rPr>
                <w:rFonts w:ascii="Times New Roman" w:hAnsi="Times New Roman" w:cs="Times New Roman"/>
                <w:b w:val="0"/>
                <w:bCs w:val="0"/>
                <w:caps w:val="0"/>
                <w:color w:val="000000" w:themeColor="text1"/>
                <w:sz w:val="22"/>
                <w:szCs w:val="22"/>
                <w:lang w:val="en-US"/>
              </w:rPr>
              <w:t>T</w:t>
            </w:r>
            <w:r w:rsidRPr="00C0035C">
              <w:rPr>
                <w:rFonts w:ascii="Times New Roman" w:hAnsi="Times New Roman" w:cs="Times New Roman"/>
                <w:b w:val="0"/>
                <w:bCs w:val="0"/>
                <w:caps w:val="0"/>
                <w:color w:val="000000" w:themeColor="text1"/>
                <w:sz w:val="22"/>
                <w:szCs w:val="22"/>
                <w:lang w:val="en-US"/>
              </w:rPr>
              <w:t xml:space="preserve">he outputs of </w:t>
            </w:r>
            <w:r>
              <w:rPr>
                <w:rFonts w:ascii="Times New Roman" w:hAnsi="Times New Roman" w:cs="Times New Roman"/>
                <w:b w:val="0"/>
                <w:bCs w:val="0"/>
                <w:caps w:val="0"/>
                <w:color w:val="000000" w:themeColor="text1"/>
                <w:sz w:val="22"/>
                <w:szCs w:val="22"/>
                <w:lang w:val="en-US"/>
              </w:rPr>
              <w:t>the B</w:t>
            </w:r>
            <w:r w:rsidRPr="00C0035C">
              <w:rPr>
                <w:rFonts w:ascii="Times New Roman" w:hAnsi="Times New Roman" w:cs="Times New Roman"/>
                <w:b w:val="0"/>
                <w:bCs w:val="0"/>
                <w:caps w:val="0"/>
                <w:color w:val="000000" w:themeColor="text1"/>
                <w:sz w:val="22"/>
                <w:szCs w:val="22"/>
                <w:lang w:val="en-US"/>
              </w:rPr>
              <w:t xml:space="preserve">ayesian model for effects of role and </w:t>
            </w:r>
            <w:r>
              <w:rPr>
                <w:rFonts w:ascii="Times New Roman" w:hAnsi="Times New Roman" w:cs="Times New Roman"/>
                <w:b w:val="0"/>
                <w:bCs w:val="0"/>
                <w:caps w:val="0"/>
                <w:color w:val="000000" w:themeColor="text1"/>
                <w:sz w:val="22"/>
                <w:szCs w:val="22"/>
                <w:lang w:val="en-US"/>
              </w:rPr>
              <w:t>E</w:t>
            </w:r>
            <w:r w:rsidRPr="00C0035C">
              <w:rPr>
                <w:rFonts w:ascii="Times New Roman" w:hAnsi="Times New Roman" w:cs="Times New Roman"/>
                <w:b w:val="0"/>
                <w:bCs w:val="0"/>
                <w:caps w:val="0"/>
                <w:color w:val="000000" w:themeColor="text1"/>
                <w:sz w:val="22"/>
                <w:szCs w:val="22"/>
                <w:lang w:val="en-US"/>
              </w:rPr>
              <w:t xml:space="preserve">nglish use </w:t>
            </w:r>
            <w:r>
              <w:rPr>
                <w:rFonts w:ascii="Times New Roman" w:hAnsi="Times New Roman" w:cs="Times New Roman"/>
                <w:b w:val="0"/>
                <w:bCs w:val="0"/>
                <w:caps w:val="0"/>
                <w:color w:val="000000" w:themeColor="text1"/>
                <w:sz w:val="22"/>
                <w:szCs w:val="22"/>
                <w:lang w:val="en-US"/>
              </w:rPr>
              <w:t xml:space="preserve">in the 12 daily contexts across two referential contrasts </w:t>
            </w:r>
            <w:r w:rsidRPr="00C0035C">
              <w:rPr>
                <w:rFonts w:ascii="Times New Roman" w:hAnsi="Times New Roman" w:cs="Times New Roman"/>
                <w:b w:val="0"/>
                <w:bCs w:val="0"/>
                <w:caps w:val="0"/>
                <w:color w:val="000000" w:themeColor="text1"/>
                <w:sz w:val="22"/>
                <w:szCs w:val="22"/>
                <w:lang w:val="en-US"/>
              </w:rPr>
              <w:t xml:space="preserve">in </w:t>
            </w:r>
            <w:r w:rsidRPr="00CE6189">
              <w:rPr>
                <w:rFonts w:ascii="Times New Roman" w:hAnsi="Times New Roman" w:cs="Times New Roman"/>
                <w:b w:val="0"/>
                <w:bCs w:val="0"/>
                <w:caps w:val="0"/>
                <w:color w:val="000000" w:themeColor="text1"/>
                <w:sz w:val="22"/>
                <w:szCs w:val="22"/>
                <w:lang w:val="en-US"/>
              </w:rPr>
              <w:t>the two-character condition</w:t>
            </w:r>
            <w:r w:rsidRPr="00C0035C">
              <w:rPr>
                <w:rFonts w:ascii="Times New Roman" w:hAnsi="Times New Roman" w:cs="Times New Roman"/>
                <w:b w:val="0"/>
                <w:bCs w:val="0"/>
                <w:caps w:val="0"/>
                <w:color w:val="000000" w:themeColor="text1"/>
                <w:sz w:val="22"/>
                <w:szCs w:val="22"/>
                <w:lang w:val="en-US"/>
              </w:rPr>
              <w:t>.</w:t>
            </w:r>
            <w:r>
              <w:rPr>
                <w:rFonts w:ascii="Times New Roman" w:hAnsi="Times New Roman" w:cs="Times New Roman"/>
                <w:b w:val="0"/>
                <w:bCs w:val="0"/>
                <w:caps w:val="0"/>
                <w:color w:val="000000" w:themeColor="text1"/>
                <w:sz w:val="22"/>
                <w:szCs w:val="22"/>
                <w:lang w:val="en-US"/>
              </w:rPr>
              <w:t xml:space="preserve"> </w:t>
            </w:r>
            <w:r w:rsidR="00CA1DC4">
              <w:rPr>
                <w:rFonts w:ascii="Times New Roman" w:hAnsi="Times New Roman" w:cs="Times New Roman"/>
                <w:b w:val="0"/>
                <w:bCs w:val="0"/>
                <w:caps w:val="0"/>
                <w:color w:val="000000" w:themeColor="text1"/>
                <w:sz w:val="22"/>
                <w:szCs w:val="22"/>
              </w:rPr>
              <w:t xml:space="preserve">Positive </w:t>
            </w:r>
            <w:r w:rsidRPr="00DE54F0">
              <w:rPr>
                <w:rFonts w:ascii="Times New Roman" w:hAnsi="Times New Roman" w:cs="Times New Roman"/>
                <w:b w:val="0"/>
                <w:bCs w:val="0"/>
                <w:caps w:val="0"/>
                <w:color w:val="000000" w:themeColor="text1"/>
                <w:sz w:val="22"/>
                <w:szCs w:val="22"/>
              </w:rPr>
              <w:t>values indicate a preference for the more explicit form (listed on the right), whereas negative values indicate a preference for the less explicit form (listed on the left)</w:t>
            </w:r>
            <w:r>
              <w:rPr>
                <w:rFonts w:ascii="Times New Roman" w:hAnsi="Times New Roman" w:cs="Times New Roman"/>
                <w:b w:val="0"/>
                <w:bCs w:val="0"/>
                <w:caps w:val="0"/>
                <w:color w:val="000000" w:themeColor="text1"/>
                <w:sz w:val="22"/>
                <w:szCs w:val="22"/>
              </w:rPr>
              <w:t>.</w:t>
            </w:r>
            <w:r w:rsidRPr="00C0035C">
              <w:rPr>
                <w:rFonts w:ascii="Times New Roman" w:hAnsi="Times New Roman" w:cs="Times New Roman"/>
                <w:b w:val="0"/>
                <w:bCs w:val="0"/>
                <w:caps w:val="0"/>
                <w:color w:val="000000" w:themeColor="text1"/>
                <w:sz w:val="22"/>
                <w:szCs w:val="22"/>
                <w:lang w:val="en-US"/>
              </w:rPr>
              <w:t xml:space="preserve"> The subject role was the reference level. </w:t>
            </w:r>
          </w:p>
        </w:tc>
      </w:tr>
      <w:tr w:rsidR="00946184" w:rsidRPr="00FE51CA" w14:paraId="26A2B1ED" w14:textId="77777777" w:rsidTr="00961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00" w:type="dxa"/>
            <w:tcBorders>
              <w:top w:val="single" w:sz="4" w:space="0" w:color="auto"/>
              <w:left w:val="single" w:sz="4" w:space="0" w:color="auto"/>
              <w:bottom w:val="single" w:sz="4" w:space="0" w:color="auto"/>
              <w:right w:val="single" w:sz="4" w:space="0" w:color="auto"/>
            </w:tcBorders>
            <w:shd w:val="clear" w:color="auto" w:fill="auto"/>
          </w:tcPr>
          <w:p w14:paraId="23AB6480" w14:textId="77777777" w:rsidR="00946184" w:rsidRPr="0052261A" w:rsidRDefault="00946184" w:rsidP="00921BEB">
            <w:pPr>
              <w:spacing w:line="360" w:lineRule="auto"/>
              <w:contextualSpacing/>
              <w:rPr>
                <w:rFonts w:ascii="Times New Roman" w:hAnsi="Times New Roman" w:cs="Times New Roman"/>
                <w:color w:val="000000" w:themeColor="text1"/>
                <w:sz w:val="22"/>
                <w:szCs w:val="22"/>
              </w:rPr>
            </w:pPr>
            <w:r w:rsidRPr="0052261A">
              <w:rPr>
                <w:rFonts w:ascii="Times New Roman" w:hAnsi="Times New Roman" w:cs="Times New Roman"/>
                <w:caps w:val="0"/>
                <w:color w:val="000000" w:themeColor="text1"/>
                <w:sz w:val="22"/>
                <w:szCs w:val="22"/>
              </w:rPr>
              <w:t>Effects</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013B3AC6"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Estimate</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584A8137"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95% CrI</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3D4BF92B"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PD (%)</w:t>
            </w:r>
          </w:p>
        </w:tc>
      </w:tr>
      <w:tr w:rsidR="00946184" w:rsidRPr="00AC75A2" w14:paraId="10141667" w14:textId="77777777" w:rsidTr="00961064">
        <w:trPr>
          <w:jc w:val="center"/>
        </w:trPr>
        <w:tc>
          <w:tcPr>
            <w:cnfStyle w:val="001000000000" w:firstRow="0" w:lastRow="0" w:firstColumn="1" w:lastColumn="0" w:oddVBand="0" w:evenVBand="0" w:oddHBand="0" w:evenHBand="0" w:firstRowFirstColumn="0" w:firstRowLastColumn="0" w:lastRowFirstColumn="0" w:lastRowLastColumn="0"/>
            <w:tcW w:w="5800" w:type="dxa"/>
            <w:tcBorders>
              <w:top w:val="single" w:sz="4" w:space="0" w:color="auto"/>
              <w:left w:val="single" w:sz="4" w:space="0" w:color="auto"/>
              <w:bottom w:val="single" w:sz="4" w:space="0" w:color="auto"/>
              <w:right w:val="single" w:sz="4" w:space="0" w:color="auto"/>
            </w:tcBorders>
            <w:shd w:val="clear" w:color="auto" w:fill="auto"/>
          </w:tcPr>
          <w:p w14:paraId="4A9099A1" w14:textId="745197CC" w:rsidR="00946184" w:rsidRPr="00AC75A2" w:rsidRDefault="00946184" w:rsidP="00921BEB">
            <w:pPr>
              <w:spacing w:line="360" w:lineRule="auto"/>
              <w:contextualSpacing/>
              <w:rPr>
                <w:rFonts w:ascii="Times New Roman" w:hAnsi="Times New Roman" w:cs="Times New Roman"/>
                <w:color w:val="000000" w:themeColor="text1"/>
                <w:sz w:val="22"/>
                <w:szCs w:val="22"/>
              </w:rPr>
            </w:pPr>
            <w:r w:rsidRPr="00AC75A2">
              <w:rPr>
                <w:rFonts w:ascii="Times New Roman" w:hAnsi="Times New Roman" w:cs="Times New Roman"/>
                <w:caps w:val="0"/>
                <w:color w:val="000000" w:themeColor="text1"/>
                <w:sz w:val="22"/>
                <w:szCs w:val="22"/>
              </w:rPr>
              <w:t>English use in 12 daily contexts</w:t>
            </w:r>
            <w:ins w:id="55" w:author="Yajun Liu" w:date="2025-03-04T22:45:00Z">
              <w:r w:rsidR="00533B24">
                <w:rPr>
                  <w:rFonts w:ascii="Times New Roman" w:hAnsi="Times New Roman" w:cs="Times New Roman"/>
                  <w:caps w:val="0"/>
                  <w:color w:val="000000" w:themeColor="text1"/>
                  <w:sz w:val="22"/>
                  <w:szCs w:val="22"/>
                </w:rPr>
                <w:t>,</w:t>
              </w:r>
            </w:ins>
            <w:r w:rsidRPr="00AC75A2">
              <w:rPr>
                <w:rFonts w:ascii="Times New Roman" w:hAnsi="Times New Roman" w:cs="Times New Roman"/>
                <w:caps w:val="0"/>
                <w:color w:val="000000" w:themeColor="text1"/>
                <w:sz w:val="22"/>
                <w:szCs w:val="22"/>
              </w:rPr>
              <w:t xml:space="preserve"> </w:t>
            </w:r>
            <w:r w:rsidR="00CA1DC4">
              <w:rPr>
                <w:rFonts w:ascii="Times New Roman" w:hAnsi="Times New Roman" w:cs="Times New Roman"/>
                <w:caps w:val="0"/>
                <w:color w:val="000000" w:themeColor="text1"/>
                <w:sz w:val="22"/>
                <w:szCs w:val="22"/>
              </w:rPr>
              <w:t>Null</w:t>
            </w:r>
            <w:r w:rsidRPr="00AC75A2">
              <w:rPr>
                <w:rFonts w:ascii="Times New Roman" w:hAnsi="Times New Roman" w:cs="Times New Roman"/>
                <w:caps w:val="0"/>
                <w:color w:val="000000" w:themeColor="text1"/>
                <w:sz w:val="22"/>
                <w:szCs w:val="22"/>
              </w:rPr>
              <w:t xml:space="preserve"> vs </w:t>
            </w:r>
            <w:r w:rsidR="00CA1DC4">
              <w:rPr>
                <w:rFonts w:ascii="Times New Roman" w:hAnsi="Times New Roman" w:cs="Times New Roman"/>
                <w:caps w:val="0"/>
                <w:color w:val="000000" w:themeColor="text1"/>
                <w:sz w:val="22"/>
                <w:szCs w:val="22"/>
              </w:rPr>
              <w:t>Overt</w:t>
            </w:r>
            <w:ins w:id="56" w:author="Yajun Liu" w:date="2025-03-04T22:45:00Z">
              <w:r w:rsidR="00533B24">
                <w:rPr>
                  <w:rFonts w:ascii="Times New Roman" w:hAnsi="Times New Roman" w:cs="Times New Roman"/>
                  <w:caps w:val="0"/>
                  <w:color w:val="000000" w:themeColor="text1"/>
                  <w:sz w:val="22"/>
                  <w:szCs w:val="22"/>
                </w:rPr>
                <w:t xml:space="preserve"> </w:t>
              </w:r>
              <w:r w:rsidR="00533B24" w:rsidRPr="00533B24">
                <w:rPr>
                  <w:rFonts w:ascii="Times New Roman" w:hAnsi="Times New Roman" w:cs="Times New Roman"/>
                  <w:caps w:val="0"/>
                  <w:color w:val="000000" w:themeColor="text1"/>
                  <w:sz w:val="22"/>
                  <w:szCs w:val="22"/>
                  <w:rPrChange w:id="57" w:author="Yajun Liu" w:date="2025-03-04T22:45:00Z">
                    <w:rPr>
                      <w:rFonts w:ascii="Times New Roman" w:hAnsi="Times New Roman" w:cs="Times New Roman"/>
                      <w:b w:val="0"/>
                      <w:bCs w:val="0"/>
                      <w:caps w:val="0"/>
                      <w:color w:val="000000" w:themeColor="text1"/>
                      <w:sz w:val="22"/>
                      <w:szCs w:val="22"/>
                    </w:rPr>
                  </w:rPrChange>
                </w:rPr>
                <w:t>(Role = Subject)</w:t>
              </w:r>
            </w:ins>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286288BC" w14:textId="77777777" w:rsidR="00946184" w:rsidRPr="00AC75A2"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rPr>
            </w:pPr>
            <w:r w:rsidRPr="00AC75A2">
              <w:rPr>
                <w:rFonts w:ascii="Times New Roman" w:hAnsi="Times New Roman" w:cs="Times New Roman"/>
                <w:b/>
                <w:bCs/>
                <w:color w:val="000000" w:themeColor="text1"/>
                <w:sz w:val="22"/>
                <w:szCs w:val="22"/>
              </w:rPr>
              <w:t>0.40</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67246691" w14:textId="77777777" w:rsidR="00946184" w:rsidRPr="00AC75A2"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rPr>
            </w:pPr>
            <w:r w:rsidRPr="00AC75A2">
              <w:rPr>
                <w:rFonts w:ascii="Times New Roman" w:hAnsi="Times New Roman" w:cs="Times New Roman"/>
                <w:b/>
                <w:bCs/>
                <w:color w:val="000000" w:themeColor="text1"/>
                <w:sz w:val="22"/>
                <w:szCs w:val="22"/>
              </w:rPr>
              <w:t>[0.1</w:t>
            </w:r>
            <w:r>
              <w:rPr>
                <w:rFonts w:ascii="Times New Roman" w:hAnsi="Times New Roman" w:cs="Times New Roman"/>
                <w:b/>
                <w:bCs/>
                <w:color w:val="000000" w:themeColor="text1"/>
                <w:sz w:val="22"/>
                <w:szCs w:val="22"/>
              </w:rPr>
              <w:t>1</w:t>
            </w:r>
            <w:r w:rsidRPr="00AC75A2">
              <w:rPr>
                <w:rFonts w:ascii="Times New Roman" w:hAnsi="Times New Roman" w:cs="Times New Roman"/>
                <w:b/>
                <w:bCs/>
                <w:color w:val="000000" w:themeColor="text1"/>
                <w:sz w:val="22"/>
                <w:szCs w:val="22"/>
              </w:rPr>
              <w:t>, 0.71]</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7A7FB372" w14:textId="77777777" w:rsidR="00946184" w:rsidRPr="00AC75A2"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lang w:val="en-US"/>
              </w:rPr>
            </w:pPr>
            <w:r w:rsidRPr="00AC75A2">
              <w:rPr>
                <w:rFonts w:ascii="Times New Roman" w:hAnsi="Times New Roman" w:cs="Times New Roman"/>
                <w:b/>
                <w:bCs/>
                <w:color w:val="000000" w:themeColor="text1"/>
                <w:sz w:val="22"/>
                <w:szCs w:val="22"/>
                <w:lang w:val="en-US"/>
              </w:rPr>
              <w:t>100</w:t>
            </w:r>
          </w:p>
        </w:tc>
      </w:tr>
      <w:tr w:rsidR="00946184" w:rsidRPr="00FE51CA" w14:paraId="79CA7DB1" w14:textId="77777777" w:rsidTr="00961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00" w:type="dxa"/>
            <w:tcBorders>
              <w:top w:val="single" w:sz="4" w:space="0" w:color="auto"/>
              <w:left w:val="single" w:sz="4" w:space="0" w:color="auto"/>
              <w:bottom w:val="single" w:sz="4" w:space="0" w:color="auto"/>
              <w:right w:val="single" w:sz="4" w:space="0" w:color="auto"/>
            </w:tcBorders>
            <w:shd w:val="clear" w:color="auto" w:fill="auto"/>
          </w:tcPr>
          <w:p w14:paraId="6DAC15CD" w14:textId="08908AD9" w:rsidR="00946184" w:rsidRPr="0036618A" w:rsidRDefault="00946184" w:rsidP="00921BEB">
            <w:pPr>
              <w:spacing w:line="360" w:lineRule="auto"/>
              <w:contextualSpacing/>
              <w:rPr>
                <w:rFonts w:ascii="Times New Roman" w:hAnsi="Times New Roman" w:cs="Times New Roman"/>
                <w:color w:val="000000" w:themeColor="text1"/>
                <w:sz w:val="22"/>
                <w:szCs w:val="22"/>
              </w:rPr>
            </w:pPr>
            <w:r>
              <w:rPr>
                <w:rFonts w:ascii="Times New Roman" w:hAnsi="Times New Roman" w:cs="Times New Roman"/>
                <w:b w:val="0"/>
                <w:bCs w:val="0"/>
                <w:caps w:val="0"/>
                <w:color w:val="000000" w:themeColor="text1"/>
                <w:sz w:val="22"/>
                <w:szCs w:val="22"/>
              </w:rPr>
              <w:t>English use in 12 daily contexts</w:t>
            </w:r>
            <w:ins w:id="58" w:author="Yajun Liu" w:date="2025-03-04T22:45:00Z">
              <w:r w:rsidR="00533B24">
                <w:rPr>
                  <w:rFonts w:ascii="Times New Roman" w:hAnsi="Times New Roman" w:cs="Times New Roman"/>
                  <w:b w:val="0"/>
                  <w:bCs w:val="0"/>
                  <w:caps w:val="0"/>
                  <w:color w:val="000000" w:themeColor="text1"/>
                  <w:sz w:val="22"/>
                  <w:szCs w:val="22"/>
                </w:rPr>
                <w:t>,</w:t>
              </w:r>
            </w:ins>
            <w:r>
              <w:rPr>
                <w:rFonts w:ascii="Times New Roman" w:hAnsi="Times New Roman" w:cs="Times New Roman"/>
                <w:b w:val="0"/>
                <w:bCs w:val="0"/>
                <w:caps w:val="0"/>
                <w:color w:val="000000" w:themeColor="text1"/>
                <w:sz w:val="22"/>
                <w:szCs w:val="22"/>
              </w:rPr>
              <w:t xml:space="preserve"> </w:t>
            </w:r>
            <w:r w:rsidR="00CA1DC4">
              <w:rPr>
                <w:rFonts w:ascii="Times New Roman" w:hAnsi="Times New Roman" w:cs="Times New Roman"/>
                <w:b w:val="0"/>
                <w:bCs w:val="0"/>
                <w:caps w:val="0"/>
                <w:color w:val="000000" w:themeColor="text1"/>
                <w:sz w:val="22"/>
                <w:szCs w:val="22"/>
              </w:rPr>
              <w:t>Overt</w:t>
            </w:r>
            <w:r>
              <w:rPr>
                <w:rFonts w:ascii="Times New Roman" w:hAnsi="Times New Roman" w:cs="Times New Roman"/>
                <w:b w:val="0"/>
                <w:bCs w:val="0"/>
                <w:caps w:val="0"/>
                <w:color w:val="000000" w:themeColor="text1"/>
                <w:sz w:val="22"/>
                <w:szCs w:val="22"/>
              </w:rPr>
              <w:t xml:space="preserve"> vs </w:t>
            </w:r>
            <w:r w:rsidR="00CA1DC4">
              <w:rPr>
                <w:rFonts w:ascii="Times New Roman" w:hAnsi="Times New Roman" w:cs="Times New Roman"/>
                <w:b w:val="0"/>
                <w:bCs w:val="0"/>
                <w:caps w:val="0"/>
                <w:color w:val="000000" w:themeColor="text1"/>
                <w:sz w:val="22"/>
                <w:szCs w:val="22"/>
              </w:rPr>
              <w:t>NP</w:t>
            </w:r>
            <w:ins w:id="59" w:author="Yajun Liu" w:date="2025-03-04T22:45:00Z">
              <w:r w:rsidR="00533B24">
                <w:rPr>
                  <w:rFonts w:ascii="Times New Roman" w:hAnsi="Times New Roman" w:cs="Times New Roman"/>
                  <w:b w:val="0"/>
                  <w:bCs w:val="0"/>
                  <w:caps w:val="0"/>
                  <w:color w:val="000000" w:themeColor="text1"/>
                  <w:sz w:val="22"/>
                  <w:szCs w:val="22"/>
                </w:rPr>
                <w:t xml:space="preserve"> </w:t>
              </w:r>
              <w:r w:rsidR="00533B24">
                <w:rPr>
                  <w:rFonts w:ascii="Times New Roman" w:hAnsi="Times New Roman" w:cs="Times New Roman"/>
                  <w:b w:val="0"/>
                  <w:bCs w:val="0"/>
                  <w:caps w:val="0"/>
                  <w:color w:val="000000" w:themeColor="text1"/>
                  <w:sz w:val="22"/>
                  <w:szCs w:val="22"/>
                </w:rPr>
                <w:t>(Role = Subject)</w:t>
              </w:r>
            </w:ins>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7DCD5600" w14:textId="77777777" w:rsidR="00946184" w:rsidRPr="0036618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color w:val="000000" w:themeColor="text1"/>
                <w:sz w:val="22"/>
                <w:szCs w:val="22"/>
              </w:rPr>
              <w:t>0.05</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49693A02" w14:textId="77777777" w:rsidR="00946184" w:rsidRPr="0036618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color w:val="000000" w:themeColor="text1"/>
                <w:sz w:val="22"/>
                <w:szCs w:val="22"/>
              </w:rPr>
              <w:t>[-0.19, 0.31]</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64E329E1" w14:textId="77777777" w:rsidR="00946184" w:rsidRPr="00AC75A2"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66</w:t>
            </w:r>
          </w:p>
        </w:tc>
      </w:tr>
      <w:tr w:rsidR="00946184" w:rsidRPr="00FE51CA" w14:paraId="5AB79055" w14:textId="77777777" w:rsidTr="00961064">
        <w:trPr>
          <w:jc w:val="center"/>
        </w:trPr>
        <w:tc>
          <w:tcPr>
            <w:cnfStyle w:val="001000000000" w:firstRow="0" w:lastRow="0" w:firstColumn="1" w:lastColumn="0" w:oddVBand="0" w:evenVBand="0" w:oddHBand="0" w:evenHBand="0" w:firstRowFirstColumn="0" w:firstRowLastColumn="0" w:lastRowFirstColumn="0" w:lastRowLastColumn="0"/>
            <w:tcW w:w="5800" w:type="dxa"/>
            <w:tcBorders>
              <w:top w:val="single" w:sz="4" w:space="0" w:color="auto"/>
              <w:left w:val="single" w:sz="4" w:space="0" w:color="auto"/>
              <w:bottom w:val="single" w:sz="4" w:space="0" w:color="auto"/>
              <w:right w:val="single" w:sz="4" w:space="0" w:color="auto"/>
            </w:tcBorders>
          </w:tcPr>
          <w:p w14:paraId="6844F126" w14:textId="2C2B6D91" w:rsidR="00946184" w:rsidRPr="0052261A" w:rsidRDefault="00946184" w:rsidP="00921BEB">
            <w:pPr>
              <w:spacing w:line="360" w:lineRule="auto"/>
              <w:contextualSpacing/>
              <w:rPr>
                <w:rFonts w:ascii="Times New Roman" w:hAnsi="Times New Roman" w:cs="Times New Roman"/>
                <w:b w:val="0"/>
                <w:bCs w:val="0"/>
                <w:color w:val="000000" w:themeColor="text1"/>
                <w:sz w:val="22"/>
                <w:szCs w:val="22"/>
              </w:rPr>
            </w:pPr>
            <w:r>
              <w:rPr>
                <w:rFonts w:ascii="Times New Roman" w:hAnsi="Times New Roman" w:cs="Times New Roman"/>
                <w:b w:val="0"/>
                <w:bCs w:val="0"/>
                <w:caps w:val="0"/>
                <w:color w:val="000000" w:themeColor="text1"/>
                <w:sz w:val="22"/>
                <w:szCs w:val="22"/>
              </w:rPr>
              <w:t>Role = Non-subject * English use in 12 daily contexts</w:t>
            </w:r>
            <w:ins w:id="60" w:author="Yajun Liu" w:date="2025-03-04T22:45:00Z">
              <w:r w:rsidR="00533B24">
                <w:rPr>
                  <w:rFonts w:ascii="Times New Roman" w:hAnsi="Times New Roman" w:cs="Times New Roman"/>
                  <w:b w:val="0"/>
                  <w:bCs w:val="0"/>
                  <w:caps w:val="0"/>
                  <w:color w:val="000000" w:themeColor="text1"/>
                  <w:sz w:val="22"/>
                  <w:szCs w:val="22"/>
                </w:rPr>
                <w:t>,</w:t>
              </w:r>
            </w:ins>
            <w:r>
              <w:rPr>
                <w:rFonts w:ascii="Times New Roman" w:hAnsi="Times New Roman" w:cs="Times New Roman"/>
                <w:b w:val="0"/>
                <w:bCs w:val="0"/>
                <w:caps w:val="0"/>
                <w:color w:val="000000" w:themeColor="text1"/>
                <w:sz w:val="22"/>
                <w:szCs w:val="22"/>
              </w:rPr>
              <w:t xml:space="preserve"> </w:t>
            </w:r>
            <w:r w:rsidR="00CA1DC4">
              <w:rPr>
                <w:rFonts w:ascii="Times New Roman" w:hAnsi="Times New Roman" w:cs="Times New Roman"/>
                <w:b w:val="0"/>
                <w:bCs w:val="0"/>
                <w:caps w:val="0"/>
                <w:color w:val="000000" w:themeColor="text1"/>
                <w:sz w:val="22"/>
                <w:szCs w:val="22"/>
              </w:rPr>
              <w:t>Null</w:t>
            </w:r>
            <w:r>
              <w:rPr>
                <w:rFonts w:ascii="Times New Roman" w:hAnsi="Times New Roman" w:cs="Times New Roman"/>
                <w:b w:val="0"/>
                <w:bCs w:val="0"/>
                <w:caps w:val="0"/>
                <w:color w:val="000000" w:themeColor="text1"/>
                <w:sz w:val="22"/>
                <w:szCs w:val="22"/>
              </w:rPr>
              <w:t xml:space="preserve"> vs </w:t>
            </w:r>
            <w:r w:rsidR="002B0457">
              <w:rPr>
                <w:rFonts w:ascii="Times New Roman" w:hAnsi="Times New Roman" w:cs="Times New Roman"/>
                <w:b w:val="0"/>
                <w:bCs w:val="0"/>
                <w:caps w:val="0"/>
                <w:color w:val="000000" w:themeColor="text1"/>
                <w:sz w:val="22"/>
                <w:szCs w:val="22"/>
              </w:rPr>
              <w:t>Overt</w:t>
            </w:r>
          </w:p>
        </w:tc>
        <w:tc>
          <w:tcPr>
            <w:tcW w:w="1047" w:type="dxa"/>
            <w:tcBorders>
              <w:top w:val="single" w:sz="4" w:space="0" w:color="auto"/>
              <w:left w:val="single" w:sz="4" w:space="0" w:color="auto"/>
              <w:bottom w:val="single" w:sz="4" w:space="0" w:color="auto"/>
              <w:right w:val="single" w:sz="4" w:space="0" w:color="auto"/>
            </w:tcBorders>
          </w:tcPr>
          <w:p w14:paraId="37E436C4" w14:textId="77777777" w:rsidR="00946184" w:rsidRPr="00FE51CA"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0.21</w:t>
            </w:r>
          </w:p>
        </w:tc>
        <w:tc>
          <w:tcPr>
            <w:tcW w:w="1390" w:type="dxa"/>
            <w:tcBorders>
              <w:top w:val="single" w:sz="4" w:space="0" w:color="auto"/>
              <w:left w:val="single" w:sz="4" w:space="0" w:color="auto"/>
              <w:bottom w:val="single" w:sz="4" w:space="0" w:color="auto"/>
              <w:right w:val="single" w:sz="4" w:space="0" w:color="auto"/>
            </w:tcBorders>
          </w:tcPr>
          <w:p w14:paraId="4915CFA0" w14:textId="77777777" w:rsidR="00946184" w:rsidRPr="00FE51CA"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[-0.66, 1.10]</w:t>
            </w:r>
          </w:p>
        </w:tc>
        <w:tc>
          <w:tcPr>
            <w:tcW w:w="977" w:type="dxa"/>
            <w:tcBorders>
              <w:top w:val="single" w:sz="4" w:space="0" w:color="auto"/>
              <w:left w:val="single" w:sz="4" w:space="0" w:color="auto"/>
              <w:bottom w:val="single" w:sz="4" w:space="0" w:color="auto"/>
              <w:right w:val="single" w:sz="4" w:space="0" w:color="auto"/>
            </w:tcBorders>
          </w:tcPr>
          <w:p w14:paraId="64CAFF78" w14:textId="77777777" w:rsidR="00946184" w:rsidRPr="00FE51CA"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68</w:t>
            </w:r>
          </w:p>
        </w:tc>
      </w:tr>
      <w:tr w:rsidR="00946184" w:rsidRPr="00FE51CA" w14:paraId="578A36CA" w14:textId="77777777" w:rsidTr="00961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800" w:type="dxa"/>
            <w:tcBorders>
              <w:top w:val="single" w:sz="4" w:space="0" w:color="auto"/>
              <w:left w:val="single" w:sz="4" w:space="0" w:color="auto"/>
              <w:bottom w:val="single" w:sz="4" w:space="0" w:color="auto"/>
              <w:right w:val="single" w:sz="4" w:space="0" w:color="auto"/>
            </w:tcBorders>
            <w:shd w:val="clear" w:color="auto" w:fill="auto"/>
          </w:tcPr>
          <w:p w14:paraId="4F2902BE" w14:textId="19171923" w:rsidR="00946184" w:rsidRPr="0036618A" w:rsidRDefault="00946184" w:rsidP="00921BEB">
            <w:pPr>
              <w:spacing w:line="360" w:lineRule="auto"/>
              <w:contextualSpacing/>
              <w:rPr>
                <w:rFonts w:ascii="Times New Roman" w:hAnsi="Times New Roman" w:cs="Times New Roman"/>
                <w:color w:val="000000" w:themeColor="text1"/>
                <w:sz w:val="22"/>
                <w:szCs w:val="22"/>
              </w:rPr>
            </w:pPr>
            <w:r>
              <w:rPr>
                <w:rFonts w:ascii="Times New Roman" w:hAnsi="Times New Roman" w:cs="Times New Roman"/>
                <w:b w:val="0"/>
                <w:bCs w:val="0"/>
                <w:caps w:val="0"/>
                <w:color w:val="000000" w:themeColor="text1"/>
                <w:sz w:val="22"/>
                <w:szCs w:val="22"/>
              </w:rPr>
              <w:t>Role = Non-subject * English use in 12 daily contexts</w:t>
            </w:r>
            <w:ins w:id="61" w:author="Yajun Liu" w:date="2025-03-04T22:45:00Z">
              <w:r w:rsidR="00533B24">
                <w:rPr>
                  <w:rFonts w:ascii="Times New Roman" w:hAnsi="Times New Roman" w:cs="Times New Roman"/>
                  <w:b w:val="0"/>
                  <w:bCs w:val="0"/>
                  <w:caps w:val="0"/>
                  <w:color w:val="000000" w:themeColor="text1"/>
                  <w:sz w:val="22"/>
                  <w:szCs w:val="22"/>
                </w:rPr>
                <w:t>,</w:t>
              </w:r>
            </w:ins>
            <w:r>
              <w:rPr>
                <w:rFonts w:ascii="Times New Roman" w:hAnsi="Times New Roman" w:cs="Times New Roman"/>
                <w:b w:val="0"/>
                <w:bCs w:val="0"/>
                <w:caps w:val="0"/>
                <w:color w:val="000000" w:themeColor="text1"/>
                <w:sz w:val="22"/>
                <w:szCs w:val="22"/>
              </w:rPr>
              <w:t xml:space="preserve"> </w:t>
            </w:r>
            <w:r w:rsidR="00CA1DC4">
              <w:rPr>
                <w:rFonts w:ascii="Times New Roman" w:hAnsi="Times New Roman" w:cs="Times New Roman"/>
                <w:b w:val="0"/>
                <w:bCs w:val="0"/>
                <w:caps w:val="0"/>
                <w:color w:val="000000" w:themeColor="text1"/>
                <w:sz w:val="22"/>
                <w:szCs w:val="22"/>
              </w:rPr>
              <w:t>Overt</w:t>
            </w:r>
            <w:r>
              <w:rPr>
                <w:rFonts w:ascii="Times New Roman" w:hAnsi="Times New Roman" w:cs="Times New Roman"/>
                <w:b w:val="0"/>
                <w:bCs w:val="0"/>
                <w:caps w:val="0"/>
                <w:color w:val="000000" w:themeColor="text1"/>
                <w:sz w:val="22"/>
                <w:szCs w:val="22"/>
              </w:rPr>
              <w:t xml:space="preserve"> vs </w:t>
            </w:r>
            <w:r w:rsidR="00CA1DC4">
              <w:rPr>
                <w:rFonts w:ascii="Times New Roman" w:hAnsi="Times New Roman" w:cs="Times New Roman"/>
                <w:b w:val="0"/>
                <w:bCs w:val="0"/>
                <w:caps w:val="0"/>
                <w:color w:val="000000" w:themeColor="text1"/>
                <w:sz w:val="22"/>
                <w:szCs w:val="22"/>
              </w:rPr>
              <w:t>NP</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735B0225" w14:textId="77777777" w:rsidR="00946184" w:rsidRPr="0036618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color w:val="000000" w:themeColor="text1"/>
                <w:sz w:val="22"/>
                <w:szCs w:val="22"/>
              </w:rPr>
              <w:t>-0.32</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056E3E74" w14:textId="77777777" w:rsidR="00946184" w:rsidRPr="0036618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color w:val="000000" w:themeColor="text1"/>
                <w:sz w:val="22"/>
                <w:szCs w:val="22"/>
              </w:rPr>
              <w:t>[-0.94, 0.29]</w:t>
            </w:r>
          </w:p>
        </w:tc>
        <w:tc>
          <w:tcPr>
            <w:tcW w:w="977" w:type="dxa"/>
            <w:tcBorders>
              <w:top w:val="single" w:sz="4" w:space="0" w:color="auto"/>
              <w:left w:val="single" w:sz="4" w:space="0" w:color="auto"/>
              <w:bottom w:val="single" w:sz="4" w:space="0" w:color="auto"/>
              <w:right w:val="single" w:sz="4" w:space="0" w:color="auto"/>
            </w:tcBorders>
            <w:shd w:val="clear" w:color="auto" w:fill="auto"/>
          </w:tcPr>
          <w:p w14:paraId="715EA91A" w14:textId="77777777" w:rsidR="00946184" w:rsidRPr="00D07553"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lang w:val="en-US"/>
              </w:rPr>
            </w:pPr>
            <w:r w:rsidRPr="00D07553">
              <w:rPr>
                <w:rFonts w:ascii="Times New Roman" w:hAnsi="Times New Roman" w:cs="Times New Roman"/>
                <w:color w:val="000000" w:themeColor="text1"/>
                <w:sz w:val="22"/>
                <w:szCs w:val="22"/>
                <w:lang w:val="en-US"/>
              </w:rPr>
              <w:t>84</w:t>
            </w:r>
          </w:p>
        </w:tc>
      </w:tr>
    </w:tbl>
    <w:p w14:paraId="6C64D665" w14:textId="77777777" w:rsidR="00946184" w:rsidRDefault="00946184" w:rsidP="00946184"/>
    <w:p w14:paraId="7381D9EC" w14:textId="77777777" w:rsidR="00946184" w:rsidRDefault="00946184" w:rsidP="00946184"/>
    <w:tbl>
      <w:tblPr>
        <w:tblStyle w:val="PlainTable3"/>
        <w:tblW w:w="9073" w:type="dxa"/>
        <w:jc w:val="center"/>
        <w:tblLook w:val="04A0" w:firstRow="1" w:lastRow="0" w:firstColumn="1" w:lastColumn="0" w:noHBand="0" w:noVBand="1"/>
      </w:tblPr>
      <w:tblGrid>
        <w:gridCol w:w="5376"/>
        <w:gridCol w:w="1047"/>
        <w:gridCol w:w="1390"/>
        <w:gridCol w:w="1260"/>
      </w:tblGrid>
      <w:tr w:rsidR="00946184" w:rsidRPr="00FE51CA" w14:paraId="1E2379A9" w14:textId="77777777" w:rsidTr="0096106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073" w:type="dxa"/>
            <w:gridSpan w:val="4"/>
            <w:tcBorders>
              <w:bottom w:val="single" w:sz="4" w:space="0" w:color="auto"/>
            </w:tcBorders>
            <w:shd w:val="clear" w:color="auto" w:fill="auto"/>
          </w:tcPr>
          <w:p w14:paraId="57922F0A" w14:textId="3BA346EA" w:rsidR="00946184" w:rsidRPr="00C0035C" w:rsidRDefault="00946184" w:rsidP="00921BEB">
            <w:pPr>
              <w:spacing w:line="360" w:lineRule="auto"/>
              <w:contextualSpacing/>
              <w:rPr>
                <w:rFonts w:ascii="Times New Roman" w:hAnsi="Times New Roman" w:cs="Times New Roman"/>
                <w:b w:val="0"/>
                <w:bCs w:val="0"/>
                <w:color w:val="000000" w:themeColor="text1"/>
                <w:sz w:val="22"/>
                <w:szCs w:val="22"/>
                <w:lang w:val="en-US"/>
              </w:rPr>
            </w:pPr>
            <w:r w:rsidRPr="00FE5245">
              <w:rPr>
                <w:rFonts w:ascii="Times New Roman" w:hAnsi="Times New Roman" w:cs="Times New Roman"/>
                <w:caps w:val="0"/>
                <w:color w:val="000000" w:themeColor="text1"/>
                <w:sz w:val="22"/>
                <w:szCs w:val="22"/>
                <w:lang w:val="en-US"/>
              </w:rPr>
              <w:t xml:space="preserve">Table </w:t>
            </w:r>
            <w:r>
              <w:rPr>
                <w:rFonts w:ascii="Times New Roman" w:hAnsi="Times New Roman" w:cs="Times New Roman"/>
                <w:caps w:val="0"/>
                <w:color w:val="000000" w:themeColor="text1"/>
                <w:sz w:val="22"/>
                <w:szCs w:val="22"/>
                <w:lang w:val="en-US"/>
              </w:rPr>
              <w:t>10</w:t>
            </w:r>
            <w:r w:rsidRPr="00C0035C">
              <w:rPr>
                <w:rFonts w:ascii="Times New Roman" w:hAnsi="Times New Roman" w:cs="Times New Roman"/>
                <w:b w:val="0"/>
                <w:bCs w:val="0"/>
                <w:caps w:val="0"/>
                <w:color w:val="000000" w:themeColor="text1"/>
                <w:sz w:val="22"/>
                <w:szCs w:val="22"/>
                <w:lang w:val="en-US"/>
              </w:rPr>
              <w:t xml:space="preserve">: </w:t>
            </w:r>
            <w:r>
              <w:rPr>
                <w:rFonts w:ascii="Times New Roman" w:hAnsi="Times New Roman" w:cs="Times New Roman"/>
                <w:b w:val="0"/>
                <w:bCs w:val="0"/>
                <w:caps w:val="0"/>
                <w:color w:val="000000" w:themeColor="text1"/>
                <w:sz w:val="22"/>
                <w:szCs w:val="22"/>
                <w:lang w:val="en-US"/>
              </w:rPr>
              <w:t>T</w:t>
            </w:r>
            <w:r w:rsidRPr="00C0035C">
              <w:rPr>
                <w:rFonts w:ascii="Times New Roman" w:hAnsi="Times New Roman" w:cs="Times New Roman"/>
                <w:b w:val="0"/>
                <w:bCs w:val="0"/>
                <w:caps w:val="0"/>
                <w:color w:val="000000" w:themeColor="text1"/>
                <w:sz w:val="22"/>
                <w:szCs w:val="22"/>
                <w:lang w:val="en-US"/>
              </w:rPr>
              <w:t xml:space="preserve">he outputs of </w:t>
            </w:r>
            <w:r>
              <w:rPr>
                <w:rFonts w:ascii="Times New Roman" w:hAnsi="Times New Roman" w:cs="Times New Roman"/>
                <w:b w:val="0"/>
                <w:bCs w:val="0"/>
                <w:caps w:val="0"/>
                <w:color w:val="000000" w:themeColor="text1"/>
                <w:sz w:val="22"/>
                <w:szCs w:val="22"/>
                <w:lang w:val="en-US"/>
              </w:rPr>
              <w:t>the B</w:t>
            </w:r>
            <w:r w:rsidRPr="00C0035C">
              <w:rPr>
                <w:rFonts w:ascii="Times New Roman" w:hAnsi="Times New Roman" w:cs="Times New Roman"/>
                <w:b w:val="0"/>
                <w:bCs w:val="0"/>
                <w:caps w:val="0"/>
                <w:color w:val="000000" w:themeColor="text1"/>
                <w:sz w:val="22"/>
                <w:szCs w:val="22"/>
                <w:lang w:val="en-US"/>
              </w:rPr>
              <w:t xml:space="preserve">ayesian model for </w:t>
            </w:r>
            <w:r>
              <w:rPr>
                <w:rFonts w:ascii="Times New Roman" w:hAnsi="Times New Roman" w:cs="Times New Roman"/>
                <w:b w:val="0"/>
                <w:bCs w:val="0"/>
                <w:caps w:val="0"/>
                <w:color w:val="000000" w:themeColor="text1"/>
                <w:sz w:val="22"/>
                <w:szCs w:val="22"/>
                <w:lang w:val="en-US"/>
              </w:rPr>
              <w:t xml:space="preserve">the </w:t>
            </w:r>
            <w:r w:rsidRPr="00C0035C">
              <w:rPr>
                <w:rFonts w:ascii="Times New Roman" w:hAnsi="Times New Roman" w:cs="Times New Roman"/>
                <w:b w:val="0"/>
                <w:bCs w:val="0"/>
                <w:caps w:val="0"/>
                <w:color w:val="000000" w:themeColor="text1"/>
                <w:sz w:val="22"/>
                <w:szCs w:val="22"/>
                <w:lang w:val="en-US"/>
              </w:rPr>
              <w:t xml:space="preserve">effect of </w:t>
            </w:r>
            <w:r>
              <w:rPr>
                <w:rFonts w:ascii="Times New Roman" w:hAnsi="Times New Roman" w:cs="Times New Roman"/>
                <w:b w:val="0"/>
                <w:bCs w:val="0"/>
                <w:caps w:val="0"/>
                <w:color w:val="000000" w:themeColor="text1"/>
                <w:sz w:val="22"/>
                <w:szCs w:val="22"/>
                <w:lang w:val="en-US"/>
              </w:rPr>
              <w:t>E</w:t>
            </w:r>
            <w:r w:rsidRPr="00C0035C">
              <w:rPr>
                <w:rFonts w:ascii="Times New Roman" w:hAnsi="Times New Roman" w:cs="Times New Roman"/>
                <w:b w:val="0"/>
                <w:bCs w:val="0"/>
                <w:caps w:val="0"/>
                <w:color w:val="000000" w:themeColor="text1"/>
                <w:sz w:val="22"/>
                <w:szCs w:val="22"/>
                <w:lang w:val="en-US"/>
              </w:rPr>
              <w:t xml:space="preserve">nglish use </w:t>
            </w:r>
            <w:r>
              <w:rPr>
                <w:rFonts w:ascii="Times New Roman" w:hAnsi="Times New Roman" w:cs="Times New Roman"/>
                <w:b w:val="0"/>
                <w:bCs w:val="0"/>
                <w:caps w:val="0"/>
                <w:color w:val="000000" w:themeColor="text1"/>
                <w:sz w:val="22"/>
                <w:szCs w:val="22"/>
                <w:lang w:val="en-US"/>
              </w:rPr>
              <w:t xml:space="preserve">in the 12 daily contexts across two referential contrasts </w:t>
            </w:r>
            <w:r w:rsidRPr="00C0035C">
              <w:rPr>
                <w:rFonts w:ascii="Times New Roman" w:hAnsi="Times New Roman" w:cs="Times New Roman"/>
                <w:b w:val="0"/>
                <w:bCs w:val="0"/>
                <w:caps w:val="0"/>
                <w:color w:val="000000" w:themeColor="text1"/>
                <w:sz w:val="22"/>
                <w:szCs w:val="22"/>
                <w:lang w:val="en-US"/>
              </w:rPr>
              <w:t>in the</w:t>
            </w:r>
            <w:r>
              <w:rPr>
                <w:rFonts w:ascii="Times New Roman" w:hAnsi="Times New Roman" w:cs="Times New Roman"/>
                <w:b w:val="0"/>
                <w:bCs w:val="0"/>
                <w:caps w:val="0"/>
                <w:color w:val="000000" w:themeColor="text1"/>
                <w:sz w:val="22"/>
                <w:szCs w:val="22"/>
                <w:lang w:val="en-US"/>
              </w:rPr>
              <w:t xml:space="preserve"> one</w:t>
            </w:r>
            <w:r w:rsidRPr="00C0035C">
              <w:rPr>
                <w:rFonts w:ascii="Times New Roman" w:hAnsi="Times New Roman" w:cs="Times New Roman"/>
                <w:b w:val="0"/>
                <w:bCs w:val="0"/>
                <w:caps w:val="0"/>
                <w:color w:val="000000" w:themeColor="text1"/>
                <w:sz w:val="22"/>
                <w:szCs w:val="22"/>
                <w:lang w:val="en-US"/>
              </w:rPr>
              <w:t xml:space="preserve">-character condition. </w:t>
            </w:r>
            <w:r w:rsidR="00AB17C4">
              <w:rPr>
                <w:rFonts w:ascii="Times New Roman" w:hAnsi="Times New Roman" w:cs="Times New Roman"/>
                <w:b w:val="0"/>
                <w:bCs w:val="0"/>
                <w:caps w:val="0"/>
                <w:color w:val="000000" w:themeColor="text1"/>
                <w:sz w:val="22"/>
                <w:szCs w:val="22"/>
              </w:rPr>
              <w:t xml:space="preserve">Positive </w:t>
            </w:r>
            <w:r w:rsidRPr="00DE54F0">
              <w:rPr>
                <w:rFonts w:ascii="Times New Roman" w:hAnsi="Times New Roman" w:cs="Times New Roman"/>
                <w:b w:val="0"/>
                <w:bCs w:val="0"/>
                <w:caps w:val="0"/>
                <w:color w:val="000000" w:themeColor="text1"/>
                <w:sz w:val="22"/>
                <w:szCs w:val="22"/>
              </w:rPr>
              <w:t>values indicate a preference for the more explicit form (listed on the right), whereas negative values indicate a preference for the less explicit form (listed on the left)</w:t>
            </w:r>
            <w:r>
              <w:rPr>
                <w:rFonts w:ascii="Times New Roman" w:hAnsi="Times New Roman" w:cs="Times New Roman"/>
                <w:b w:val="0"/>
                <w:bCs w:val="0"/>
                <w:caps w:val="0"/>
                <w:color w:val="000000" w:themeColor="text1"/>
                <w:sz w:val="22"/>
                <w:szCs w:val="22"/>
              </w:rPr>
              <w:t xml:space="preserve">. </w:t>
            </w:r>
          </w:p>
        </w:tc>
      </w:tr>
      <w:tr w:rsidR="00946184" w:rsidRPr="00FE51CA" w14:paraId="015C3CA3" w14:textId="77777777" w:rsidTr="00961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76" w:type="dxa"/>
            <w:tcBorders>
              <w:top w:val="single" w:sz="4" w:space="0" w:color="auto"/>
              <w:left w:val="single" w:sz="4" w:space="0" w:color="auto"/>
              <w:bottom w:val="single" w:sz="4" w:space="0" w:color="auto"/>
              <w:right w:val="single" w:sz="4" w:space="0" w:color="auto"/>
            </w:tcBorders>
            <w:shd w:val="clear" w:color="auto" w:fill="auto"/>
          </w:tcPr>
          <w:p w14:paraId="51FF18DE" w14:textId="77777777" w:rsidR="00946184" w:rsidRPr="0052261A" w:rsidRDefault="00946184" w:rsidP="00921BEB">
            <w:pPr>
              <w:spacing w:line="360" w:lineRule="auto"/>
              <w:contextualSpacing/>
              <w:rPr>
                <w:rFonts w:ascii="Times New Roman" w:hAnsi="Times New Roman" w:cs="Times New Roman"/>
                <w:color w:val="000000" w:themeColor="text1"/>
                <w:sz w:val="22"/>
                <w:szCs w:val="22"/>
              </w:rPr>
            </w:pPr>
            <w:r w:rsidRPr="0052261A">
              <w:rPr>
                <w:rFonts w:ascii="Times New Roman" w:hAnsi="Times New Roman" w:cs="Times New Roman"/>
                <w:caps w:val="0"/>
                <w:color w:val="000000" w:themeColor="text1"/>
                <w:sz w:val="22"/>
                <w:szCs w:val="22"/>
              </w:rPr>
              <w:t>Effects</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4269D9A2"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Estimate</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71CF05A6"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FE51CA">
              <w:rPr>
                <w:rFonts w:ascii="Times New Roman" w:hAnsi="Times New Roman" w:cs="Times New Roman"/>
                <w:b/>
                <w:bCs/>
                <w:color w:val="000000" w:themeColor="text1"/>
                <w:sz w:val="22"/>
                <w:szCs w:val="22"/>
              </w:rPr>
              <w:t>95% CrI</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2E189D6D" w14:textId="77777777" w:rsidR="00946184" w:rsidRPr="00FE51CA"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FE51CA">
              <w:rPr>
                <w:rFonts w:ascii="Times New Roman" w:hAnsi="Times New Roman" w:cs="Times New Roman"/>
                <w:b/>
                <w:bCs/>
                <w:color w:val="000000" w:themeColor="text1"/>
                <w:sz w:val="22"/>
                <w:szCs w:val="22"/>
              </w:rPr>
              <w:t>PD (%)</w:t>
            </w:r>
          </w:p>
        </w:tc>
      </w:tr>
      <w:tr w:rsidR="00946184" w:rsidRPr="00AC75A2" w14:paraId="63C260B9" w14:textId="77777777" w:rsidTr="00961064">
        <w:trPr>
          <w:jc w:val="center"/>
        </w:trPr>
        <w:tc>
          <w:tcPr>
            <w:cnfStyle w:val="001000000000" w:firstRow="0" w:lastRow="0" w:firstColumn="1" w:lastColumn="0" w:oddVBand="0" w:evenVBand="0" w:oddHBand="0" w:evenHBand="0" w:firstRowFirstColumn="0" w:firstRowLastColumn="0" w:lastRowFirstColumn="0" w:lastRowLastColumn="0"/>
            <w:tcW w:w="5376" w:type="dxa"/>
            <w:tcBorders>
              <w:top w:val="single" w:sz="4" w:space="0" w:color="auto"/>
              <w:left w:val="single" w:sz="4" w:space="0" w:color="auto"/>
              <w:bottom w:val="single" w:sz="4" w:space="0" w:color="auto"/>
              <w:right w:val="single" w:sz="4" w:space="0" w:color="auto"/>
            </w:tcBorders>
            <w:shd w:val="clear" w:color="auto" w:fill="auto"/>
          </w:tcPr>
          <w:p w14:paraId="4A8EEB1E" w14:textId="03999021" w:rsidR="00946184" w:rsidRPr="00AC75A2" w:rsidRDefault="00946184" w:rsidP="00921BEB">
            <w:pPr>
              <w:spacing w:line="360" w:lineRule="auto"/>
              <w:contextualSpacing/>
              <w:rPr>
                <w:rFonts w:ascii="Times New Roman" w:hAnsi="Times New Roman" w:cs="Times New Roman"/>
                <w:color w:val="000000" w:themeColor="text1"/>
                <w:sz w:val="22"/>
                <w:szCs w:val="22"/>
              </w:rPr>
            </w:pPr>
            <w:r w:rsidRPr="00AC75A2">
              <w:rPr>
                <w:rFonts w:ascii="Times New Roman" w:hAnsi="Times New Roman" w:cs="Times New Roman"/>
                <w:caps w:val="0"/>
                <w:color w:val="000000" w:themeColor="text1"/>
                <w:sz w:val="22"/>
                <w:szCs w:val="22"/>
              </w:rPr>
              <w:t>English use in 12 daily contexts</w:t>
            </w:r>
            <w:r>
              <w:rPr>
                <w:rFonts w:ascii="Times New Roman" w:hAnsi="Times New Roman" w:cs="Times New Roman"/>
                <w:caps w:val="0"/>
                <w:color w:val="000000" w:themeColor="text1"/>
                <w:sz w:val="22"/>
                <w:szCs w:val="22"/>
              </w:rPr>
              <w:t>, Null vs Overt</w:t>
            </w:r>
            <w:del w:id="62" w:author="Yajun Liu" w:date="2025-03-04T22:45:00Z">
              <w:r w:rsidRPr="00AC75A2" w:rsidDel="00533B24">
                <w:rPr>
                  <w:rFonts w:ascii="Times New Roman" w:hAnsi="Times New Roman" w:cs="Times New Roman"/>
                  <w:caps w:val="0"/>
                  <w:color w:val="000000" w:themeColor="text1"/>
                  <w:sz w:val="22"/>
                  <w:szCs w:val="22"/>
                </w:rPr>
                <w:delText xml:space="preserve"> </w:delText>
              </w:r>
            </w:del>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67DEB6B0" w14:textId="77777777" w:rsidR="00946184" w:rsidRPr="00AC75A2"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0.46</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66136C9B" w14:textId="77777777" w:rsidR="00946184" w:rsidRPr="00AC75A2"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[0.18, 0.75]</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123A5B04" w14:textId="77777777" w:rsidR="00946184" w:rsidRPr="00AC75A2" w:rsidRDefault="00946184"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000000" w:themeColor="text1"/>
                <w:sz w:val="22"/>
                <w:szCs w:val="22"/>
                <w:lang w:val="en-US"/>
              </w:rPr>
            </w:pPr>
            <w:r>
              <w:rPr>
                <w:rFonts w:ascii="Times New Roman" w:hAnsi="Times New Roman" w:cs="Times New Roman"/>
                <w:b/>
                <w:bCs/>
                <w:color w:val="000000" w:themeColor="text1"/>
                <w:sz w:val="22"/>
                <w:szCs w:val="22"/>
                <w:lang w:val="en-US"/>
              </w:rPr>
              <w:t>100</w:t>
            </w:r>
          </w:p>
        </w:tc>
      </w:tr>
      <w:tr w:rsidR="00946184" w:rsidRPr="00FE51CA" w14:paraId="7722925A" w14:textId="77777777" w:rsidTr="0096106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76" w:type="dxa"/>
            <w:tcBorders>
              <w:top w:val="single" w:sz="4" w:space="0" w:color="auto"/>
              <w:left w:val="single" w:sz="4" w:space="0" w:color="auto"/>
              <w:bottom w:val="single" w:sz="4" w:space="0" w:color="auto"/>
              <w:right w:val="single" w:sz="4" w:space="0" w:color="auto"/>
            </w:tcBorders>
            <w:shd w:val="clear" w:color="auto" w:fill="auto"/>
          </w:tcPr>
          <w:p w14:paraId="330582DB" w14:textId="52D746AB" w:rsidR="00946184" w:rsidRPr="0036618A" w:rsidRDefault="00946184" w:rsidP="00921BEB">
            <w:pPr>
              <w:spacing w:line="360" w:lineRule="auto"/>
              <w:contextualSpacing/>
              <w:rPr>
                <w:rFonts w:ascii="Times New Roman" w:hAnsi="Times New Roman" w:cs="Times New Roman"/>
                <w:color w:val="000000" w:themeColor="text1"/>
                <w:sz w:val="22"/>
                <w:szCs w:val="22"/>
              </w:rPr>
            </w:pPr>
            <w:r>
              <w:rPr>
                <w:rFonts w:ascii="Times New Roman" w:hAnsi="Times New Roman" w:cs="Times New Roman"/>
                <w:b w:val="0"/>
                <w:bCs w:val="0"/>
                <w:caps w:val="0"/>
                <w:color w:val="000000" w:themeColor="text1"/>
                <w:sz w:val="22"/>
                <w:szCs w:val="22"/>
              </w:rPr>
              <w:t>English use in 12 daily contexts, Overt vs NP</w:t>
            </w:r>
          </w:p>
        </w:tc>
        <w:tc>
          <w:tcPr>
            <w:tcW w:w="1047" w:type="dxa"/>
            <w:tcBorders>
              <w:top w:val="single" w:sz="4" w:space="0" w:color="auto"/>
              <w:left w:val="single" w:sz="4" w:space="0" w:color="auto"/>
              <w:bottom w:val="single" w:sz="4" w:space="0" w:color="auto"/>
              <w:right w:val="single" w:sz="4" w:space="0" w:color="auto"/>
            </w:tcBorders>
            <w:shd w:val="clear" w:color="auto" w:fill="auto"/>
          </w:tcPr>
          <w:p w14:paraId="7579E9BE" w14:textId="77777777" w:rsidR="00946184" w:rsidRPr="00386F50"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386F50">
              <w:rPr>
                <w:rFonts w:ascii="Times New Roman" w:hAnsi="Times New Roman" w:cs="Times New Roman"/>
                <w:color w:val="000000" w:themeColor="text1"/>
                <w:sz w:val="22"/>
                <w:szCs w:val="22"/>
              </w:rPr>
              <w:t>0.18</w:t>
            </w:r>
          </w:p>
        </w:tc>
        <w:tc>
          <w:tcPr>
            <w:tcW w:w="1390" w:type="dxa"/>
            <w:tcBorders>
              <w:top w:val="single" w:sz="4" w:space="0" w:color="auto"/>
              <w:left w:val="single" w:sz="4" w:space="0" w:color="auto"/>
              <w:bottom w:val="single" w:sz="4" w:space="0" w:color="auto"/>
              <w:right w:val="single" w:sz="4" w:space="0" w:color="auto"/>
            </w:tcBorders>
            <w:shd w:val="clear" w:color="auto" w:fill="auto"/>
          </w:tcPr>
          <w:p w14:paraId="61090439" w14:textId="77777777" w:rsidR="00946184" w:rsidRPr="00386F50"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386F50">
              <w:rPr>
                <w:rFonts w:ascii="Times New Roman" w:hAnsi="Times New Roman" w:cs="Times New Roman"/>
                <w:color w:val="000000" w:themeColor="text1"/>
                <w:sz w:val="22"/>
                <w:szCs w:val="22"/>
              </w:rPr>
              <w:t>[-0.15, 0.53]</w:t>
            </w:r>
          </w:p>
        </w:tc>
        <w:tc>
          <w:tcPr>
            <w:tcW w:w="1260" w:type="dxa"/>
            <w:tcBorders>
              <w:top w:val="single" w:sz="4" w:space="0" w:color="auto"/>
              <w:left w:val="single" w:sz="4" w:space="0" w:color="auto"/>
              <w:bottom w:val="single" w:sz="4" w:space="0" w:color="auto"/>
              <w:right w:val="single" w:sz="4" w:space="0" w:color="auto"/>
            </w:tcBorders>
            <w:shd w:val="clear" w:color="auto" w:fill="auto"/>
          </w:tcPr>
          <w:p w14:paraId="31F3F59F" w14:textId="77777777" w:rsidR="00946184" w:rsidRPr="00386F50" w:rsidRDefault="00946184"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85</w:t>
            </w:r>
          </w:p>
        </w:tc>
      </w:tr>
    </w:tbl>
    <w:p w14:paraId="04556C61" w14:textId="77777777" w:rsidR="00946184" w:rsidRDefault="00946184" w:rsidP="00946184"/>
    <w:p w14:paraId="5C2B6515" w14:textId="77777777" w:rsidR="00946184" w:rsidRDefault="00946184" w:rsidP="00946184"/>
    <w:p w14:paraId="07D1B80A" w14:textId="77777777" w:rsidR="00946184" w:rsidRDefault="00946184" w:rsidP="00946184">
      <w:pPr>
        <w:jc w:val="center"/>
        <w:rPr>
          <w:rFonts w:ascii="Times New Roman" w:hAnsi="Times New Roman" w:cs="Times New Roman"/>
          <w:b/>
          <w:bCs/>
          <w:sz w:val="26"/>
          <w:szCs w:val="26"/>
        </w:rPr>
      </w:pPr>
    </w:p>
    <w:p w14:paraId="138E1035" w14:textId="77777777" w:rsidR="00946184" w:rsidRDefault="00946184" w:rsidP="00946184">
      <w:pPr>
        <w:jc w:val="center"/>
        <w:rPr>
          <w:rFonts w:ascii="Times New Roman" w:hAnsi="Times New Roman" w:cs="Times New Roman"/>
          <w:b/>
          <w:bCs/>
          <w:sz w:val="26"/>
          <w:szCs w:val="26"/>
        </w:rPr>
      </w:pPr>
    </w:p>
    <w:p w14:paraId="4C107A0D" w14:textId="77777777" w:rsidR="00946184" w:rsidRDefault="00946184" w:rsidP="00946184">
      <w:pPr>
        <w:jc w:val="center"/>
        <w:rPr>
          <w:rFonts w:ascii="Times New Roman" w:hAnsi="Times New Roman" w:cs="Times New Roman"/>
          <w:b/>
          <w:bCs/>
          <w:sz w:val="26"/>
          <w:szCs w:val="26"/>
        </w:rPr>
      </w:pPr>
    </w:p>
    <w:p w14:paraId="2F27126D" w14:textId="77777777" w:rsidR="00946184" w:rsidRDefault="00946184" w:rsidP="00946184">
      <w:pPr>
        <w:jc w:val="center"/>
        <w:rPr>
          <w:rFonts w:ascii="Times New Roman" w:hAnsi="Times New Roman" w:cs="Times New Roman"/>
          <w:b/>
          <w:bCs/>
          <w:sz w:val="26"/>
          <w:szCs w:val="26"/>
        </w:rPr>
      </w:pPr>
    </w:p>
    <w:p w14:paraId="63D37E4E" w14:textId="4E190179" w:rsidR="00946184" w:rsidRDefault="00946184" w:rsidP="00B86F5B">
      <w:pPr>
        <w:spacing w:line="480" w:lineRule="auto"/>
        <w:contextualSpacing/>
        <w:rPr>
          <w:rFonts w:ascii="Times New Roman" w:hAnsi="Times New Roman" w:cs="Times New Roman"/>
        </w:rPr>
      </w:pPr>
    </w:p>
    <w:p w14:paraId="305A6EE7" w14:textId="185D55A2" w:rsidR="00767D76" w:rsidRDefault="00767D76" w:rsidP="00B86F5B">
      <w:pPr>
        <w:spacing w:line="480" w:lineRule="auto"/>
        <w:contextualSpacing/>
        <w:rPr>
          <w:rFonts w:ascii="Times New Roman" w:hAnsi="Times New Roman" w:cs="Times New Roman"/>
        </w:rPr>
      </w:pPr>
    </w:p>
    <w:p w14:paraId="4FAAE6CA" w14:textId="6A64C366" w:rsidR="00767D76" w:rsidRDefault="00767D76" w:rsidP="00B86F5B">
      <w:pPr>
        <w:spacing w:line="480" w:lineRule="auto"/>
        <w:contextualSpacing/>
        <w:rPr>
          <w:rFonts w:ascii="Times New Roman" w:hAnsi="Times New Roman" w:cs="Times New Roman"/>
        </w:rPr>
      </w:pPr>
    </w:p>
    <w:p w14:paraId="36A90F19" w14:textId="0EB51344" w:rsidR="00767D76" w:rsidRDefault="00767D76" w:rsidP="00B86F5B">
      <w:pPr>
        <w:spacing w:line="480" w:lineRule="auto"/>
        <w:contextualSpacing/>
        <w:rPr>
          <w:rFonts w:ascii="Times New Roman" w:hAnsi="Times New Roman" w:cs="Times New Roman"/>
        </w:rPr>
      </w:pPr>
    </w:p>
    <w:p w14:paraId="53B0E1BB" w14:textId="43D0AE75" w:rsidR="00767D76" w:rsidRDefault="00767D76" w:rsidP="00B86F5B">
      <w:pPr>
        <w:spacing w:line="480" w:lineRule="auto"/>
        <w:contextualSpacing/>
        <w:rPr>
          <w:rFonts w:ascii="Times New Roman" w:hAnsi="Times New Roman" w:cs="Times New Roman"/>
        </w:rPr>
      </w:pPr>
    </w:p>
    <w:p w14:paraId="37C18B15" w14:textId="17017089" w:rsidR="00767D76" w:rsidRDefault="00767D76" w:rsidP="00B86F5B">
      <w:pPr>
        <w:spacing w:line="480" w:lineRule="auto"/>
        <w:contextualSpacing/>
        <w:rPr>
          <w:rFonts w:ascii="Times New Roman" w:hAnsi="Times New Roman" w:cs="Times New Roman"/>
        </w:rPr>
      </w:pPr>
    </w:p>
    <w:p w14:paraId="2D46EB52" w14:textId="14BE816F" w:rsidR="00767D76" w:rsidRDefault="00767D76" w:rsidP="00B86F5B">
      <w:pPr>
        <w:spacing w:line="480" w:lineRule="auto"/>
        <w:contextualSpacing/>
        <w:rPr>
          <w:rFonts w:ascii="Times New Roman" w:hAnsi="Times New Roman" w:cs="Times New Roman"/>
        </w:rPr>
      </w:pPr>
    </w:p>
    <w:p w14:paraId="7C925C08" w14:textId="77777777" w:rsidR="00767D76" w:rsidRPr="00767D76" w:rsidRDefault="00767D76" w:rsidP="00767D76">
      <w:pPr>
        <w:rPr>
          <w:rFonts w:ascii="Times New Roman" w:hAnsi="Times New Roman" w:cs="Times New Roman"/>
          <w:b/>
          <w:bCs/>
        </w:rPr>
      </w:pPr>
      <w:r w:rsidRPr="00767D76">
        <w:rPr>
          <w:rFonts w:ascii="Times New Roman" w:hAnsi="Times New Roman" w:cs="Times New Roman"/>
          <w:b/>
          <w:bCs/>
        </w:rPr>
        <w:lastRenderedPageBreak/>
        <w:t>Model Comparison across the Three Continuous Predictors</w:t>
      </w:r>
    </w:p>
    <w:p w14:paraId="15E18D94" w14:textId="77777777" w:rsidR="00767D76" w:rsidRDefault="00767D76" w:rsidP="00767D76">
      <w:pPr>
        <w:jc w:val="center"/>
        <w:rPr>
          <w:rFonts w:ascii="Times New Roman" w:hAnsi="Times New Roman" w:cs="Times New Roman"/>
          <w:b/>
          <w:bCs/>
          <w:sz w:val="26"/>
          <w:szCs w:val="26"/>
        </w:rPr>
      </w:pPr>
    </w:p>
    <w:tbl>
      <w:tblPr>
        <w:tblStyle w:val="PlainTable3"/>
        <w:tblW w:w="9073" w:type="dxa"/>
        <w:jc w:val="center"/>
        <w:tblLook w:val="04A0" w:firstRow="1" w:lastRow="0" w:firstColumn="1" w:lastColumn="0" w:noHBand="0" w:noVBand="1"/>
      </w:tblPr>
      <w:tblGrid>
        <w:gridCol w:w="2127"/>
        <w:gridCol w:w="3542"/>
        <w:gridCol w:w="1845"/>
        <w:gridCol w:w="1559"/>
      </w:tblGrid>
      <w:tr w:rsidR="00767D76" w:rsidRPr="00FE51CA" w14:paraId="0BFC3B51" w14:textId="77777777" w:rsidTr="00767D76">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9073" w:type="dxa"/>
            <w:gridSpan w:val="4"/>
            <w:tcBorders>
              <w:bottom w:val="single" w:sz="4" w:space="0" w:color="auto"/>
            </w:tcBorders>
            <w:shd w:val="clear" w:color="auto" w:fill="auto"/>
          </w:tcPr>
          <w:p w14:paraId="0901252F" w14:textId="49AF7A22" w:rsidR="00767D76" w:rsidRPr="00F02628" w:rsidRDefault="00767D76" w:rsidP="00921BEB">
            <w:pPr>
              <w:spacing w:line="360" w:lineRule="auto"/>
              <w:contextualSpacing/>
              <w:rPr>
                <w:rFonts w:ascii="Times New Roman" w:hAnsi="Times New Roman" w:cs="Times New Roman"/>
                <w:color w:val="000000" w:themeColor="text1"/>
                <w:sz w:val="22"/>
                <w:szCs w:val="22"/>
                <w:lang w:val="en-US"/>
              </w:rPr>
            </w:pPr>
            <w:r w:rsidRPr="00FE5245">
              <w:rPr>
                <w:rFonts w:ascii="Times New Roman" w:hAnsi="Times New Roman" w:cs="Times New Roman"/>
                <w:caps w:val="0"/>
                <w:color w:val="000000" w:themeColor="text1"/>
                <w:sz w:val="22"/>
                <w:szCs w:val="22"/>
                <w:lang w:val="en-US"/>
              </w:rPr>
              <w:t xml:space="preserve">Table </w:t>
            </w:r>
            <w:r>
              <w:rPr>
                <w:rFonts w:ascii="Times New Roman" w:hAnsi="Times New Roman" w:cs="Times New Roman"/>
                <w:caps w:val="0"/>
                <w:color w:val="000000" w:themeColor="text1"/>
                <w:sz w:val="22"/>
                <w:szCs w:val="22"/>
                <w:lang w:val="en-US"/>
              </w:rPr>
              <w:t>11</w:t>
            </w:r>
            <w:r>
              <w:rPr>
                <w:rFonts w:ascii="Times New Roman" w:hAnsi="Times New Roman" w:cs="Times New Roman"/>
                <w:color w:val="000000" w:themeColor="text1"/>
                <w:sz w:val="22"/>
                <w:szCs w:val="22"/>
                <w:lang w:val="en-US"/>
              </w:rPr>
              <w:t xml:space="preserve">: </w:t>
            </w:r>
            <w:r w:rsidRPr="008A54B5">
              <w:rPr>
                <w:rFonts w:ascii="Times New Roman" w:hAnsi="Times New Roman" w:cs="Times New Roman"/>
                <w:b w:val="0"/>
                <w:bCs w:val="0"/>
                <w:caps w:val="0"/>
                <w:color w:val="000000" w:themeColor="text1"/>
                <w:sz w:val="22"/>
                <w:szCs w:val="22"/>
                <w:lang w:val="en-US"/>
              </w:rPr>
              <w:t>Two</w:t>
            </w:r>
            <w:r>
              <w:rPr>
                <w:rFonts w:ascii="Times New Roman" w:hAnsi="Times New Roman" w:cs="Times New Roman"/>
                <w:color w:val="000000" w:themeColor="text1"/>
                <w:sz w:val="22"/>
                <w:szCs w:val="22"/>
                <w:lang w:val="en-US"/>
              </w:rPr>
              <w:t xml:space="preserve"> </w:t>
            </w:r>
            <w:r>
              <w:rPr>
                <w:rFonts w:ascii="Times New Roman" w:hAnsi="Times New Roman" w:cs="Times New Roman"/>
                <w:b w:val="0"/>
                <w:bCs w:val="0"/>
                <w:caps w:val="0"/>
                <w:color w:val="000000" w:themeColor="text1"/>
                <w:sz w:val="22"/>
                <w:szCs w:val="22"/>
                <w:lang w:val="en-US"/>
              </w:rPr>
              <w:t>m</w:t>
            </w:r>
            <w:r w:rsidRPr="00F02628">
              <w:rPr>
                <w:rFonts w:ascii="Times New Roman" w:hAnsi="Times New Roman" w:cs="Times New Roman"/>
                <w:b w:val="0"/>
                <w:bCs w:val="0"/>
                <w:caps w:val="0"/>
                <w:color w:val="000000" w:themeColor="text1"/>
                <w:sz w:val="22"/>
                <w:szCs w:val="22"/>
                <w:lang w:val="en-US"/>
              </w:rPr>
              <w:t>odel comparison</w:t>
            </w:r>
            <w:r>
              <w:rPr>
                <w:rFonts w:ascii="Times New Roman" w:hAnsi="Times New Roman" w:cs="Times New Roman"/>
                <w:b w:val="0"/>
                <w:bCs w:val="0"/>
                <w:caps w:val="0"/>
                <w:color w:val="000000" w:themeColor="text1"/>
                <w:sz w:val="22"/>
                <w:szCs w:val="22"/>
                <w:lang w:val="en-US"/>
              </w:rPr>
              <w:t>s were</w:t>
            </w:r>
            <w:r w:rsidRPr="00F02628">
              <w:rPr>
                <w:rFonts w:ascii="Times New Roman" w:hAnsi="Times New Roman" w:cs="Times New Roman"/>
                <w:b w:val="0"/>
                <w:bCs w:val="0"/>
                <w:caps w:val="0"/>
                <w:color w:val="000000" w:themeColor="text1"/>
                <w:sz w:val="22"/>
                <w:szCs w:val="22"/>
                <w:lang w:val="en-US"/>
              </w:rPr>
              <w:t xml:space="preserve"> conducted </w:t>
            </w:r>
            <w:r>
              <w:rPr>
                <w:rFonts w:ascii="Times New Roman" w:hAnsi="Times New Roman" w:cs="Times New Roman"/>
                <w:b w:val="0"/>
                <w:bCs w:val="0"/>
                <w:caps w:val="0"/>
                <w:color w:val="000000" w:themeColor="text1"/>
                <w:sz w:val="22"/>
                <w:szCs w:val="22"/>
                <w:lang w:val="en-US"/>
              </w:rPr>
              <w:t>across the three continuous predictors for</w:t>
            </w:r>
            <w:r w:rsidRPr="00F02628">
              <w:rPr>
                <w:rFonts w:ascii="Times New Roman" w:hAnsi="Times New Roman" w:cs="Times New Roman"/>
                <w:b w:val="0"/>
                <w:bCs w:val="0"/>
                <w:caps w:val="0"/>
                <w:color w:val="000000" w:themeColor="text1"/>
                <w:sz w:val="22"/>
                <w:szCs w:val="22"/>
                <w:lang w:val="en-US"/>
              </w:rPr>
              <w:t xml:space="preserve"> the two-character and one-character condition</w:t>
            </w:r>
            <w:r>
              <w:rPr>
                <w:rFonts w:ascii="Times New Roman" w:hAnsi="Times New Roman" w:cs="Times New Roman"/>
                <w:b w:val="0"/>
                <w:bCs w:val="0"/>
                <w:caps w:val="0"/>
                <w:color w:val="000000" w:themeColor="text1"/>
                <w:sz w:val="22"/>
                <w:szCs w:val="22"/>
                <w:lang w:val="en-US"/>
              </w:rPr>
              <w:t>s</w:t>
            </w:r>
            <w:r w:rsidRPr="00F02628">
              <w:rPr>
                <w:rFonts w:ascii="Times New Roman" w:hAnsi="Times New Roman" w:cs="Times New Roman"/>
                <w:b w:val="0"/>
                <w:bCs w:val="0"/>
                <w:caps w:val="0"/>
                <w:color w:val="000000" w:themeColor="text1"/>
                <w:sz w:val="22"/>
                <w:szCs w:val="22"/>
                <w:lang w:val="en-US"/>
              </w:rPr>
              <w:t>, respectively</w:t>
            </w:r>
            <w:r w:rsidRPr="008A54B5">
              <w:rPr>
                <w:rFonts w:ascii="Times New Roman" w:hAnsi="Times New Roman" w:cs="Times New Roman"/>
                <w:b w:val="0"/>
                <w:bCs w:val="0"/>
                <w:caps w:val="0"/>
                <w:color w:val="000000" w:themeColor="text1"/>
                <w:sz w:val="22"/>
                <w:szCs w:val="22"/>
                <w:lang w:val="en-US"/>
              </w:rPr>
              <w:t xml:space="preserve">. </w:t>
            </w:r>
            <w:r>
              <w:rPr>
                <w:rFonts w:ascii="Times New Roman" w:hAnsi="Times New Roman" w:cs="Times New Roman"/>
                <w:b w:val="0"/>
                <w:bCs w:val="0"/>
                <w:caps w:val="0"/>
                <w:color w:val="000000" w:themeColor="text1"/>
                <w:sz w:val="22"/>
                <w:szCs w:val="22"/>
                <w:lang w:val="en-US"/>
              </w:rPr>
              <w:t xml:space="preserve">The </w:t>
            </w:r>
            <w:r w:rsidRPr="008A54B5">
              <w:rPr>
                <w:rFonts w:ascii="Times New Roman" w:hAnsi="Times New Roman" w:cs="Times New Roman"/>
                <w:b w:val="0"/>
                <w:bCs w:val="0"/>
                <w:caps w:val="0"/>
                <w:color w:val="000000" w:themeColor="text1"/>
                <w:sz w:val="22"/>
                <w:szCs w:val="22"/>
                <w:lang w:val="en-US"/>
              </w:rPr>
              <w:t xml:space="preserve">loo_compare function </w:t>
            </w:r>
            <w:r>
              <w:rPr>
                <w:rFonts w:ascii="Times New Roman" w:hAnsi="Times New Roman" w:cs="Times New Roman"/>
                <w:b w:val="0"/>
                <w:bCs w:val="0"/>
                <w:caps w:val="0"/>
                <w:color w:val="000000" w:themeColor="text1"/>
                <w:sz w:val="22"/>
                <w:szCs w:val="22"/>
                <w:lang w:val="en-US"/>
              </w:rPr>
              <w:t>ranks</w:t>
            </w:r>
            <w:r w:rsidRPr="008A54B5">
              <w:rPr>
                <w:rFonts w:ascii="Times New Roman" w:hAnsi="Times New Roman" w:cs="Times New Roman"/>
                <w:b w:val="0"/>
                <w:bCs w:val="0"/>
                <w:caps w:val="0"/>
                <w:color w:val="000000" w:themeColor="text1"/>
                <w:sz w:val="22"/>
                <w:szCs w:val="22"/>
                <w:lang w:val="en-US"/>
              </w:rPr>
              <w:t xml:space="preserve"> the models from best </w:t>
            </w:r>
            <w:r>
              <w:rPr>
                <w:rFonts w:ascii="Times New Roman" w:hAnsi="Times New Roman" w:cs="Times New Roman"/>
                <w:b w:val="0"/>
                <w:bCs w:val="0"/>
                <w:caps w:val="0"/>
                <w:color w:val="000000" w:themeColor="text1"/>
                <w:sz w:val="22"/>
                <w:szCs w:val="22"/>
                <w:lang w:val="en-US"/>
              </w:rPr>
              <w:t>to</w:t>
            </w:r>
            <w:r w:rsidRPr="008A54B5">
              <w:rPr>
                <w:rFonts w:ascii="Times New Roman" w:hAnsi="Times New Roman" w:cs="Times New Roman"/>
                <w:b w:val="0"/>
                <w:bCs w:val="0"/>
                <w:caps w:val="0"/>
                <w:color w:val="000000" w:themeColor="text1"/>
                <w:sz w:val="22"/>
                <w:szCs w:val="22"/>
                <w:lang w:val="en-US"/>
              </w:rPr>
              <w:t xml:space="preserve"> worst </w:t>
            </w:r>
            <w:r>
              <w:rPr>
                <w:rFonts w:ascii="Times New Roman" w:hAnsi="Times New Roman" w:cs="Times New Roman"/>
                <w:b w:val="0"/>
                <w:bCs w:val="0"/>
                <w:caps w:val="0"/>
                <w:color w:val="000000" w:themeColor="text1"/>
                <w:sz w:val="22"/>
                <w:szCs w:val="22"/>
                <w:lang w:val="en-US"/>
              </w:rPr>
              <w:t xml:space="preserve">based on their Expected Log Predictive Density (ELPD). The top-ranked model serves as the baseline, with its ELPD difference and standard error (SE) difference set to zero. A difference in ELPD between models is considered reliable when its absolute value is </w:t>
            </w:r>
            <w:r w:rsidR="00995A9D">
              <w:rPr>
                <w:rFonts w:ascii="Times New Roman" w:hAnsi="Times New Roman" w:cs="Times New Roman"/>
                <w:b w:val="0"/>
                <w:bCs w:val="0"/>
                <w:caps w:val="0"/>
                <w:color w:val="000000" w:themeColor="text1"/>
                <w:sz w:val="22"/>
                <w:szCs w:val="22"/>
                <w:lang w:val="en-US"/>
              </w:rPr>
              <w:t xml:space="preserve">at least </w:t>
            </w:r>
            <w:r>
              <w:rPr>
                <w:rFonts w:ascii="Times New Roman" w:hAnsi="Times New Roman" w:cs="Times New Roman"/>
                <w:b w:val="0"/>
                <w:bCs w:val="0"/>
                <w:caps w:val="0"/>
                <w:color w:val="000000" w:themeColor="text1"/>
                <w:sz w:val="22"/>
                <w:szCs w:val="22"/>
                <w:lang w:val="en-US"/>
              </w:rPr>
              <w:t>2</w:t>
            </w:r>
            <w:r w:rsidR="00995A9D">
              <w:rPr>
                <w:rFonts w:ascii="Times New Roman" w:hAnsi="Times New Roman" w:cs="Times New Roman"/>
                <w:b w:val="0"/>
                <w:bCs w:val="0"/>
                <w:caps w:val="0"/>
                <w:color w:val="000000" w:themeColor="text1"/>
                <w:sz w:val="22"/>
                <w:szCs w:val="22"/>
                <w:lang w:val="en-US"/>
              </w:rPr>
              <w:t xml:space="preserve"> times (or more conservatively</w:t>
            </w:r>
            <w:r w:rsidR="00654834">
              <w:rPr>
                <w:rFonts w:ascii="Times New Roman" w:hAnsi="Times New Roman" w:cs="Times New Roman"/>
                <w:b w:val="0"/>
                <w:bCs w:val="0"/>
                <w:caps w:val="0"/>
                <w:color w:val="000000" w:themeColor="text1"/>
                <w:sz w:val="22"/>
                <w:szCs w:val="22"/>
                <w:lang w:val="en-US"/>
              </w:rPr>
              <w:t>,</w:t>
            </w:r>
            <w:r>
              <w:rPr>
                <w:rFonts w:ascii="Times New Roman" w:hAnsi="Times New Roman" w:cs="Times New Roman"/>
                <w:b w:val="0"/>
                <w:bCs w:val="0"/>
                <w:caps w:val="0"/>
                <w:color w:val="000000" w:themeColor="text1"/>
                <w:sz w:val="22"/>
                <w:szCs w:val="22"/>
                <w:lang w:val="en-US"/>
              </w:rPr>
              <w:t xml:space="preserve"> 4 times</w:t>
            </w:r>
            <w:r w:rsidR="00995A9D">
              <w:rPr>
                <w:rFonts w:ascii="Times New Roman" w:hAnsi="Times New Roman" w:cs="Times New Roman"/>
                <w:b w:val="0"/>
                <w:bCs w:val="0"/>
                <w:caps w:val="0"/>
                <w:color w:val="000000" w:themeColor="text1"/>
                <w:sz w:val="22"/>
                <w:szCs w:val="22"/>
                <w:lang w:val="en-US"/>
              </w:rPr>
              <w:t>)</w:t>
            </w:r>
            <w:r>
              <w:rPr>
                <w:rFonts w:ascii="Times New Roman" w:hAnsi="Times New Roman" w:cs="Times New Roman"/>
                <w:b w:val="0"/>
                <w:bCs w:val="0"/>
                <w:caps w:val="0"/>
                <w:color w:val="000000" w:themeColor="text1"/>
                <w:sz w:val="22"/>
                <w:szCs w:val="22"/>
                <w:lang w:val="en-US"/>
              </w:rPr>
              <w:t xml:space="preserve"> larger than the corresponding SE difference</w:t>
            </w:r>
            <w:r w:rsidR="00995A9D">
              <w:rPr>
                <w:rStyle w:val="FootnoteReference"/>
                <w:rFonts w:ascii="Times New Roman" w:hAnsi="Times New Roman" w:cs="Times New Roman"/>
                <w:b w:val="0"/>
                <w:bCs w:val="0"/>
                <w:caps w:val="0"/>
                <w:color w:val="000000" w:themeColor="text1"/>
                <w:sz w:val="22"/>
                <w:szCs w:val="22"/>
                <w:lang w:val="en-US"/>
              </w:rPr>
              <w:footnoteReference w:id="10"/>
            </w:r>
            <w:r>
              <w:rPr>
                <w:rFonts w:ascii="Times New Roman" w:hAnsi="Times New Roman" w:cs="Times New Roman"/>
                <w:b w:val="0"/>
                <w:bCs w:val="0"/>
                <w:caps w:val="0"/>
                <w:color w:val="000000" w:themeColor="text1"/>
                <w:sz w:val="22"/>
                <w:szCs w:val="22"/>
                <w:lang w:val="en-US"/>
              </w:rPr>
              <w:t xml:space="preserve">. ELPD represents the model’s predictive accuracy, whereas SE difference quantifies uncertainty in the ELPD difference between models. </w:t>
            </w:r>
          </w:p>
        </w:tc>
      </w:tr>
      <w:tr w:rsidR="00767D76" w:rsidRPr="00FE51CA" w14:paraId="2E4C8EDA" w14:textId="77777777" w:rsidTr="00767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tcBorders>
              <w:top w:val="single" w:sz="4" w:space="0" w:color="auto"/>
              <w:left w:val="single" w:sz="4" w:space="0" w:color="auto"/>
              <w:bottom w:val="single" w:sz="4" w:space="0" w:color="auto"/>
              <w:right w:val="single" w:sz="4" w:space="0" w:color="auto"/>
            </w:tcBorders>
            <w:shd w:val="clear" w:color="auto" w:fill="auto"/>
          </w:tcPr>
          <w:p w14:paraId="667C5197" w14:textId="77777777" w:rsidR="00767D76" w:rsidRPr="0052261A" w:rsidRDefault="00767D76" w:rsidP="00921BEB">
            <w:pPr>
              <w:spacing w:line="360" w:lineRule="auto"/>
              <w:contextualSpacing/>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C</w:t>
            </w:r>
            <w:r>
              <w:rPr>
                <w:rFonts w:ascii="Times New Roman" w:hAnsi="Times New Roman" w:cs="Times New Roman"/>
                <w:caps w:val="0"/>
                <w:color w:val="000000" w:themeColor="text1"/>
                <w:sz w:val="22"/>
                <w:szCs w:val="22"/>
              </w:rPr>
              <w:t>ondition</w:t>
            </w:r>
          </w:p>
        </w:tc>
        <w:tc>
          <w:tcPr>
            <w:tcW w:w="3542" w:type="dxa"/>
            <w:tcBorders>
              <w:top w:val="single" w:sz="4" w:space="0" w:color="auto"/>
              <w:left w:val="single" w:sz="4" w:space="0" w:color="auto"/>
              <w:bottom w:val="single" w:sz="4" w:space="0" w:color="auto"/>
              <w:right w:val="single" w:sz="4" w:space="0" w:color="auto"/>
            </w:tcBorders>
            <w:shd w:val="clear" w:color="auto" w:fill="auto"/>
          </w:tcPr>
          <w:p w14:paraId="4A52EC6A" w14:textId="4F7F9BC0" w:rsidR="00767D76" w:rsidRPr="00B14309" w:rsidRDefault="00767D76"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sidRPr="00B14309">
              <w:rPr>
                <w:rFonts w:ascii="Times New Roman" w:hAnsi="Times New Roman" w:cs="Times New Roman"/>
                <w:b/>
                <w:bCs/>
                <w:color w:val="000000" w:themeColor="text1"/>
                <w:sz w:val="22"/>
                <w:szCs w:val="22"/>
              </w:rPr>
              <w:t>Model</w:t>
            </w:r>
            <w:r w:rsidR="00EF1688">
              <w:rPr>
                <w:rFonts w:ascii="Times New Roman" w:hAnsi="Times New Roman" w:cs="Times New Roman"/>
                <w:b/>
                <w:bCs/>
                <w:color w:val="000000" w:themeColor="text1"/>
                <w:sz w:val="22"/>
                <w:szCs w:val="22"/>
              </w:rPr>
              <w:t>s</w:t>
            </w:r>
          </w:p>
        </w:tc>
        <w:tc>
          <w:tcPr>
            <w:tcW w:w="1845" w:type="dxa"/>
            <w:tcBorders>
              <w:top w:val="single" w:sz="4" w:space="0" w:color="auto"/>
              <w:left w:val="single" w:sz="4" w:space="0" w:color="auto"/>
              <w:bottom w:val="single" w:sz="4" w:space="0" w:color="auto"/>
              <w:right w:val="single" w:sz="4" w:space="0" w:color="auto"/>
            </w:tcBorders>
            <w:shd w:val="clear" w:color="auto" w:fill="auto"/>
          </w:tcPr>
          <w:p w14:paraId="6A448130" w14:textId="77777777" w:rsidR="00767D76" w:rsidRPr="00FE51CA" w:rsidRDefault="00767D76"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b/>
                <w:bCs/>
                <w:color w:val="000000" w:themeColor="text1"/>
                <w:sz w:val="22"/>
                <w:szCs w:val="22"/>
              </w:rPr>
              <w:t>ELPD difference</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611CF0BE" w14:textId="77777777" w:rsidR="00767D76" w:rsidRPr="00FE51CA" w:rsidRDefault="00767D76"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000000" w:themeColor="text1"/>
                <w:sz w:val="22"/>
                <w:szCs w:val="22"/>
              </w:rPr>
            </w:pPr>
            <w:r>
              <w:rPr>
                <w:rFonts w:ascii="Times New Roman" w:hAnsi="Times New Roman" w:cs="Times New Roman"/>
                <w:b/>
                <w:bCs/>
                <w:color w:val="000000" w:themeColor="text1"/>
                <w:sz w:val="22"/>
                <w:szCs w:val="22"/>
              </w:rPr>
              <w:t>SE difference</w:t>
            </w:r>
          </w:p>
        </w:tc>
      </w:tr>
      <w:tr w:rsidR="00767D76" w:rsidRPr="00AC75A2" w14:paraId="6168788A" w14:textId="77777777" w:rsidTr="00767D76">
        <w:trPr>
          <w:jc w:val="center"/>
        </w:trPr>
        <w:tc>
          <w:tcPr>
            <w:cnfStyle w:val="001000000000" w:firstRow="0" w:lastRow="0" w:firstColumn="1" w:lastColumn="0" w:oddVBand="0" w:evenVBand="0" w:oddHBand="0" w:evenHBand="0" w:firstRowFirstColumn="0" w:firstRowLastColumn="0" w:lastRowFirstColumn="0" w:lastRowLastColumn="0"/>
            <w:tcW w:w="2127" w:type="dxa"/>
            <w:vMerge w:val="restart"/>
            <w:tcBorders>
              <w:top w:val="single" w:sz="4" w:space="0" w:color="auto"/>
              <w:left w:val="single" w:sz="4" w:space="0" w:color="auto"/>
              <w:right w:val="single" w:sz="4" w:space="0" w:color="auto"/>
            </w:tcBorders>
            <w:shd w:val="clear" w:color="auto" w:fill="auto"/>
          </w:tcPr>
          <w:p w14:paraId="4A111544" w14:textId="77777777" w:rsidR="00767D76" w:rsidRPr="00B14309" w:rsidRDefault="00767D76" w:rsidP="00921BEB">
            <w:pPr>
              <w:spacing w:line="360" w:lineRule="auto"/>
              <w:contextualSpacing/>
              <w:rPr>
                <w:rFonts w:ascii="Times New Roman" w:hAnsi="Times New Roman" w:cs="Times New Roman"/>
                <w:b w:val="0"/>
                <w:bCs w:val="0"/>
                <w:color w:val="000000" w:themeColor="text1"/>
                <w:sz w:val="22"/>
                <w:szCs w:val="22"/>
              </w:rPr>
            </w:pPr>
          </w:p>
          <w:p w14:paraId="0C69A3E7" w14:textId="77777777" w:rsidR="00767D76" w:rsidRPr="00B14309" w:rsidRDefault="00767D76" w:rsidP="00921BEB">
            <w:pPr>
              <w:spacing w:line="360" w:lineRule="auto"/>
              <w:contextualSpacing/>
              <w:rPr>
                <w:rFonts w:ascii="Times New Roman" w:hAnsi="Times New Roman" w:cs="Times New Roman"/>
                <w:b w:val="0"/>
                <w:bCs w:val="0"/>
                <w:color w:val="000000" w:themeColor="text1"/>
                <w:sz w:val="22"/>
                <w:szCs w:val="22"/>
              </w:rPr>
            </w:pPr>
            <w:r w:rsidRPr="00B14309">
              <w:rPr>
                <w:rFonts w:ascii="Times New Roman" w:hAnsi="Times New Roman" w:cs="Times New Roman"/>
                <w:b w:val="0"/>
                <w:bCs w:val="0"/>
                <w:caps w:val="0"/>
                <w:color w:val="000000" w:themeColor="text1"/>
                <w:sz w:val="22"/>
                <w:szCs w:val="22"/>
              </w:rPr>
              <w:t>two-character</w:t>
            </w:r>
          </w:p>
        </w:tc>
        <w:tc>
          <w:tcPr>
            <w:tcW w:w="3542" w:type="dxa"/>
            <w:tcBorders>
              <w:top w:val="single" w:sz="4" w:space="0" w:color="auto"/>
              <w:left w:val="single" w:sz="4" w:space="0" w:color="auto"/>
              <w:bottom w:val="single" w:sz="4" w:space="0" w:color="auto"/>
              <w:right w:val="single" w:sz="4" w:space="0" w:color="auto"/>
            </w:tcBorders>
            <w:shd w:val="clear" w:color="auto" w:fill="auto"/>
          </w:tcPr>
          <w:p w14:paraId="4BC1925C" w14:textId="77777777" w:rsidR="00767D76" w:rsidRPr="009E11E5" w:rsidRDefault="00767D76"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9E11E5">
              <w:rPr>
                <w:rFonts w:ascii="Times New Roman" w:hAnsi="Times New Roman" w:cs="Times New Roman"/>
                <w:color w:val="000000" w:themeColor="text1"/>
                <w:sz w:val="22"/>
                <w:szCs w:val="22"/>
              </w:rPr>
              <w:t>English us</w:t>
            </w:r>
            <w:r w:rsidRPr="00A300F2">
              <w:rPr>
                <w:rFonts w:ascii="Times New Roman" w:hAnsi="Times New Roman" w:cs="Times New Roman"/>
                <w:color w:val="000000" w:themeColor="text1"/>
                <w:sz w:val="22"/>
                <w:szCs w:val="22"/>
              </w:rPr>
              <w:t>e</w:t>
            </w:r>
            <w:r w:rsidRPr="009E11E5">
              <w:rPr>
                <w:rFonts w:ascii="Times New Roman" w:hAnsi="Times New Roman" w:cs="Times New Roman"/>
                <w:color w:val="000000" w:themeColor="text1"/>
                <w:sz w:val="22"/>
                <w:szCs w:val="22"/>
              </w:rPr>
              <w:t xml:space="preserve"> in four skills</w:t>
            </w:r>
          </w:p>
        </w:tc>
        <w:tc>
          <w:tcPr>
            <w:tcW w:w="1845" w:type="dxa"/>
            <w:tcBorders>
              <w:top w:val="single" w:sz="4" w:space="0" w:color="auto"/>
              <w:left w:val="single" w:sz="4" w:space="0" w:color="auto"/>
              <w:bottom w:val="single" w:sz="4" w:space="0" w:color="auto"/>
              <w:right w:val="single" w:sz="4" w:space="0" w:color="auto"/>
            </w:tcBorders>
            <w:shd w:val="clear" w:color="auto" w:fill="auto"/>
          </w:tcPr>
          <w:p w14:paraId="5C18AB29" w14:textId="77777777" w:rsidR="00767D76" w:rsidRPr="00DA02E6" w:rsidRDefault="00767D76"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DA02E6">
              <w:rPr>
                <w:rFonts w:ascii="Times New Roman" w:hAnsi="Times New Roman" w:cs="Times New Roman"/>
                <w:color w:val="000000" w:themeColor="text1"/>
                <w:sz w:val="22"/>
                <w:szCs w:val="22"/>
              </w:rPr>
              <w:t>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96B38A2" w14:textId="77777777" w:rsidR="00767D76" w:rsidRPr="00DA02E6" w:rsidRDefault="00767D76"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lang w:val="en-US"/>
              </w:rPr>
            </w:pPr>
            <w:r w:rsidRPr="00DA02E6">
              <w:rPr>
                <w:rFonts w:ascii="Times New Roman" w:hAnsi="Times New Roman" w:cs="Times New Roman"/>
                <w:color w:val="000000" w:themeColor="text1"/>
                <w:sz w:val="22"/>
                <w:szCs w:val="22"/>
                <w:lang w:val="en-US"/>
              </w:rPr>
              <w:t>0.0</w:t>
            </w:r>
          </w:p>
        </w:tc>
      </w:tr>
      <w:tr w:rsidR="00767D76" w:rsidRPr="00FE51CA" w14:paraId="1A7D90F3" w14:textId="77777777" w:rsidTr="00767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Merge/>
            <w:tcBorders>
              <w:left w:val="single" w:sz="4" w:space="0" w:color="auto"/>
              <w:right w:val="single" w:sz="4" w:space="0" w:color="auto"/>
            </w:tcBorders>
            <w:shd w:val="clear" w:color="auto" w:fill="auto"/>
          </w:tcPr>
          <w:p w14:paraId="7FE5303A" w14:textId="77777777" w:rsidR="00767D76" w:rsidRPr="00C45D50" w:rsidRDefault="00767D76" w:rsidP="00921BEB">
            <w:pPr>
              <w:spacing w:line="360" w:lineRule="auto"/>
              <w:contextualSpacing/>
              <w:rPr>
                <w:rFonts w:ascii="Times New Roman" w:hAnsi="Times New Roman" w:cs="Times New Roman"/>
                <w:b w:val="0"/>
                <w:bCs w:val="0"/>
                <w:color w:val="000000" w:themeColor="text1"/>
                <w:sz w:val="22"/>
                <w:szCs w:val="22"/>
              </w:rPr>
            </w:pPr>
          </w:p>
        </w:tc>
        <w:tc>
          <w:tcPr>
            <w:tcW w:w="3542" w:type="dxa"/>
            <w:tcBorders>
              <w:top w:val="single" w:sz="4" w:space="0" w:color="auto"/>
              <w:left w:val="single" w:sz="4" w:space="0" w:color="auto"/>
              <w:bottom w:val="single" w:sz="4" w:space="0" w:color="auto"/>
              <w:right w:val="single" w:sz="4" w:space="0" w:color="auto"/>
            </w:tcBorders>
            <w:shd w:val="clear" w:color="auto" w:fill="auto"/>
          </w:tcPr>
          <w:p w14:paraId="16782911" w14:textId="77777777" w:rsidR="00767D76" w:rsidRPr="009E11E5" w:rsidRDefault="00767D76"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9E11E5">
              <w:rPr>
                <w:rFonts w:ascii="Times New Roman" w:hAnsi="Times New Roman" w:cs="Times New Roman"/>
                <w:color w:val="000000" w:themeColor="text1"/>
                <w:sz w:val="22"/>
                <w:szCs w:val="22"/>
              </w:rPr>
              <w:t>English use in 12 daily contexts</w:t>
            </w:r>
            <w:r w:rsidRPr="009E11E5" w:rsidDel="009E11E5">
              <w:rPr>
                <w:rFonts w:ascii="Times New Roman" w:hAnsi="Times New Roman" w:cs="Times New Roman"/>
                <w:color w:val="000000" w:themeColor="text1"/>
                <w:sz w:val="22"/>
                <w:szCs w:val="22"/>
              </w:rPr>
              <w:t xml:space="preserve"> </w:t>
            </w:r>
          </w:p>
        </w:tc>
        <w:tc>
          <w:tcPr>
            <w:tcW w:w="1845" w:type="dxa"/>
            <w:tcBorders>
              <w:top w:val="single" w:sz="4" w:space="0" w:color="auto"/>
              <w:left w:val="single" w:sz="4" w:space="0" w:color="auto"/>
              <w:bottom w:val="single" w:sz="4" w:space="0" w:color="auto"/>
              <w:right w:val="single" w:sz="4" w:space="0" w:color="auto"/>
            </w:tcBorders>
            <w:shd w:val="clear" w:color="auto" w:fill="auto"/>
          </w:tcPr>
          <w:p w14:paraId="1ACC3EBB" w14:textId="77777777" w:rsidR="00767D76" w:rsidRPr="00386F50" w:rsidRDefault="00767D76"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-0.3</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288F3F56" w14:textId="77777777" w:rsidR="00767D76" w:rsidRPr="00386F50" w:rsidRDefault="00767D76"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2.3</w:t>
            </w:r>
          </w:p>
        </w:tc>
      </w:tr>
      <w:tr w:rsidR="00767D76" w:rsidRPr="00FE51CA" w14:paraId="27CDC959" w14:textId="77777777" w:rsidTr="00767D76">
        <w:trPr>
          <w:jc w:val="center"/>
        </w:trPr>
        <w:tc>
          <w:tcPr>
            <w:cnfStyle w:val="001000000000" w:firstRow="0" w:lastRow="0" w:firstColumn="1" w:lastColumn="0" w:oddVBand="0" w:evenVBand="0" w:oddHBand="0" w:evenHBand="0" w:firstRowFirstColumn="0" w:firstRowLastColumn="0" w:lastRowFirstColumn="0" w:lastRowLastColumn="0"/>
            <w:tcW w:w="2127" w:type="dxa"/>
            <w:vMerge/>
            <w:tcBorders>
              <w:left w:val="single" w:sz="4" w:space="0" w:color="auto"/>
              <w:bottom w:val="single" w:sz="4" w:space="0" w:color="auto"/>
              <w:right w:val="single" w:sz="4" w:space="0" w:color="auto"/>
            </w:tcBorders>
            <w:shd w:val="clear" w:color="auto" w:fill="auto"/>
          </w:tcPr>
          <w:p w14:paraId="5E2E716C" w14:textId="77777777" w:rsidR="00767D76" w:rsidRPr="00C45D50" w:rsidRDefault="00767D76" w:rsidP="00921BEB">
            <w:pPr>
              <w:spacing w:line="360" w:lineRule="auto"/>
              <w:contextualSpacing/>
              <w:rPr>
                <w:rFonts w:ascii="Times New Roman" w:hAnsi="Times New Roman" w:cs="Times New Roman"/>
                <w:b w:val="0"/>
                <w:bCs w:val="0"/>
                <w:color w:val="000000" w:themeColor="text1"/>
                <w:sz w:val="22"/>
                <w:szCs w:val="22"/>
              </w:rPr>
            </w:pPr>
          </w:p>
        </w:tc>
        <w:tc>
          <w:tcPr>
            <w:tcW w:w="3542" w:type="dxa"/>
            <w:tcBorders>
              <w:top w:val="single" w:sz="4" w:space="0" w:color="auto"/>
              <w:left w:val="single" w:sz="4" w:space="0" w:color="auto"/>
              <w:bottom w:val="single" w:sz="4" w:space="0" w:color="auto"/>
              <w:right w:val="single" w:sz="4" w:space="0" w:color="auto"/>
            </w:tcBorders>
            <w:shd w:val="clear" w:color="auto" w:fill="auto"/>
          </w:tcPr>
          <w:p w14:paraId="36C23073" w14:textId="77777777" w:rsidR="00767D76" w:rsidRPr="009E11E5" w:rsidRDefault="00767D76"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9E11E5">
              <w:rPr>
                <w:rFonts w:ascii="Times New Roman" w:hAnsi="Times New Roman" w:cs="Times New Roman"/>
                <w:color w:val="000000" w:themeColor="text1"/>
                <w:sz w:val="22"/>
                <w:szCs w:val="22"/>
              </w:rPr>
              <w:t>English proficiency</w:t>
            </w:r>
          </w:p>
        </w:tc>
        <w:tc>
          <w:tcPr>
            <w:tcW w:w="1845" w:type="dxa"/>
            <w:tcBorders>
              <w:top w:val="single" w:sz="4" w:space="0" w:color="auto"/>
              <w:left w:val="single" w:sz="4" w:space="0" w:color="auto"/>
              <w:bottom w:val="single" w:sz="4" w:space="0" w:color="auto"/>
              <w:right w:val="single" w:sz="4" w:space="0" w:color="auto"/>
            </w:tcBorders>
            <w:shd w:val="clear" w:color="auto" w:fill="auto"/>
          </w:tcPr>
          <w:p w14:paraId="52C97B0D" w14:textId="77777777" w:rsidR="00767D76" w:rsidRPr="00386F50" w:rsidRDefault="00767D76"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-0.7</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682824F" w14:textId="77777777" w:rsidR="00767D76" w:rsidRDefault="00767D76"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2.5</w:t>
            </w:r>
          </w:p>
        </w:tc>
      </w:tr>
      <w:tr w:rsidR="00767D76" w:rsidRPr="00FE51CA" w14:paraId="208EF531" w14:textId="77777777" w:rsidTr="00767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Merge w:val="restart"/>
            <w:tcBorders>
              <w:top w:val="single" w:sz="4" w:space="0" w:color="auto"/>
              <w:left w:val="single" w:sz="4" w:space="0" w:color="auto"/>
              <w:right w:val="single" w:sz="4" w:space="0" w:color="auto"/>
            </w:tcBorders>
            <w:shd w:val="clear" w:color="auto" w:fill="auto"/>
          </w:tcPr>
          <w:p w14:paraId="1CB21B19" w14:textId="77777777" w:rsidR="00767D76" w:rsidRPr="00B14309" w:rsidRDefault="00767D76" w:rsidP="00921BEB">
            <w:pPr>
              <w:spacing w:line="360" w:lineRule="auto"/>
              <w:contextualSpacing/>
              <w:rPr>
                <w:rFonts w:ascii="Times New Roman" w:hAnsi="Times New Roman" w:cs="Times New Roman"/>
                <w:b w:val="0"/>
                <w:bCs w:val="0"/>
                <w:color w:val="000000" w:themeColor="text1"/>
                <w:sz w:val="22"/>
                <w:szCs w:val="22"/>
              </w:rPr>
            </w:pPr>
          </w:p>
          <w:p w14:paraId="77C657A9" w14:textId="77777777" w:rsidR="00767D76" w:rsidRPr="00B14309" w:rsidRDefault="00767D76" w:rsidP="00921BEB">
            <w:pPr>
              <w:spacing w:line="360" w:lineRule="auto"/>
              <w:contextualSpacing/>
              <w:rPr>
                <w:rFonts w:ascii="Times New Roman" w:hAnsi="Times New Roman" w:cs="Times New Roman"/>
                <w:b w:val="0"/>
                <w:bCs w:val="0"/>
                <w:color w:val="000000" w:themeColor="text1"/>
                <w:sz w:val="22"/>
                <w:szCs w:val="22"/>
              </w:rPr>
            </w:pPr>
            <w:r w:rsidRPr="00B14309">
              <w:rPr>
                <w:rFonts w:ascii="Times New Roman" w:hAnsi="Times New Roman" w:cs="Times New Roman"/>
                <w:b w:val="0"/>
                <w:bCs w:val="0"/>
                <w:caps w:val="0"/>
                <w:color w:val="000000" w:themeColor="text1"/>
                <w:sz w:val="22"/>
                <w:szCs w:val="22"/>
              </w:rPr>
              <w:t>one-character</w:t>
            </w:r>
          </w:p>
        </w:tc>
        <w:tc>
          <w:tcPr>
            <w:tcW w:w="3542" w:type="dxa"/>
            <w:tcBorders>
              <w:top w:val="single" w:sz="4" w:space="0" w:color="auto"/>
              <w:left w:val="single" w:sz="4" w:space="0" w:color="auto"/>
              <w:bottom w:val="single" w:sz="4" w:space="0" w:color="auto"/>
              <w:right w:val="single" w:sz="4" w:space="0" w:color="auto"/>
            </w:tcBorders>
            <w:shd w:val="clear" w:color="auto" w:fill="auto"/>
          </w:tcPr>
          <w:p w14:paraId="0F1DD679" w14:textId="77777777" w:rsidR="00767D76" w:rsidRPr="00386F50" w:rsidRDefault="00767D76"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9E11E5">
              <w:rPr>
                <w:rFonts w:ascii="Times New Roman" w:hAnsi="Times New Roman" w:cs="Times New Roman"/>
                <w:color w:val="000000" w:themeColor="text1"/>
                <w:sz w:val="22"/>
                <w:szCs w:val="22"/>
              </w:rPr>
              <w:t>English use in 12 daily contexts</w:t>
            </w:r>
          </w:p>
        </w:tc>
        <w:tc>
          <w:tcPr>
            <w:tcW w:w="1845" w:type="dxa"/>
            <w:tcBorders>
              <w:top w:val="single" w:sz="4" w:space="0" w:color="auto"/>
              <w:left w:val="single" w:sz="4" w:space="0" w:color="auto"/>
              <w:bottom w:val="single" w:sz="4" w:space="0" w:color="auto"/>
              <w:right w:val="single" w:sz="4" w:space="0" w:color="auto"/>
            </w:tcBorders>
            <w:shd w:val="clear" w:color="auto" w:fill="auto"/>
          </w:tcPr>
          <w:p w14:paraId="06B99EFA" w14:textId="77777777" w:rsidR="00767D76" w:rsidRPr="00386F50" w:rsidRDefault="00767D76"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0.0</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1A148715" w14:textId="77777777" w:rsidR="00767D76" w:rsidRDefault="00767D76"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0.0</w:t>
            </w:r>
          </w:p>
        </w:tc>
      </w:tr>
      <w:tr w:rsidR="00767D76" w:rsidRPr="00FE51CA" w14:paraId="51968CAB" w14:textId="77777777" w:rsidTr="00767D76">
        <w:trPr>
          <w:jc w:val="center"/>
        </w:trPr>
        <w:tc>
          <w:tcPr>
            <w:cnfStyle w:val="001000000000" w:firstRow="0" w:lastRow="0" w:firstColumn="1" w:lastColumn="0" w:oddVBand="0" w:evenVBand="0" w:oddHBand="0" w:evenHBand="0" w:firstRowFirstColumn="0" w:firstRowLastColumn="0" w:lastRowFirstColumn="0" w:lastRowLastColumn="0"/>
            <w:tcW w:w="2127" w:type="dxa"/>
            <w:vMerge/>
            <w:tcBorders>
              <w:left w:val="single" w:sz="4" w:space="0" w:color="auto"/>
              <w:right w:val="single" w:sz="4" w:space="0" w:color="auto"/>
            </w:tcBorders>
            <w:shd w:val="clear" w:color="auto" w:fill="auto"/>
          </w:tcPr>
          <w:p w14:paraId="276113FF" w14:textId="77777777" w:rsidR="00767D76" w:rsidRPr="0036618A" w:rsidRDefault="00767D76" w:rsidP="00921BEB">
            <w:pPr>
              <w:spacing w:line="360" w:lineRule="auto"/>
              <w:contextualSpacing/>
              <w:rPr>
                <w:rFonts w:ascii="Times New Roman" w:hAnsi="Times New Roman" w:cs="Times New Roman"/>
                <w:color w:val="000000" w:themeColor="text1"/>
                <w:sz w:val="22"/>
                <w:szCs w:val="22"/>
              </w:rPr>
            </w:pPr>
          </w:p>
        </w:tc>
        <w:tc>
          <w:tcPr>
            <w:tcW w:w="3542" w:type="dxa"/>
            <w:tcBorders>
              <w:top w:val="single" w:sz="4" w:space="0" w:color="auto"/>
              <w:left w:val="single" w:sz="4" w:space="0" w:color="auto"/>
              <w:bottom w:val="single" w:sz="4" w:space="0" w:color="auto"/>
              <w:right w:val="single" w:sz="4" w:space="0" w:color="auto"/>
            </w:tcBorders>
            <w:shd w:val="clear" w:color="auto" w:fill="auto"/>
          </w:tcPr>
          <w:p w14:paraId="5248E425" w14:textId="77777777" w:rsidR="00767D76" w:rsidRPr="00386F50" w:rsidRDefault="00767D76"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sidRPr="009E11E5">
              <w:rPr>
                <w:rFonts w:ascii="Times New Roman" w:hAnsi="Times New Roman" w:cs="Times New Roman"/>
                <w:color w:val="000000" w:themeColor="text1"/>
                <w:sz w:val="22"/>
                <w:szCs w:val="22"/>
              </w:rPr>
              <w:t>English proficiency</w:t>
            </w:r>
          </w:p>
        </w:tc>
        <w:tc>
          <w:tcPr>
            <w:tcW w:w="1845" w:type="dxa"/>
            <w:tcBorders>
              <w:top w:val="single" w:sz="4" w:space="0" w:color="auto"/>
              <w:left w:val="single" w:sz="4" w:space="0" w:color="auto"/>
              <w:bottom w:val="single" w:sz="4" w:space="0" w:color="auto"/>
              <w:right w:val="single" w:sz="4" w:space="0" w:color="auto"/>
            </w:tcBorders>
            <w:shd w:val="clear" w:color="auto" w:fill="auto"/>
          </w:tcPr>
          <w:p w14:paraId="5165365C" w14:textId="77777777" w:rsidR="00767D76" w:rsidRPr="00386F50" w:rsidRDefault="00767D76"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-1.9</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2E335DF" w14:textId="77777777" w:rsidR="00767D76" w:rsidRDefault="00767D76" w:rsidP="00921BEB">
            <w:pPr>
              <w:spacing w:line="360" w:lineRule="auto"/>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1.9</w:t>
            </w:r>
          </w:p>
        </w:tc>
      </w:tr>
      <w:tr w:rsidR="00767D76" w:rsidRPr="00FE51CA" w14:paraId="0087C051" w14:textId="77777777" w:rsidTr="00767D7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27" w:type="dxa"/>
            <w:vMerge/>
            <w:tcBorders>
              <w:left w:val="single" w:sz="4" w:space="0" w:color="auto"/>
              <w:bottom w:val="single" w:sz="4" w:space="0" w:color="auto"/>
              <w:right w:val="single" w:sz="4" w:space="0" w:color="auto"/>
            </w:tcBorders>
            <w:shd w:val="clear" w:color="auto" w:fill="auto"/>
          </w:tcPr>
          <w:p w14:paraId="179F621A" w14:textId="77777777" w:rsidR="00767D76" w:rsidRPr="0036618A" w:rsidRDefault="00767D76" w:rsidP="00921BEB">
            <w:pPr>
              <w:spacing w:line="360" w:lineRule="auto"/>
              <w:contextualSpacing/>
              <w:rPr>
                <w:rFonts w:ascii="Times New Roman" w:hAnsi="Times New Roman" w:cs="Times New Roman"/>
                <w:color w:val="000000" w:themeColor="text1"/>
                <w:sz w:val="22"/>
                <w:szCs w:val="22"/>
              </w:rPr>
            </w:pPr>
          </w:p>
        </w:tc>
        <w:tc>
          <w:tcPr>
            <w:tcW w:w="3542" w:type="dxa"/>
            <w:tcBorders>
              <w:top w:val="single" w:sz="4" w:space="0" w:color="auto"/>
              <w:left w:val="single" w:sz="4" w:space="0" w:color="auto"/>
              <w:bottom w:val="single" w:sz="4" w:space="0" w:color="auto"/>
              <w:right w:val="single" w:sz="4" w:space="0" w:color="auto"/>
            </w:tcBorders>
            <w:shd w:val="clear" w:color="auto" w:fill="auto"/>
          </w:tcPr>
          <w:p w14:paraId="58833B16" w14:textId="77777777" w:rsidR="00767D76" w:rsidRPr="00386F50" w:rsidRDefault="00767D76"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sidRPr="009E11E5">
              <w:rPr>
                <w:rFonts w:ascii="Times New Roman" w:hAnsi="Times New Roman" w:cs="Times New Roman"/>
                <w:color w:val="000000" w:themeColor="text1"/>
                <w:sz w:val="22"/>
                <w:szCs w:val="22"/>
              </w:rPr>
              <w:t>English us</w:t>
            </w:r>
            <w:r w:rsidRPr="00A300F2">
              <w:rPr>
                <w:rFonts w:ascii="Times New Roman" w:hAnsi="Times New Roman" w:cs="Times New Roman"/>
                <w:color w:val="000000" w:themeColor="text1"/>
                <w:sz w:val="22"/>
                <w:szCs w:val="22"/>
              </w:rPr>
              <w:t>e</w:t>
            </w:r>
            <w:r w:rsidRPr="009E11E5">
              <w:rPr>
                <w:rFonts w:ascii="Times New Roman" w:hAnsi="Times New Roman" w:cs="Times New Roman"/>
                <w:color w:val="000000" w:themeColor="text1"/>
                <w:sz w:val="22"/>
                <w:szCs w:val="22"/>
              </w:rPr>
              <w:t xml:space="preserve"> in four skills</w:t>
            </w:r>
          </w:p>
        </w:tc>
        <w:tc>
          <w:tcPr>
            <w:tcW w:w="1845" w:type="dxa"/>
            <w:tcBorders>
              <w:top w:val="single" w:sz="4" w:space="0" w:color="auto"/>
              <w:left w:val="single" w:sz="4" w:space="0" w:color="auto"/>
              <w:bottom w:val="single" w:sz="4" w:space="0" w:color="auto"/>
              <w:right w:val="single" w:sz="4" w:space="0" w:color="auto"/>
            </w:tcBorders>
            <w:shd w:val="clear" w:color="auto" w:fill="auto"/>
          </w:tcPr>
          <w:p w14:paraId="3D7EAB4F" w14:textId="77777777" w:rsidR="00767D76" w:rsidRPr="00386F50" w:rsidRDefault="00767D76"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rPr>
            </w:pPr>
            <w:r>
              <w:rPr>
                <w:rFonts w:ascii="Times New Roman" w:hAnsi="Times New Roman" w:cs="Times New Roman"/>
                <w:color w:val="000000" w:themeColor="text1"/>
                <w:sz w:val="22"/>
                <w:szCs w:val="22"/>
              </w:rPr>
              <w:t>-3.4</w:t>
            </w:r>
          </w:p>
        </w:tc>
        <w:tc>
          <w:tcPr>
            <w:tcW w:w="1559" w:type="dxa"/>
            <w:tcBorders>
              <w:top w:val="single" w:sz="4" w:space="0" w:color="auto"/>
              <w:left w:val="single" w:sz="4" w:space="0" w:color="auto"/>
              <w:bottom w:val="single" w:sz="4" w:space="0" w:color="auto"/>
              <w:right w:val="single" w:sz="4" w:space="0" w:color="auto"/>
            </w:tcBorders>
            <w:shd w:val="clear" w:color="auto" w:fill="auto"/>
          </w:tcPr>
          <w:p w14:paraId="3F7EDA41" w14:textId="77777777" w:rsidR="00767D76" w:rsidRDefault="00767D76" w:rsidP="00921BEB">
            <w:pPr>
              <w:spacing w:line="360" w:lineRule="auto"/>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2"/>
                <w:szCs w:val="22"/>
                <w:lang w:val="en-US"/>
              </w:rPr>
            </w:pPr>
            <w:r>
              <w:rPr>
                <w:rFonts w:ascii="Times New Roman" w:hAnsi="Times New Roman" w:cs="Times New Roman"/>
                <w:color w:val="000000" w:themeColor="text1"/>
                <w:sz w:val="22"/>
                <w:szCs w:val="22"/>
                <w:lang w:val="en-US"/>
              </w:rPr>
              <w:t>2.6</w:t>
            </w:r>
          </w:p>
        </w:tc>
      </w:tr>
    </w:tbl>
    <w:p w14:paraId="72E98896" w14:textId="77777777" w:rsidR="00767D76" w:rsidRDefault="00767D76" w:rsidP="00767D76">
      <w:pPr>
        <w:jc w:val="center"/>
        <w:rPr>
          <w:rFonts w:ascii="Times New Roman" w:hAnsi="Times New Roman" w:cs="Times New Roman"/>
          <w:b/>
          <w:bCs/>
          <w:sz w:val="26"/>
          <w:szCs w:val="26"/>
        </w:rPr>
      </w:pPr>
    </w:p>
    <w:p w14:paraId="0429E64C" w14:textId="77777777" w:rsidR="00767D76" w:rsidRPr="006C0CAA" w:rsidRDefault="00767D76" w:rsidP="00767D76">
      <w:pPr>
        <w:jc w:val="center"/>
        <w:rPr>
          <w:rFonts w:ascii="Times New Roman" w:hAnsi="Times New Roman" w:cs="Times New Roman"/>
          <w:b/>
          <w:bCs/>
          <w:sz w:val="26"/>
          <w:szCs w:val="26"/>
        </w:rPr>
      </w:pPr>
    </w:p>
    <w:p w14:paraId="56749DBE" w14:textId="77777777" w:rsidR="00767D76" w:rsidRDefault="00767D76" w:rsidP="00767D76"/>
    <w:p w14:paraId="52D45B56" w14:textId="77777777" w:rsidR="00767D76" w:rsidRPr="006C0CAA" w:rsidRDefault="00767D76" w:rsidP="00767D76"/>
    <w:p w14:paraId="37C0DFDD" w14:textId="77777777" w:rsidR="00767D76" w:rsidRDefault="00767D76" w:rsidP="00767D76"/>
    <w:p w14:paraId="7D58F128" w14:textId="77777777" w:rsidR="00767D76" w:rsidRDefault="00767D76" w:rsidP="00767D76"/>
    <w:p w14:paraId="58287D7F" w14:textId="77777777" w:rsidR="00767D76" w:rsidRDefault="00767D76" w:rsidP="00767D76"/>
    <w:p w14:paraId="2463559E" w14:textId="77777777" w:rsidR="00767D76" w:rsidRDefault="00767D76" w:rsidP="00767D76"/>
    <w:p w14:paraId="11D85822" w14:textId="77777777" w:rsidR="00767D76" w:rsidRDefault="00767D76" w:rsidP="00767D76"/>
    <w:p w14:paraId="33B9B9A3" w14:textId="77777777" w:rsidR="00767D76" w:rsidRDefault="00767D76" w:rsidP="00767D76">
      <w:pPr>
        <w:spacing w:line="360" w:lineRule="auto"/>
        <w:contextualSpacing/>
        <w:rPr>
          <w:rFonts w:ascii="Times New Roman" w:hAnsi="Times New Roman" w:cs="Times New Roman"/>
          <w:b/>
          <w:bCs/>
          <w:sz w:val="26"/>
          <w:szCs w:val="26"/>
        </w:rPr>
      </w:pPr>
    </w:p>
    <w:p w14:paraId="77137F46" w14:textId="77777777" w:rsidR="00767D76" w:rsidRDefault="00767D76" w:rsidP="00767D76">
      <w:pPr>
        <w:spacing w:line="360" w:lineRule="auto"/>
        <w:contextualSpacing/>
        <w:rPr>
          <w:rFonts w:ascii="Times New Roman" w:hAnsi="Times New Roman" w:cs="Times New Roman"/>
          <w:b/>
          <w:bCs/>
          <w:sz w:val="26"/>
          <w:szCs w:val="26"/>
        </w:rPr>
      </w:pPr>
    </w:p>
    <w:p w14:paraId="42069132" w14:textId="77777777" w:rsidR="00767D76" w:rsidRDefault="00767D76" w:rsidP="00767D76">
      <w:pPr>
        <w:spacing w:line="360" w:lineRule="auto"/>
        <w:contextualSpacing/>
        <w:rPr>
          <w:rFonts w:ascii="Times New Roman" w:hAnsi="Times New Roman" w:cs="Times New Roman"/>
          <w:b/>
          <w:bCs/>
          <w:sz w:val="26"/>
          <w:szCs w:val="26"/>
        </w:rPr>
      </w:pPr>
    </w:p>
    <w:p w14:paraId="10FD133E" w14:textId="77777777" w:rsidR="00767D76" w:rsidRDefault="00767D76" w:rsidP="00767D76">
      <w:pPr>
        <w:spacing w:line="360" w:lineRule="auto"/>
        <w:contextualSpacing/>
        <w:rPr>
          <w:rFonts w:ascii="Times New Roman" w:hAnsi="Times New Roman" w:cs="Times New Roman"/>
          <w:b/>
          <w:bCs/>
          <w:sz w:val="26"/>
          <w:szCs w:val="26"/>
        </w:rPr>
      </w:pPr>
    </w:p>
    <w:p w14:paraId="57D7F076" w14:textId="77777777" w:rsidR="00767D76" w:rsidRDefault="00767D76" w:rsidP="00767D76">
      <w:pPr>
        <w:spacing w:line="360" w:lineRule="auto"/>
        <w:contextualSpacing/>
        <w:rPr>
          <w:rFonts w:ascii="Times New Roman" w:hAnsi="Times New Roman" w:cs="Times New Roman"/>
          <w:b/>
          <w:bCs/>
          <w:sz w:val="26"/>
          <w:szCs w:val="26"/>
        </w:rPr>
      </w:pPr>
    </w:p>
    <w:p w14:paraId="1230CEE3" w14:textId="77777777" w:rsidR="00767D76" w:rsidRDefault="00767D76" w:rsidP="00767D76">
      <w:pPr>
        <w:spacing w:line="360" w:lineRule="auto"/>
        <w:contextualSpacing/>
        <w:rPr>
          <w:rFonts w:ascii="Times New Roman" w:hAnsi="Times New Roman" w:cs="Times New Roman"/>
          <w:b/>
          <w:bCs/>
          <w:sz w:val="26"/>
          <w:szCs w:val="26"/>
        </w:rPr>
      </w:pPr>
    </w:p>
    <w:p w14:paraId="6B782E3A" w14:textId="77777777" w:rsidR="00767D76" w:rsidRPr="00946184" w:rsidRDefault="00767D76" w:rsidP="00B86F5B">
      <w:pPr>
        <w:spacing w:line="480" w:lineRule="auto"/>
        <w:contextualSpacing/>
        <w:rPr>
          <w:rFonts w:ascii="Times New Roman" w:hAnsi="Times New Roman" w:cs="Times New Roman"/>
        </w:rPr>
      </w:pPr>
    </w:p>
    <w:sectPr w:rsidR="00767D76" w:rsidRPr="00946184">
      <w:footnotePr>
        <w:numRestart w:val="eachSect"/>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42508" w14:textId="77777777" w:rsidR="00B94AC4" w:rsidRDefault="00B94AC4" w:rsidP="00D81F57">
      <w:r>
        <w:separator/>
      </w:r>
    </w:p>
  </w:endnote>
  <w:endnote w:type="continuationSeparator" w:id="0">
    <w:p w14:paraId="7E8327D2" w14:textId="77777777" w:rsidR="00B94AC4" w:rsidRDefault="00B94AC4" w:rsidP="00D81F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B599F" w14:textId="77777777" w:rsidR="00B94AC4" w:rsidRDefault="00B94AC4" w:rsidP="00D81F57">
      <w:r>
        <w:separator/>
      </w:r>
    </w:p>
  </w:footnote>
  <w:footnote w:type="continuationSeparator" w:id="0">
    <w:p w14:paraId="76156AAE" w14:textId="77777777" w:rsidR="00B94AC4" w:rsidRDefault="00B94AC4" w:rsidP="00D81F57">
      <w:r>
        <w:continuationSeparator/>
      </w:r>
    </w:p>
  </w:footnote>
  <w:footnote w:id="1">
    <w:p w14:paraId="63FB73EB" w14:textId="77777777" w:rsidR="00E177DB" w:rsidRPr="00350709" w:rsidRDefault="00E177DB" w:rsidP="00E177DB">
      <w:pPr>
        <w:pStyle w:val="FootnoteText"/>
      </w:pPr>
      <w:r>
        <w:rPr>
          <w:rStyle w:val="FootnoteReference"/>
        </w:rPr>
        <w:footnoteRef/>
      </w:r>
      <w:r>
        <w:t xml:space="preserve"> </w:t>
      </w:r>
      <w:r w:rsidRPr="0059331B">
        <w:rPr>
          <w:rFonts w:ascii="Times New Roman" w:hAnsi="Times New Roman" w:cs="Times New Roman"/>
        </w:rPr>
        <w:t>Acknowledgements: Following the policies of the University of Edinburgh, for the purpose of open access we have applied a Creative Commons Attribution (CC BY) licence to any Author Accepted Manuscript version arising from this submission.</w:t>
      </w:r>
    </w:p>
  </w:footnote>
  <w:footnote w:id="2">
    <w:p w14:paraId="031CC96E" w14:textId="538D963A" w:rsidR="009778DE" w:rsidRPr="0011719D" w:rsidRDefault="005B16C7" w:rsidP="009778DE">
      <w:pPr>
        <w:pStyle w:val="FootnoteText"/>
        <w:rPr>
          <w:rFonts w:ascii="Times New Roman" w:hAnsi="Times New Roman" w:cs="Times New Roman"/>
        </w:rPr>
      </w:pPr>
      <w:r>
        <w:rPr>
          <w:rStyle w:val="FootnoteReference"/>
        </w:rPr>
        <w:footnoteRef/>
      </w:r>
      <w:r>
        <w:t xml:space="preserve"> </w:t>
      </w:r>
      <w:r w:rsidR="009778DE" w:rsidRPr="0011719D">
        <w:rPr>
          <w:rFonts w:ascii="Times New Roman" w:hAnsi="Times New Roman" w:cs="Times New Roman"/>
        </w:rPr>
        <w:t>LE: the marker for perfective or inchoative aspect (Huang, 1984).</w:t>
      </w:r>
    </w:p>
  </w:footnote>
  <w:footnote w:id="3">
    <w:p w14:paraId="12C33672" w14:textId="750E1C27" w:rsidR="00DC0FD6" w:rsidRPr="005B16C7" w:rsidRDefault="00F13B21" w:rsidP="00DC0FD6">
      <w:pPr>
        <w:rPr>
          <w:rFonts w:ascii="Times New Roman" w:eastAsia="Times New Roman" w:hAnsi="Times New Roman" w:cs="Times New Roman"/>
        </w:rPr>
      </w:pPr>
      <w:r w:rsidRPr="005B16C7">
        <w:rPr>
          <w:rStyle w:val="FootnoteReference"/>
          <w:rFonts w:ascii="Times New Roman" w:hAnsi="Times New Roman" w:cs="Times New Roman"/>
          <w:sz w:val="20"/>
          <w:szCs w:val="20"/>
        </w:rPr>
        <w:footnoteRef/>
      </w:r>
      <w:r w:rsidRPr="005B16C7">
        <w:rPr>
          <w:rFonts w:ascii="Times New Roman" w:hAnsi="Times New Roman" w:cs="Times New Roman"/>
        </w:rPr>
        <w:t xml:space="preserve"> </w:t>
      </w:r>
      <w:r w:rsidR="0011719D" w:rsidRPr="005B16C7">
        <w:rPr>
          <w:rFonts w:ascii="Times New Roman" w:hAnsi="Times New Roman" w:cs="Times New Roman"/>
          <w:color w:val="000000" w:themeColor="text1"/>
          <w:sz w:val="20"/>
          <w:szCs w:val="20"/>
        </w:rPr>
        <w:t xml:space="preserve">As pointed out in Zhang </w:t>
      </w:r>
      <w:r w:rsidR="00C10AA8" w:rsidRPr="005B16C7">
        <w:rPr>
          <w:rFonts w:ascii="Times New Roman" w:hAnsi="Times New Roman" w:cs="Times New Roman"/>
          <w:color w:val="000000" w:themeColor="text1"/>
          <w:sz w:val="20"/>
          <w:szCs w:val="20"/>
        </w:rPr>
        <w:t>and</w:t>
      </w:r>
      <w:r w:rsidR="0011719D" w:rsidRPr="005B16C7">
        <w:rPr>
          <w:rFonts w:ascii="Times New Roman" w:hAnsi="Times New Roman" w:cs="Times New Roman"/>
          <w:color w:val="000000" w:themeColor="text1"/>
          <w:sz w:val="20"/>
          <w:szCs w:val="20"/>
        </w:rPr>
        <w:t xml:space="preserve"> Kwon (2022), </w:t>
      </w:r>
      <w:r w:rsidR="00DC0FD6" w:rsidRPr="005B16C7">
        <w:rPr>
          <w:rFonts w:ascii="Times New Roman" w:eastAsia="Times New Roman" w:hAnsi="Times New Roman" w:cs="Times New Roman"/>
          <w:sz w:val="20"/>
          <w:szCs w:val="20"/>
        </w:rPr>
        <w:t>Figure 3 in the results of Experiment 4 in Yang et al. (1999) shows that in the shift condition, null pronouns elicited longer reaction times than overt pronouns when coreferential with the object referent of the preceding sentence. This suggests that null pronouns are less likely to co-refer with object referents than overt pronouns. However, Yang et al. (1999) do not discuss this finding in detail.</w:t>
      </w:r>
    </w:p>
    <w:p w14:paraId="0CB28FDC" w14:textId="660C6C0F" w:rsidR="00F13B21" w:rsidRPr="00A375F1" w:rsidRDefault="00F13B21" w:rsidP="00F13B21">
      <w:pPr>
        <w:spacing w:line="360" w:lineRule="auto"/>
        <w:contextualSpacing/>
        <w:jc w:val="both"/>
        <w:rPr>
          <w:rFonts w:ascii="Times New Roman" w:hAnsi="Times New Roman" w:cs="Times New Roman"/>
          <w:color w:val="000000" w:themeColor="text1"/>
        </w:rPr>
      </w:pPr>
    </w:p>
    <w:p w14:paraId="327A6558" w14:textId="3945B3D4" w:rsidR="00F13B21" w:rsidRPr="00F13B21" w:rsidRDefault="00F13B21">
      <w:pPr>
        <w:pStyle w:val="FootnoteText"/>
      </w:pPr>
    </w:p>
  </w:footnote>
  <w:footnote w:id="4">
    <w:p w14:paraId="34460F28" w14:textId="77777777" w:rsidR="006D5D7D" w:rsidRPr="00F466C0" w:rsidRDefault="006D5D7D" w:rsidP="006D5D7D">
      <w:pPr>
        <w:pStyle w:val="FootnoteText"/>
        <w:rPr>
          <w:rFonts w:ascii="Times New Roman" w:hAnsi="Times New Roman" w:cs="Times New Roman"/>
        </w:rPr>
      </w:pPr>
      <w:r w:rsidRPr="005B16C7">
        <w:rPr>
          <w:rStyle w:val="FootnoteReference"/>
          <w:rFonts w:ascii="Times New Roman" w:hAnsi="Times New Roman" w:cs="Times New Roman"/>
        </w:rPr>
        <w:footnoteRef/>
      </w:r>
      <w:r w:rsidRPr="005B16C7">
        <w:rPr>
          <w:rFonts w:ascii="Times New Roman" w:hAnsi="Times New Roman" w:cs="Times New Roman"/>
        </w:rPr>
        <w:t xml:space="preserve"> </w:t>
      </w:r>
      <w:r w:rsidRPr="001970E7">
        <w:rPr>
          <w:rFonts w:ascii="Times New Roman" w:hAnsi="Times New Roman" w:cs="Times New Roman"/>
        </w:rPr>
        <w:t xml:space="preserve">To access the full list of sentence and image stimuli, please go to the </w:t>
      </w:r>
      <w:r>
        <w:rPr>
          <w:rFonts w:ascii="Times New Roman" w:hAnsi="Times New Roman" w:cs="Times New Roman"/>
        </w:rPr>
        <w:t>Stimuli</w:t>
      </w:r>
      <w:r w:rsidRPr="001970E7">
        <w:rPr>
          <w:rFonts w:ascii="Times New Roman" w:hAnsi="Times New Roman" w:cs="Times New Roman"/>
        </w:rPr>
        <w:t xml:space="preserve"> folder via the link: </w:t>
      </w:r>
      <w:hyperlink r:id="rId1" w:history="1">
        <w:r w:rsidRPr="001970E7">
          <w:rPr>
            <w:rStyle w:val="Hyperlink"/>
            <w:rFonts w:ascii="Times New Roman" w:hAnsi="Times New Roman" w:cs="Times New Roman"/>
          </w:rPr>
          <w:t>https://osf.io/q2ev3/?view_only=d83cee3363ec4c1a91dfb2298dd402be</w:t>
        </w:r>
      </w:hyperlink>
    </w:p>
  </w:footnote>
  <w:footnote w:id="5">
    <w:p w14:paraId="7EC02FCB" w14:textId="395AEA85" w:rsidR="006D5D7D" w:rsidRPr="003C4FF9" w:rsidRDefault="006D5D7D" w:rsidP="006D5D7D">
      <w:pPr>
        <w:contextualSpacing/>
        <w:jc w:val="both"/>
        <w:rPr>
          <w:rFonts w:ascii="Times New Roman" w:hAnsi="Times New Roman" w:cs="Times New Roman"/>
          <w:sz w:val="20"/>
          <w:szCs w:val="20"/>
        </w:rPr>
      </w:pPr>
      <w:r w:rsidRPr="005B16C7">
        <w:rPr>
          <w:rStyle w:val="FootnoteReference"/>
          <w:rFonts w:ascii="Times New Roman" w:hAnsi="Times New Roman" w:cs="Times New Roman"/>
          <w:sz w:val="20"/>
          <w:szCs w:val="20"/>
        </w:rPr>
        <w:footnoteRef/>
      </w:r>
      <w:r w:rsidRPr="005B16C7">
        <w:rPr>
          <w:rFonts w:ascii="Times New Roman" w:hAnsi="Times New Roman" w:cs="Times New Roman"/>
          <w:sz w:val="20"/>
          <w:szCs w:val="20"/>
        </w:rPr>
        <w:t xml:space="preserve"> </w:t>
      </w:r>
      <w:r w:rsidRPr="003C4FF9">
        <w:rPr>
          <w:rFonts w:ascii="Times New Roman" w:hAnsi="Times New Roman" w:cs="Times New Roman"/>
          <w:sz w:val="20"/>
          <w:szCs w:val="20"/>
        </w:rPr>
        <w:t xml:space="preserve">We used a sentence structure similar to </w:t>
      </w:r>
      <w:r w:rsidRPr="003C4FF9">
        <w:rPr>
          <w:rFonts w:ascii="Times New Roman" w:hAnsi="Times New Roman" w:cs="Times New Roman"/>
          <w:sz w:val="20"/>
          <w:szCs w:val="20"/>
        </w:rPr>
        <w:fldChar w:fldCharType="begin"/>
      </w:r>
      <w:r w:rsidRPr="003C4FF9">
        <w:rPr>
          <w:rFonts w:ascii="Times New Roman" w:hAnsi="Times New Roman" w:cs="Times New Roman"/>
          <w:sz w:val="20"/>
          <w:szCs w:val="20"/>
        </w:rPr>
        <w:instrText xml:space="preserve"> ADDIN ZOTERO_ITEM CSL_CITATION {"citationID":"ycOcYZum","properties":{"formattedCitation":"(Hwang, 2021)","plainCitation":"(Hwang, 2021)","dontUpdate":true,"noteIndex":5},"citationItems":[{"id":45,"uris":["http://zotero.org/users/local/x6SmP7TL/items/FHFVEAN4"],"itemData":{"id":45,"type":"article-journal","abstract":"It is well known that English speakers produce fewer pronouns when dis­ course contexts include more than one entity that matches the gender of the pronoun, i.e., gender effect. It is controversial, however, what causes the gender effect. Some suggest that it results from speakers’ avoidance of linguistic ambiguity, while others suggest that it results from the influence of non-linguistic conceptual similarity between discourse entities. To adjudi­ cate between the two accounts, the present study investigates how Mandarin speakers choose referring expressions in written and spoken Mandarin. As written and spoken Mandarin differ in their referential ambi­ guity (the third-person singular pronoun is gender-ambiguous in spoken Mandarin but not in written Mandarin), it provides a good testing ground for evaluating the two accounts with the manipulation of gender similarity. We found that Mandarin speakers’ pronoun use was affected by pronoun ambiguity but not by conceptual similarity of discourse entities. In particular, in written Mandarin, where pronouns are gender-specific, Mandarin speakers produced fewer pronouns when there was more than one character that matched the gender of the pronoun. In spoken Mandarin where pronouns are gender-ambiguous, however, Mandarin speakers’ pronoun use was not influenced by gender of discourse characters. Our findings suggest that the gender effect is driven by an ambiguity-avoidance strategy rather than conceptual similarity between discourse characters.","container-title":"Discourse Processes","DOI":"10.1080/0163853X.2020.1844965","ISSN":"0163-853X, 1532-6950","issue":"3","journalAbbreviation":"Discourse Processes","language":"en","page":"251-259","source":"DOI.org (Crossref)","title":"Avoidance of gender-ambiguous pronouns as a consequence of ambiguity-avoidance strategy","volume":"58","author":[{"family":"Hwang","given":"Heeju"}],"issued":{"date-parts":[["2021",3,16]]}}}],"schema":"https://github.com/citation-style-language/schema/raw/master/csl-citation.json"} </w:instrText>
      </w:r>
      <w:r w:rsidRPr="003C4FF9">
        <w:rPr>
          <w:rFonts w:ascii="Times New Roman" w:hAnsi="Times New Roman" w:cs="Times New Roman"/>
          <w:sz w:val="20"/>
          <w:szCs w:val="20"/>
        </w:rPr>
        <w:fldChar w:fldCharType="separate"/>
      </w:r>
      <w:r w:rsidRPr="003C4FF9">
        <w:rPr>
          <w:rFonts w:ascii="Times New Roman" w:hAnsi="Times New Roman" w:cs="Times New Roman"/>
          <w:noProof/>
          <w:sz w:val="20"/>
          <w:szCs w:val="20"/>
        </w:rPr>
        <w:t>Hwang (2021)</w:t>
      </w:r>
      <w:r w:rsidRPr="003C4FF9">
        <w:rPr>
          <w:rFonts w:ascii="Times New Roman" w:hAnsi="Times New Roman" w:cs="Times New Roman"/>
          <w:sz w:val="20"/>
          <w:szCs w:val="20"/>
        </w:rPr>
        <w:fldChar w:fldCharType="end"/>
      </w:r>
      <w:r w:rsidR="0087362A">
        <w:rPr>
          <w:rFonts w:ascii="Times New Roman" w:hAnsi="Times New Roman" w:cs="Times New Roman"/>
          <w:sz w:val="20"/>
          <w:szCs w:val="20"/>
        </w:rPr>
        <w:t xml:space="preserve"> </w:t>
      </w:r>
      <w:r w:rsidRPr="003C4FF9">
        <w:rPr>
          <w:rFonts w:ascii="Times New Roman" w:hAnsi="Times New Roman" w:cs="Times New Roman"/>
          <w:sz w:val="20"/>
          <w:szCs w:val="20"/>
        </w:rPr>
        <w:t>instead of the extensively</w:t>
      </w:r>
      <w:r w:rsidR="006D4CF9">
        <w:rPr>
          <w:rFonts w:ascii="Times New Roman" w:hAnsi="Times New Roman" w:cs="Times New Roman"/>
          <w:sz w:val="20"/>
          <w:szCs w:val="20"/>
        </w:rPr>
        <w:t>-</w:t>
      </w:r>
      <w:r w:rsidRPr="003C4FF9">
        <w:rPr>
          <w:rFonts w:ascii="Times New Roman" w:hAnsi="Times New Roman" w:cs="Times New Roman"/>
          <w:sz w:val="20"/>
          <w:szCs w:val="20"/>
        </w:rPr>
        <w:t xml:space="preserve">examined </w:t>
      </w:r>
      <w:r w:rsidRPr="003C4FF9">
        <w:rPr>
          <w:rFonts w:ascii="Times New Roman" w:hAnsi="Times New Roman" w:cs="Times New Roman"/>
          <w:i/>
          <w:iCs/>
          <w:sz w:val="20"/>
          <w:szCs w:val="20"/>
        </w:rPr>
        <w:t>when</w:t>
      </w:r>
      <w:r w:rsidRPr="003C4FF9">
        <w:rPr>
          <w:rFonts w:ascii="Times New Roman" w:hAnsi="Times New Roman" w:cs="Times New Roman"/>
          <w:sz w:val="20"/>
          <w:szCs w:val="20"/>
        </w:rPr>
        <w:t>-clause in L1 attrition studies</w:t>
      </w:r>
      <w:r w:rsidR="00133410">
        <w:rPr>
          <w:rFonts w:ascii="Times New Roman" w:hAnsi="Times New Roman" w:cs="Times New Roman"/>
          <w:sz w:val="20"/>
          <w:szCs w:val="20"/>
        </w:rPr>
        <w:t xml:space="preserve"> (</w:t>
      </w:r>
      <w:r w:rsidR="00487D87">
        <w:rPr>
          <w:rFonts w:ascii="Times New Roman" w:hAnsi="Times New Roman" w:cs="Times New Roman"/>
          <w:sz w:val="20"/>
          <w:szCs w:val="20"/>
        </w:rPr>
        <w:t xml:space="preserve">e.g., </w:t>
      </w:r>
      <w:r w:rsidR="00133410">
        <w:rPr>
          <w:rFonts w:ascii="Times New Roman" w:hAnsi="Times New Roman" w:cs="Times New Roman"/>
          <w:sz w:val="20"/>
          <w:szCs w:val="20"/>
        </w:rPr>
        <w:t>Chamorro et al., 2016; Tsimpli et al., 2004)</w:t>
      </w:r>
      <w:r w:rsidRPr="003C4FF9">
        <w:rPr>
          <w:rFonts w:ascii="Times New Roman" w:hAnsi="Times New Roman" w:cs="Times New Roman"/>
          <w:sz w:val="20"/>
          <w:szCs w:val="20"/>
        </w:rPr>
        <w:t xml:space="preserve"> and in </w:t>
      </w:r>
      <w:r w:rsidRPr="003C4FF9">
        <w:rPr>
          <w:rFonts w:ascii="Times New Roman" w:hAnsi="Times New Roman" w:cs="Times New Roman"/>
          <w:sz w:val="20"/>
          <w:szCs w:val="20"/>
          <w:lang w:val="en-US"/>
        </w:rPr>
        <w:fldChar w:fldCharType="begin"/>
      </w:r>
      <w:r w:rsidRPr="003C4FF9">
        <w:rPr>
          <w:rFonts w:ascii="Times New Roman" w:hAnsi="Times New Roman" w:cs="Times New Roman"/>
          <w:sz w:val="20"/>
          <w:szCs w:val="20"/>
          <w:lang w:val="en-US"/>
        </w:rPr>
        <w:instrText xml:space="preserve"> ADDIN ZOTERO_ITEM CSL_CITATION {"citationID":"aGCY3PFb","properties":{"formattedCitation":"(Zhang &amp; Kwon, 2022)","plainCitation":"(Zhang &amp; Kwon, 2022)","dontUpdate":true,"noteIndex":5},"citationItems":[{"id":176,"uris":["http://zotero.org/users/local/x6SmP7TL/items/3794NBC8"],"itemData":{"id":176,"type":"article-journal","abstract":"We report three reading comprehension experiments investigating the interpretational preferences and processing of pro and overt pronouns in Chinese, a ‘discourse-oriented’ pro-drop language (Huang 1984). Our oﬄine rating experiments showed that both pro and overt pronouns were subject-based, but the preference for the subject antecedents was stronger with pro than with overt pronouns. In addition, these diﬀerent levels of subject biases were conﬁrmed in a self-paced reading experiment; a processing penalty was incurred with object antecedent interpretation regardless of the pronominal type, but the penalty was bigger for pro than for overt pronouns. These experimental results are consistent with Accessibility theory that less speciﬁc anaphoric expressions (e.g. pro) were less likely than more speciﬁc anaphoric expressions (e.g. overt pronouns) to refer to a less prominent antecedent (e.g. syntactic object).","container-title":"Journal of Linguistics","DOI":"10.1017/S0022226721000402","ISSN":"0022-2267, 1469-7742","issue":"3","journalAbbreviation":"J. Ling.","language":"en","page":"649-676","source":"DOI.org (Crossref)","title":"The interpretational preferences of null and overt pronouns in Chinese","volume":"58","author":[{"family":"Zhang","given":"Aili"},{"family":"Kwon","given":"Nayoung"}],"issued":{"date-parts":[["2022",8]]}}}],"schema":"https://github.com/citation-style-language/schema/raw/master/csl-citation.json"} </w:instrText>
      </w:r>
      <w:r w:rsidRPr="003C4FF9">
        <w:rPr>
          <w:rFonts w:ascii="Times New Roman" w:hAnsi="Times New Roman" w:cs="Times New Roman"/>
          <w:sz w:val="20"/>
          <w:szCs w:val="20"/>
          <w:lang w:val="en-US"/>
        </w:rPr>
        <w:fldChar w:fldCharType="separate"/>
      </w:r>
      <w:r w:rsidRPr="003C4FF9">
        <w:rPr>
          <w:rFonts w:ascii="Times New Roman" w:hAnsi="Times New Roman" w:cs="Times New Roman"/>
          <w:noProof/>
          <w:sz w:val="20"/>
          <w:szCs w:val="20"/>
          <w:lang w:val="en-US"/>
        </w:rPr>
        <w:t xml:space="preserve">Zhang </w:t>
      </w:r>
      <w:r w:rsidR="00C10AA8">
        <w:rPr>
          <w:rFonts w:ascii="Times New Roman" w:hAnsi="Times New Roman" w:cs="Times New Roman"/>
          <w:noProof/>
          <w:sz w:val="20"/>
          <w:szCs w:val="20"/>
          <w:lang w:val="en-US"/>
        </w:rPr>
        <w:t>and</w:t>
      </w:r>
      <w:r w:rsidRPr="003C4FF9">
        <w:rPr>
          <w:rFonts w:ascii="Times New Roman" w:hAnsi="Times New Roman" w:cs="Times New Roman"/>
          <w:noProof/>
          <w:sz w:val="20"/>
          <w:szCs w:val="20"/>
          <w:lang w:val="en-US"/>
        </w:rPr>
        <w:t xml:space="preserve"> Kwon (2022)</w:t>
      </w:r>
      <w:r w:rsidRPr="003C4FF9">
        <w:rPr>
          <w:rFonts w:ascii="Times New Roman" w:hAnsi="Times New Roman" w:cs="Times New Roman"/>
          <w:sz w:val="20"/>
          <w:szCs w:val="20"/>
          <w:lang w:val="en-US"/>
        </w:rPr>
        <w:fldChar w:fldCharType="end"/>
      </w:r>
      <w:r w:rsidRPr="003C4FF9">
        <w:rPr>
          <w:rFonts w:ascii="Times New Roman" w:hAnsi="Times New Roman" w:cs="Times New Roman"/>
          <w:sz w:val="20"/>
          <w:szCs w:val="20"/>
        </w:rPr>
        <w:t xml:space="preserve">. </w:t>
      </w:r>
      <w:r w:rsidRPr="003C4FF9">
        <w:rPr>
          <w:rFonts w:ascii="Times New Roman" w:hAnsi="Times New Roman" w:cs="Times New Roman"/>
          <w:color w:val="000000" w:themeColor="text1"/>
          <w:sz w:val="20"/>
          <w:szCs w:val="20"/>
        </w:rPr>
        <w:t xml:space="preserve">This is because in the “when” temporal clause in Mandarin, where the pronoun is null, the sentence entails an adverbial clause inserted inside the matrix one; whereas in the case of the overt pronoun, this is the structure in which the adverbial clause precedes the matrix one </w:t>
      </w:r>
      <w:r w:rsidRPr="003C4FF9">
        <w:rPr>
          <w:rFonts w:ascii="Times New Roman" w:hAnsi="Times New Roman" w:cs="Times New Roman"/>
          <w:color w:val="000000" w:themeColor="text1"/>
          <w:sz w:val="20"/>
          <w:szCs w:val="20"/>
        </w:rPr>
        <w:fldChar w:fldCharType="begin"/>
      </w:r>
      <w:r w:rsidRPr="003C4FF9">
        <w:rPr>
          <w:rFonts w:ascii="Times New Roman" w:hAnsi="Times New Roman" w:cs="Times New Roman"/>
          <w:color w:val="000000" w:themeColor="text1"/>
          <w:sz w:val="20"/>
          <w:szCs w:val="20"/>
        </w:rPr>
        <w:instrText xml:space="preserve"> ADDIN ZOTERO_ITEM CSL_CITATION {"citationID":"aXQ1s1Cs","properties":{"formattedCitation":"(Yan, 2022)","plainCitation":"(Yan, 2022)","noteIndex":5},"citationItems":[{"id":164,"uris":["http://zotero.org/users/local/x6SmP7TL/items/I7IBJTE9"],"itemData":{"id":164,"type":"manuscript","language":"en","source":"Zotero","title":"Deriving Temporal Adverbial Clauses in Mandarin Chinese","author":[{"family":"Yan","given":"Qiuhao Charles"}],"issued":{"date-parts":[["2022"]]}}}],"schema":"https://github.com/citation-style-language/schema/raw/master/csl-citation.json"} </w:instrText>
      </w:r>
      <w:r w:rsidRPr="003C4FF9">
        <w:rPr>
          <w:rFonts w:ascii="Times New Roman" w:hAnsi="Times New Roman" w:cs="Times New Roman"/>
          <w:color w:val="000000" w:themeColor="text1"/>
          <w:sz w:val="20"/>
          <w:szCs w:val="20"/>
        </w:rPr>
        <w:fldChar w:fldCharType="separate"/>
      </w:r>
      <w:r w:rsidRPr="003C4FF9">
        <w:rPr>
          <w:rFonts w:ascii="Times New Roman" w:hAnsi="Times New Roman" w:cs="Times New Roman"/>
          <w:noProof/>
          <w:color w:val="000000" w:themeColor="text1"/>
          <w:sz w:val="20"/>
          <w:szCs w:val="20"/>
        </w:rPr>
        <w:t>(Yan, 2022)</w:t>
      </w:r>
      <w:r w:rsidRPr="003C4FF9">
        <w:rPr>
          <w:rFonts w:ascii="Times New Roman" w:hAnsi="Times New Roman" w:cs="Times New Roman"/>
          <w:color w:val="000000" w:themeColor="text1"/>
          <w:sz w:val="20"/>
          <w:szCs w:val="20"/>
        </w:rPr>
        <w:fldChar w:fldCharType="end"/>
      </w:r>
      <w:r w:rsidRPr="003C4FF9">
        <w:rPr>
          <w:rFonts w:ascii="Times New Roman" w:hAnsi="Times New Roman" w:cs="Times New Roman"/>
          <w:color w:val="000000" w:themeColor="text1"/>
          <w:sz w:val="20"/>
          <w:szCs w:val="20"/>
        </w:rPr>
        <w:t xml:space="preserve">. </w:t>
      </w:r>
      <w:r w:rsidRPr="003C4FF9">
        <w:rPr>
          <w:rFonts w:ascii="Times New Roman" w:hAnsi="Times New Roman" w:cs="Times New Roman"/>
          <w:sz w:val="20"/>
          <w:szCs w:val="20"/>
        </w:rPr>
        <w:t xml:space="preserve">So, in principle, these two sentences are structurally different, thus naturally leading to different results. </w:t>
      </w:r>
    </w:p>
    <w:p w14:paraId="2DF67CC7" w14:textId="77777777" w:rsidR="006D5D7D" w:rsidRPr="001970E7" w:rsidRDefault="006D5D7D" w:rsidP="006D5D7D">
      <w:pPr>
        <w:spacing w:line="312" w:lineRule="auto"/>
        <w:contextualSpacing/>
        <w:jc w:val="both"/>
        <w:rPr>
          <w:rFonts w:ascii="Times New Roman" w:hAnsi="Times New Roman" w:cs="Times New Roman"/>
          <w:sz w:val="20"/>
          <w:szCs w:val="20"/>
        </w:rPr>
      </w:pPr>
    </w:p>
  </w:footnote>
  <w:footnote w:id="6">
    <w:p w14:paraId="5ED48329" w14:textId="777DC670" w:rsidR="00C2432E" w:rsidRDefault="00C2432E" w:rsidP="00C2432E">
      <w:pPr>
        <w:pStyle w:val="FootnoteText"/>
      </w:pPr>
      <w:r w:rsidRPr="00631904">
        <w:rPr>
          <w:rStyle w:val="FootnoteReference"/>
          <w:rFonts w:ascii="Times New Roman" w:hAnsi="Times New Roman" w:cs="Times New Roman"/>
          <w:color w:val="000000" w:themeColor="text1"/>
        </w:rPr>
        <w:footnoteRef/>
      </w:r>
      <w:r w:rsidRPr="00631904">
        <w:rPr>
          <w:rFonts w:ascii="Times New Roman" w:hAnsi="Times New Roman" w:cs="Times New Roman"/>
          <w:color w:val="000000" w:themeColor="text1"/>
        </w:rPr>
        <w:t xml:space="preserve"> </w:t>
      </w:r>
      <w:r w:rsidR="00950AE3" w:rsidRPr="00631904">
        <w:rPr>
          <w:rFonts w:ascii="Times New Roman" w:hAnsi="Times New Roman" w:cs="Times New Roman"/>
          <w:color w:val="000000" w:themeColor="text1"/>
        </w:rPr>
        <w:t xml:space="preserve">We also asked participants about their use </w:t>
      </w:r>
      <w:r w:rsidR="00950AE3" w:rsidRPr="00C408F9">
        <w:rPr>
          <w:rFonts w:ascii="Times New Roman" w:hAnsi="Times New Roman" w:cs="Times New Roman"/>
          <w:color w:val="000000" w:themeColor="text1"/>
        </w:rPr>
        <w:t xml:space="preserve">of </w:t>
      </w:r>
      <w:r w:rsidR="00481AF0" w:rsidRPr="00C408F9">
        <w:rPr>
          <w:rFonts w:ascii="Times New Roman" w:hAnsi="Times New Roman" w:cs="Times New Roman"/>
          <w:color w:val="000000" w:themeColor="text1"/>
        </w:rPr>
        <w:t>regional varieties of Chinese</w:t>
      </w:r>
      <w:r w:rsidR="00131C7B" w:rsidRPr="00C408F9">
        <w:rPr>
          <w:rFonts w:ascii="Times New Roman" w:hAnsi="Times New Roman" w:cs="Times New Roman"/>
          <w:color w:val="000000" w:themeColor="text1"/>
        </w:rPr>
        <w:t xml:space="preserve">, </w:t>
      </w:r>
      <w:r w:rsidR="00C408F9">
        <w:rPr>
          <w:rFonts w:ascii="Times New Roman" w:hAnsi="Times New Roman" w:cs="Times New Roman"/>
          <w:color w:val="000000" w:themeColor="text1"/>
        </w:rPr>
        <w:t>including e.g.,</w:t>
      </w:r>
      <w:r w:rsidR="00131C7B" w:rsidRPr="00C408F9">
        <w:rPr>
          <w:rFonts w:ascii="Times New Roman" w:hAnsi="Times New Roman" w:cs="Times New Roman"/>
          <w:color w:val="000000" w:themeColor="text1"/>
        </w:rPr>
        <w:t xml:space="preserve"> Cantonese and Wu</w:t>
      </w:r>
      <w:r w:rsidR="00950AE3" w:rsidRPr="00631904">
        <w:rPr>
          <w:rFonts w:ascii="Times New Roman" w:hAnsi="Times New Roman" w:cs="Times New Roman"/>
          <w:color w:val="000000" w:themeColor="text1"/>
        </w:rPr>
        <w:t xml:space="preserve">. </w:t>
      </w:r>
      <w:r w:rsidRPr="00631904">
        <w:rPr>
          <w:rFonts w:ascii="Times New Roman" w:hAnsi="Times New Roman" w:cs="Times New Roman"/>
          <w:color w:val="000000" w:themeColor="text1"/>
          <w:lang w:val="en-US"/>
        </w:rPr>
        <w:t>16 out of 35 speakers in the Long-Term English Exposure group, 19 out of 35 in the Short-Term English Exposure group, and 10 out of 31 in the control group indicated a lack of daily use or proficiency in</w:t>
      </w:r>
      <w:r w:rsidR="00481AF0" w:rsidRPr="00631904">
        <w:rPr>
          <w:rFonts w:ascii="Times New Roman" w:hAnsi="Times New Roman" w:cs="Times New Roman"/>
          <w:color w:val="000000" w:themeColor="text1"/>
          <w:lang w:val="en-US"/>
        </w:rPr>
        <w:t xml:space="preserve"> </w:t>
      </w:r>
      <w:r w:rsidR="00185974" w:rsidRPr="00631904">
        <w:rPr>
          <w:rFonts w:ascii="Times New Roman" w:hAnsi="Times New Roman" w:cs="Times New Roman"/>
          <w:color w:val="000000" w:themeColor="text1"/>
          <w:lang w:val="en-US"/>
        </w:rPr>
        <w:t xml:space="preserve">these regional </w:t>
      </w:r>
      <w:r w:rsidR="00481AF0" w:rsidRPr="00631904">
        <w:rPr>
          <w:rFonts w:ascii="Times New Roman" w:hAnsi="Times New Roman" w:cs="Times New Roman"/>
          <w:color w:val="000000" w:themeColor="text1"/>
          <w:lang w:val="en-US"/>
        </w:rPr>
        <w:t>varieties</w:t>
      </w:r>
      <w:r w:rsidRPr="00631904">
        <w:rPr>
          <w:rFonts w:ascii="Times New Roman" w:hAnsi="Times New Roman" w:cs="Times New Roman"/>
          <w:color w:val="000000" w:themeColor="text1"/>
          <w:lang w:val="en-US"/>
        </w:rPr>
        <w:t>.</w:t>
      </w:r>
      <w:r w:rsidR="00950AE3" w:rsidRPr="00631904">
        <w:rPr>
          <w:rFonts w:ascii="Times New Roman" w:hAnsi="Times New Roman" w:cs="Times New Roman"/>
          <w:color w:val="000000" w:themeColor="text1"/>
          <w:lang w:val="en-US"/>
        </w:rPr>
        <w:t xml:space="preserve"> </w:t>
      </w:r>
      <w:r w:rsidR="00950AE3" w:rsidRPr="00631904">
        <w:rPr>
          <w:rFonts w:ascii="Times New Roman" w:hAnsi="Times New Roman" w:cs="Times New Roman"/>
          <w:color w:val="000000" w:themeColor="text1"/>
        </w:rPr>
        <w:t xml:space="preserve">Speakers in the control group </w:t>
      </w:r>
      <w:r w:rsidR="003E0241" w:rsidRPr="00631904">
        <w:rPr>
          <w:rFonts w:ascii="Times New Roman" w:hAnsi="Times New Roman" w:cs="Times New Roman"/>
          <w:color w:val="000000" w:themeColor="text1"/>
        </w:rPr>
        <w:t>reported</w:t>
      </w:r>
      <w:r w:rsidR="00950AE3" w:rsidRPr="00631904">
        <w:rPr>
          <w:rFonts w:ascii="Times New Roman" w:hAnsi="Times New Roman" w:cs="Times New Roman"/>
          <w:color w:val="000000" w:themeColor="text1"/>
        </w:rPr>
        <w:t xml:space="preserve"> higher proficiency in listening and speaking compared to their counterparts in the other </w:t>
      </w:r>
      <w:proofErr w:type="gramStart"/>
      <w:r w:rsidR="00950AE3" w:rsidRPr="00631904">
        <w:rPr>
          <w:rFonts w:ascii="Times New Roman" w:hAnsi="Times New Roman" w:cs="Times New Roman"/>
          <w:color w:val="000000" w:themeColor="text1"/>
        </w:rPr>
        <w:t>groups</w:t>
      </w:r>
      <w:r w:rsidR="003E0241" w:rsidRPr="00631904">
        <w:rPr>
          <w:rFonts w:ascii="Times New Roman" w:hAnsi="Times New Roman" w:cs="Times New Roman"/>
          <w:color w:val="000000" w:themeColor="text1"/>
        </w:rPr>
        <w:t>,</w:t>
      </w:r>
      <w:r w:rsidR="00631904" w:rsidRPr="00631904">
        <w:rPr>
          <w:rFonts w:ascii="Times New Roman" w:hAnsi="Times New Roman" w:cs="Times New Roman"/>
          <w:color w:val="000000" w:themeColor="text1"/>
        </w:rPr>
        <w:t xml:space="preserve"> </w:t>
      </w:r>
      <w:r w:rsidR="003E0241" w:rsidRPr="00631904">
        <w:rPr>
          <w:rFonts w:ascii="Times New Roman" w:hAnsi="Times New Roman" w:cs="Times New Roman"/>
          <w:color w:val="000000" w:themeColor="text1"/>
        </w:rPr>
        <w:t>and</w:t>
      </w:r>
      <w:proofErr w:type="gramEnd"/>
      <w:r w:rsidR="003E0241" w:rsidRPr="00631904">
        <w:rPr>
          <w:rFonts w:ascii="Times New Roman" w:hAnsi="Times New Roman" w:cs="Times New Roman"/>
          <w:color w:val="000000" w:themeColor="text1"/>
        </w:rPr>
        <w:t xml:space="preserve"> report greater use of </w:t>
      </w:r>
      <w:r w:rsidR="00481AF0" w:rsidRPr="00631904">
        <w:rPr>
          <w:rFonts w:ascii="Times New Roman" w:hAnsi="Times New Roman" w:cs="Times New Roman"/>
          <w:color w:val="000000" w:themeColor="text1"/>
        </w:rPr>
        <w:t>them</w:t>
      </w:r>
      <w:r w:rsidR="003E0241" w:rsidRPr="00631904">
        <w:rPr>
          <w:rFonts w:ascii="Times New Roman" w:hAnsi="Times New Roman" w:cs="Times New Roman"/>
          <w:color w:val="000000" w:themeColor="text1"/>
        </w:rPr>
        <w:t xml:space="preserve"> than the other groups, particularly in listening and speaking</w:t>
      </w:r>
      <w:r w:rsidR="00950AE3" w:rsidRPr="00631904">
        <w:rPr>
          <w:rFonts w:ascii="Times New Roman" w:hAnsi="Times New Roman" w:cs="Times New Roman"/>
          <w:color w:val="000000" w:themeColor="text1"/>
        </w:rPr>
        <w:t>.</w:t>
      </w:r>
      <w:r w:rsidR="00185974" w:rsidRPr="00631904">
        <w:rPr>
          <w:rFonts w:ascii="Times New Roman" w:hAnsi="Times New Roman" w:cs="Times New Roman"/>
          <w:color w:val="000000" w:themeColor="text1"/>
        </w:rPr>
        <w:t xml:space="preserve"> </w:t>
      </w:r>
    </w:p>
  </w:footnote>
  <w:footnote w:id="7">
    <w:p w14:paraId="1784FE5C" w14:textId="5CE7B2C7" w:rsidR="00C67982" w:rsidRPr="00B85B4B" w:rsidRDefault="00C67982" w:rsidP="00C67982">
      <w:pPr>
        <w:contextualSpacing/>
        <w:jc w:val="both"/>
        <w:rPr>
          <w:rFonts w:ascii="Times New Roman" w:hAnsi="Times New Roman" w:cs="Times New Roman"/>
          <w:sz w:val="20"/>
          <w:szCs w:val="20"/>
        </w:rPr>
      </w:pPr>
      <w:r w:rsidRPr="00A375F1">
        <w:rPr>
          <w:rStyle w:val="FootnoteReference"/>
          <w:rFonts w:ascii="Times New Roman" w:hAnsi="Times New Roman" w:cs="Times New Roman"/>
          <w:sz w:val="20"/>
          <w:szCs w:val="20"/>
        </w:rPr>
        <w:footnoteRef/>
      </w:r>
      <w:r w:rsidRPr="00A375F1">
        <w:rPr>
          <w:rFonts w:ascii="Times New Roman" w:hAnsi="Times New Roman" w:cs="Times New Roman"/>
          <w:sz w:val="20"/>
          <w:szCs w:val="20"/>
        </w:rPr>
        <w:t xml:space="preserve"> </w:t>
      </w:r>
      <w:r w:rsidRPr="00B85B4B">
        <w:rPr>
          <w:rFonts w:ascii="Times New Roman" w:hAnsi="Times New Roman" w:cs="Times New Roman"/>
          <w:sz w:val="20"/>
          <w:szCs w:val="20"/>
        </w:rPr>
        <w:t xml:space="preserve">The full analysis can be accessed in the </w:t>
      </w:r>
      <w:proofErr w:type="spellStart"/>
      <w:r w:rsidR="00FF321F">
        <w:rPr>
          <w:rFonts w:ascii="Times New Roman" w:hAnsi="Times New Roman" w:cs="Times New Roman"/>
          <w:sz w:val="20"/>
          <w:szCs w:val="20"/>
        </w:rPr>
        <w:t>Acat</w:t>
      </w:r>
      <w:proofErr w:type="spellEnd"/>
      <w:r w:rsidR="00FF321F">
        <w:rPr>
          <w:rFonts w:ascii="Times New Roman" w:hAnsi="Times New Roman" w:cs="Times New Roman"/>
          <w:sz w:val="20"/>
          <w:szCs w:val="20"/>
        </w:rPr>
        <w:t xml:space="preserve"> </w:t>
      </w:r>
      <w:r w:rsidRPr="00B85B4B">
        <w:rPr>
          <w:rFonts w:ascii="Times New Roman" w:hAnsi="Times New Roman" w:cs="Times New Roman"/>
          <w:sz w:val="20"/>
          <w:szCs w:val="20"/>
        </w:rPr>
        <w:t xml:space="preserve">Analysis folder via this link: </w:t>
      </w:r>
    </w:p>
    <w:p w14:paraId="641EDBB2" w14:textId="77777777" w:rsidR="00C67982" w:rsidRDefault="00B94AC4" w:rsidP="00C67982">
      <w:pPr>
        <w:contextualSpacing/>
        <w:jc w:val="both"/>
      </w:pPr>
      <w:hyperlink r:id="rId2" w:history="1">
        <w:r w:rsidR="00C67982" w:rsidRPr="00B85B4B">
          <w:rPr>
            <w:rStyle w:val="Hyperlink"/>
            <w:rFonts w:ascii="Times New Roman" w:hAnsi="Times New Roman" w:cs="Times New Roman"/>
            <w:sz w:val="20"/>
            <w:szCs w:val="20"/>
          </w:rPr>
          <w:t>https://osf.io/q2ev3/?view_only=d83cee3363ec4c1a91dfb2298dd402be</w:t>
        </w:r>
      </w:hyperlink>
    </w:p>
  </w:footnote>
  <w:footnote w:id="8">
    <w:p w14:paraId="08FAA0F0" w14:textId="77777777" w:rsidR="00946184" w:rsidRDefault="00946184" w:rsidP="00946184">
      <w:pPr>
        <w:pStyle w:val="FootnoteText"/>
      </w:pPr>
      <w:r w:rsidRPr="00CA69FC">
        <w:rPr>
          <w:rStyle w:val="FootnoteReference"/>
          <w:rFonts w:ascii="Times New Roman" w:hAnsi="Times New Roman" w:cs="Times New Roman"/>
        </w:rPr>
        <w:footnoteRef/>
      </w:r>
      <w:r w:rsidRPr="00CA69FC">
        <w:rPr>
          <w:rFonts w:ascii="Times New Roman" w:hAnsi="Times New Roman" w:cs="Times New Roman"/>
        </w:rPr>
        <w:t xml:space="preserve"> </w:t>
      </w:r>
      <w:r w:rsidRPr="00B85B4B">
        <w:rPr>
          <w:rFonts w:ascii="Times New Roman" w:hAnsi="Times New Roman" w:cs="Times New Roman"/>
        </w:rPr>
        <w:t xml:space="preserve">We do not repeat coefficients for the Intercept (Role = Subject) and Role (= Non-subject) </w:t>
      </w:r>
      <w:r>
        <w:rPr>
          <w:rFonts w:ascii="Times New Roman" w:hAnsi="Times New Roman" w:cs="Times New Roman"/>
        </w:rPr>
        <w:t xml:space="preserve">in the two-character condition </w:t>
      </w:r>
      <w:r w:rsidRPr="00B85B4B">
        <w:rPr>
          <w:rFonts w:ascii="Times New Roman" w:hAnsi="Times New Roman" w:cs="Times New Roman"/>
        </w:rPr>
        <w:t>in th</w:t>
      </w:r>
      <w:r>
        <w:rPr>
          <w:rFonts w:ascii="Times New Roman" w:hAnsi="Times New Roman" w:cs="Times New Roman"/>
        </w:rPr>
        <w:t>e following</w:t>
      </w:r>
      <w:r w:rsidRPr="00B85B4B">
        <w:rPr>
          <w:rFonts w:ascii="Times New Roman" w:hAnsi="Times New Roman" w:cs="Times New Roman"/>
        </w:rPr>
        <w:t xml:space="preserve"> table</w:t>
      </w:r>
      <w:r>
        <w:rPr>
          <w:rFonts w:ascii="Times New Roman" w:hAnsi="Times New Roman" w:cs="Times New Roman"/>
        </w:rPr>
        <w:t>s</w:t>
      </w:r>
      <w:r w:rsidRPr="00B85B4B">
        <w:rPr>
          <w:rFonts w:ascii="Times New Roman" w:hAnsi="Times New Roman" w:cs="Times New Roman"/>
        </w:rPr>
        <w:t xml:space="preserve"> as they have been presented in Table </w:t>
      </w:r>
      <w:r>
        <w:rPr>
          <w:rFonts w:ascii="Times New Roman" w:hAnsi="Times New Roman" w:cs="Times New Roman"/>
        </w:rPr>
        <w:t>5</w:t>
      </w:r>
      <w:r w:rsidRPr="00B85B4B">
        <w:rPr>
          <w:rFonts w:ascii="Times New Roman" w:hAnsi="Times New Roman" w:cs="Times New Roman"/>
        </w:rPr>
        <w:t>.</w:t>
      </w:r>
    </w:p>
  </w:footnote>
  <w:footnote w:id="9">
    <w:p w14:paraId="11FCD9A7" w14:textId="60421536" w:rsidR="00946184" w:rsidRDefault="00946184" w:rsidP="00946184">
      <w:pPr>
        <w:pStyle w:val="FootnoteText"/>
      </w:pPr>
      <w:r w:rsidRPr="00CA69FC">
        <w:rPr>
          <w:rStyle w:val="FootnoteReference"/>
          <w:rFonts w:ascii="Times New Roman" w:hAnsi="Times New Roman" w:cs="Times New Roman"/>
        </w:rPr>
        <w:footnoteRef/>
      </w:r>
      <w:r>
        <w:t xml:space="preserve"> </w:t>
      </w:r>
      <w:r w:rsidRPr="00B85B4B">
        <w:rPr>
          <w:rFonts w:ascii="Times New Roman" w:hAnsi="Times New Roman" w:cs="Times New Roman"/>
        </w:rPr>
        <w:t xml:space="preserve">We do not repeat coefficients for the Intercept (Role = Subject) </w:t>
      </w:r>
      <w:r>
        <w:rPr>
          <w:rFonts w:ascii="Times New Roman" w:hAnsi="Times New Roman" w:cs="Times New Roman"/>
        </w:rPr>
        <w:t xml:space="preserve">in the one-character condition in the following </w:t>
      </w:r>
      <w:r w:rsidRPr="00B85B4B">
        <w:rPr>
          <w:rFonts w:ascii="Times New Roman" w:hAnsi="Times New Roman" w:cs="Times New Roman"/>
        </w:rPr>
        <w:t>table</w:t>
      </w:r>
      <w:r>
        <w:rPr>
          <w:rFonts w:ascii="Times New Roman" w:hAnsi="Times New Roman" w:cs="Times New Roman"/>
        </w:rPr>
        <w:t>s</w:t>
      </w:r>
      <w:r w:rsidRPr="00B85B4B">
        <w:rPr>
          <w:rFonts w:ascii="Times New Roman" w:hAnsi="Times New Roman" w:cs="Times New Roman"/>
        </w:rPr>
        <w:t xml:space="preserve"> as they have been presented in Table </w:t>
      </w:r>
      <w:r w:rsidR="00961064">
        <w:rPr>
          <w:rFonts w:ascii="Times New Roman" w:hAnsi="Times New Roman" w:cs="Times New Roman"/>
        </w:rPr>
        <w:t>6</w:t>
      </w:r>
      <w:r w:rsidRPr="00B85B4B">
        <w:rPr>
          <w:rFonts w:ascii="Times New Roman" w:hAnsi="Times New Roman" w:cs="Times New Roman"/>
        </w:rPr>
        <w:t>.</w:t>
      </w:r>
    </w:p>
  </w:footnote>
  <w:footnote w:id="10">
    <w:p w14:paraId="0303DE4F" w14:textId="4D44402A" w:rsidR="00995A9D" w:rsidRPr="00995A9D" w:rsidRDefault="00995A9D">
      <w:pPr>
        <w:pStyle w:val="FootnoteText"/>
        <w:rPr>
          <w:rFonts w:ascii="Times New Roman" w:hAnsi="Times New Roman" w:cs="Times New Roman"/>
        </w:rPr>
      </w:pPr>
      <w:r w:rsidRPr="00995A9D">
        <w:rPr>
          <w:rStyle w:val="FootnoteReference"/>
          <w:rFonts w:ascii="Times New Roman" w:hAnsi="Times New Roman" w:cs="Times New Roman"/>
        </w:rPr>
        <w:footnoteRef/>
      </w:r>
      <w:r>
        <w:rPr>
          <w:rFonts w:ascii="Times New Roman" w:hAnsi="Times New Roman" w:cs="Times New Roman"/>
        </w:rPr>
        <w:t xml:space="preserve"> </w:t>
      </w:r>
      <w:proofErr w:type="spellStart"/>
      <w:r w:rsidR="00ED36D4">
        <w:rPr>
          <w:rFonts w:ascii="Times New Roman" w:hAnsi="Times New Roman" w:cs="Times New Roman"/>
        </w:rPr>
        <w:t>Vehtari</w:t>
      </w:r>
      <w:proofErr w:type="spellEnd"/>
      <w:r w:rsidR="00ED36D4">
        <w:rPr>
          <w:rFonts w:ascii="Times New Roman" w:hAnsi="Times New Roman" w:cs="Times New Roman"/>
        </w:rPr>
        <w:t>, A. (2018, September 26).</w:t>
      </w:r>
      <w:r w:rsidR="00EF1688">
        <w:rPr>
          <w:rFonts w:ascii="Times New Roman" w:hAnsi="Times New Roman" w:cs="Times New Roman"/>
        </w:rPr>
        <w:t xml:space="preserve"> </w:t>
      </w:r>
      <w:r w:rsidR="00EF1688" w:rsidRPr="00ED36D4">
        <w:rPr>
          <w:rFonts w:ascii="Times New Roman" w:hAnsi="Times New Roman" w:cs="Times New Roman"/>
          <w:i/>
          <w:iCs/>
        </w:rPr>
        <w:t>Interpreting output from compare of LOO</w:t>
      </w:r>
      <w:r w:rsidR="00EF1688">
        <w:rPr>
          <w:rFonts w:ascii="Times New Roman" w:hAnsi="Times New Roman" w:cs="Times New Roman"/>
        </w:rPr>
        <w:t xml:space="preserve">. </w:t>
      </w:r>
      <w:r w:rsidR="007161C0">
        <w:rPr>
          <w:rFonts w:ascii="Times New Roman" w:hAnsi="Times New Roman" w:cs="Times New Roman"/>
        </w:rPr>
        <w:t>The Stan Forums</w:t>
      </w:r>
      <w:r w:rsidR="00EF1688">
        <w:rPr>
          <w:rFonts w:ascii="Times New Roman" w:hAnsi="Times New Roman" w:cs="Times New Roman"/>
        </w:rPr>
        <w:t>.</w:t>
      </w:r>
      <w:r w:rsidR="00ED36D4">
        <w:rPr>
          <w:rFonts w:ascii="Times New Roman" w:hAnsi="Times New Roman" w:cs="Times New Roman"/>
        </w:rPr>
        <w:t xml:space="preserve"> </w:t>
      </w:r>
      <w:hyperlink r:id="rId3" w:history="1">
        <w:r w:rsidR="00ED36D4" w:rsidRPr="00ED36D4">
          <w:rPr>
            <w:rStyle w:val="Hyperlink"/>
            <w:rFonts w:ascii="Times New Roman" w:hAnsi="Times New Roman" w:cs="Times New Roman"/>
          </w:rPr>
          <w:t>https://discourse.mc-stan.org/t/interpreting-output-from-compare-of-loo/3380/2</w:t>
        </w:r>
      </w:hyperlink>
      <w:r>
        <w:rPr>
          <w:rFonts w:ascii="Times New Roman" w:hAnsi="Times New Roman" w:cs="Times New Roman"/>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1430"/>
    <w:multiLevelType w:val="hybridMultilevel"/>
    <w:tmpl w:val="F10AC648"/>
    <w:lvl w:ilvl="0" w:tplc="A4641A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4AB4194"/>
    <w:multiLevelType w:val="hybridMultilevel"/>
    <w:tmpl w:val="AF4EC094"/>
    <w:lvl w:ilvl="0" w:tplc="CA14E7D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6EA6AEA"/>
    <w:multiLevelType w:val="hybridMultilevel"/>
    <w:tmpl w:val="A7446E42"/>
    <w:lvl w:ilvl="0" w:tplc="70C8376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72D7130"/>
    <w:multiLevelType w:val="hybridMultilevel"/>
    <w:tmpl w:val="A30EFB5C"/>
    <w:lvl w:ilvl="0" w:tplc="9DB818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09F65589"/>
    <w:multiLevelType w:val="hybridMultilevel"/>
    <w:tmpl w:val="01BE4F4C"/>
    <w:lvl w:ilvl="0" w:tplc="CF046EF4">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D995608"/>
    <w:multiLevelType w:val="multilevel"/>
    <w:tmpl w:val="6E90F1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8A04BE"/>
    <w:multiLevelType w:val="hybridMultilevel"/>
    <w:tmpl w:val="40B0F1D6"/>
    <w:lvl w:ilvl="0" w:tplc="2A904D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14FE786C"/>
    <w:multiLevelType w:val="hybridMultilevel"/>
    <w:tmpl w:val="358825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DCE3D38"/>
    <w:multiLevelType w:val="hybridMultilevel"/>
    <w:tmpl w:val="0980BD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C1C7229"/>
    <w:multiLevelType w:val="multilevel"/>
    <w:tmpl w:val="B53660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68D0416D"/>
    <w:multiLevelType w:val="hybridMultilevel"/>
    <w:tmpl w:val="81725010"/>
    <w:lvl w:ilvl="0" w:tplc="2A6CBCA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6FDA4E7A"/>
    <w:multiLevelType w:val="hybridMultilevel"/>
    <w:tmpl w:val="B968451C"/>
    <w:lvl w:ilvl="0" w:tplc="3440FC7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265651F"/>
    <w:multiLevelType w:val="hybridMultilevel"/>
    <w:tmpl w:val="629EBDEE"/>
    <w:lvl w:ilvl="0" w:tplc="869C737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8010235"/>
    <w:multiLevelType w:val="hybridMultilevel"/>
    <w:tmpl w:val="55725A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3"/>
  </w:num>
  <w:num w:numId="2">
    <w:abstractNumId w:val="7"/>
  </w:num>
  <w:num w:numId="3">
    <w:abstractNumId w:val="5"/>
  </w:num>
  <w:num w:numId="4">
    <w:abstractNumId w:val="8"/>
  </w:num>
  <w:num w:numId="5">
    <w:abstractNumId w:val="12"/>
  </w:num>
  <w:num w:numId="6">
    <w:abstractNumId w:val="2"/>
  </w:num>
  <w:num w:numId="7">
    <w:abstractNumId w:val="1"/>
  </w:num>
  <w:num w:numId="8">
    <w:abstractNumId w:val="10"/>
  </w:num>
  <w:num w:numId="9">
    <w:abstractNumId w:val="11"/>
  </w:num>
  <w:num w:numId="10">
    <w:abstractNumId w:val="4"/>
  </w:num>
  <w:num w:numId="11">
    <w:abstractNumId w:val="0"/>
  </w:num>
  <w:num w:numId="12">
    <w:abstractNumId w:val="9"/>
  </w:num>
  <w:num w:numId="13">
    <w:abstractNumId w:val="6"/>
  </w:num>
  <w:num w:numId="1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ajun Liu">
    <w15:presenceInfo w15:providerId="AD" w15:userId="S::s1942126@ed.ac.uk::6577f82d-5a26-40ab-b05a-caf933191c2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B80"/>
    <w:rsid w:val="00007B3B"/>
    <w:rsid w:val="000119E4"/>
    <w:rsid w:val="00012663"/>
    <w:rsid w:val="00020C3F"/>
    <w:rsid w:val="000251CB"/>
    <w:rsid w:val="00025AE7"/>
    <w:rsid w:val="000271AF"/>
    <w:rsid w:val="00030E1C"/>
    <w:rsid w:val="00031492"/>
    <w:rsid w:val="000466EC"/>
    <w:rsid w:val="000504D1"/>
    <w:rsid w:val="00051BE5"/>
    <w:rsid w:val="00052019"/>
    <w:rsid w:val="0006497F"/>
    <w:rsid w:val="0007021E"/>
    <w:rsid w:val="00071DB0"/>
    <w:rsid w:val="00075DB8"/>
    <w:rsid w:val="0007771D"/>
    <w:rsid w:val="000952AE"/>
    <w:rsid w:val="0009546C"/>
    <w:rsid w:val="000A051D"/>
    <w:rsid w:val="000A0916"/>
    <w:rsid w:val="000A13A2"/>
    <w:rsid w:val="000B3A72"/>
    <w:rsid w:val="000B561D"/>
    <w:rsid w:val="000B5BFE"/>
    <w:rsid w:val="000C1309"/>
    <w:rsid w:val="000C2178"/>
    <w:rsid w:val="000D0902"/>
    <w:rsid w:val="000D1F24"/>
    <w:rsid w:val="000D52FC"/>
    <w:rsid w:val="000D6B38"/>
    <w:rsid w:val="000D7CE4"/>
    <w:rsid w:val="000E039C"/>
    <w:rsid w:val="000E4031"/>
    <w:rsid w:val="000F268A"/>
    <w:rsid w:val="000F270D"/>
    <w:rsid w:val="000F2A9B"/>
    <w:rsid w:val="000F6874"/>
    <w:rsid w:val="00101635"/>
    <w:rsid w:val="00102C9E"/>
    <w:rsid w:val="00104BEA"/>
    <w:rsid w:val="00111684"/>
    <w:rsid w:val="001164D4"/>
    <w:rsid w:val="0011719D"/>
    <w:rsid w:val="00120A93"/>
    <w:rsid w:val="001267EA"/>
    <w:rsid w:val="00131C7B"/>
    <w:rsid w:val="00133410"/>
    <w:rsid w:val="001334B4"/>
    <w:rsid w:val="00133D19"/>
    <w:rsid w:val="00133E0E"/>
    <w:rsid w:val="00143488"/>
    <w:rsid w:val="00150D34"/>
    <w:rsid w:val="00151326"/>
    <w:rsid w:val="0015469B"/>
    <w:rsid w:val="001563A8"/>
    <w:rsid w:val="00160804"/>
    <w:rsid w:val="00166C98"/>
    <w:rsid w:val="0017129E"/>
    <w:rsid w:val="00175DA1"/>
    <w:rsid w:val="00180A37"/>
    <w:rsid w:val="00181B5D"/>
    <w:rsid w:val="001857BE"/>
    <w:rsid w:val="00185974"/>
    <w:rsid w:val="00190BF4"/>
    <w:rsid w:val="001A290E"/>
    <w:rsid w:val="001A6C57"/>
    <w:rsid w:val="001A7A47"/>
    <w:rsid w:val="001B363A"/>
    <w:rsid w:val="001B3A0F"/>
    <w:rsid w:val="001C0ACE"/>
    <w:rsid w:val="001C5FB9"/>
    <w:rsid w:val="001D2464"/>
    <w:rsid w:val="001D4248"/>
    <w:rsid w:val="001D507D"/>
    <w:rsid w:val="001D6564"/>
    <w:rsid w:val="001D6879"/>
    <w:rsid w:val="001E3FFC"/>
    <w:rsid w:val="001E771C"/>
    <w:rsid w:val="001F4196"/>
    <w:rsid w:val="001F4538"/>
    <w:rsid w:val="002001B1"/>
    <w:rsid w:val="00202758"/>
    <w:rsid w:val="00210736"/>
    <w:rsid w:val="00211A36"/>
    <w:rsid w:val="00216D7A"/>
    <w:rsid w:val="00226ADF"/>
    <w:rsid w:val="00227869"/>
    <w:rsid w:val="0023188C"/>
    <w:rsid w:val="00237216"/>
    <w:rsid w:val="00237F92"/>
    <w:rsid w:val="0024071E"/>
    <w:rsid w:val="00241843"/>
    <w:rsid w:val="00243482"/>
    <w:rsid w:val="0024460D"/>
    <w:rsid w:val="00244E7F"/>
    <w:rsid w:val="00255BED"/>
    <w:rsid w:val="00257B1D"/>
    <w:rsid w:val="00261BAF"/>
    <w:rsid w:val="00262F07"/>
    <w:rsid w:val="00263884"/>
    <w:rsid w:val="002658BA"/>
    <w:rsid w:val="00265D14"/>
    <w:rsid w:val="0026634B"/>
    <w:rsid w:val="00267389"/>
    <w:rsid w:val="00280BA8"/>
    <w:rsid w:val="00281737"/>
    <w:rsid w:val="00281CFA"/>
    <w:rsid w:val="00281DB8"/>
    <w:rsid w:val="0028226A"/>
    <w:rsid w:val="002829DB"/>
    <w:rsid w:val="00284DF0"/>
    <w:rsid w:val="0028669E"/>
    <w:rsid w:val="002868F2"/>
    <w:rsid w:val="00290001"/>
    <w:rsid w:val="00290E50"/>
    <w:rsid w:val="00295C32"/>
    <w:rsid w:val="00296EEA"/>
    <w:rsid w:val="002A042D"/>
    <w:rsid w:val="002A0671"/>
    <w:rsid w:val="002A1102"/>
    <w:rsid w:val="002A317A"/>
    <w:rsid w:val="002A391E"/>
    <w:rsid w:val="002A5AC0"/>
    <w:rsid w:val="002B0457"/>
    <w:rsid w:val="002B6ADD"/>
    <w:rsid w:val="002B72EE"/>
    <w:rsid w:val="002C3F31"/>
    <w:rsid w:val="002C416E"/>
    <w:rsid w:val="002C4888"/>
    <w:rsid w:val="002D025C"/>
    <w:rsid w:val="002D4C19"/>
    <w:rsid w:val="002D57A5"/>
    <w:rsid w:val="002E2B7B"/>
    <w:rsid w:val="002E5153"/>
    <w:rsid w:val="002E60A4"/>
    <w:rsid w:val="002E73C2"/>
    <w:rsid w:val="002F09FB"/>
    <w:rsid w:val="002F22E0"/>
    <w:rsid w:val="002F28BE"/>
    <w:rsid w:val="002F3EC4"/>
    <w:rsid w:val="002F3EC6"/>
    <w:rsid w:val="002F4EB5"/>
    <w:rsid w:val="002F7498"/>
    <w:rsid w:val="00304E1B"/>
    <w:rsid w:val="00304E95"/>
    <w:rsid w:val="00306C2C"/>
    <w:rsid w:val="00314613"/>
    <w:rsid w:val="0032113C"/>
    <w:rsid w:val="003266B2"/>
    <w:rsid w:val="00327C27"/>
    <w:rsid w:val="003427E2"/>
    <w:rsid w:val="0034314D"/>
    <w:rsid w:val="00343706"/>
    <w:rsid w:val="003474AA"/>
    <w:rsid w:val="00347BD8"/>
    <w:rsid w:val="0035280F"/>
    <w:rsid w:val="00352F09"/>
    <w:rsid w:val="00355AB6"/>
    <w:rsid w:val="00357E10"/>
    <w:rsid w:val="00362CC3"/>
    <w:rsid w:val="00364419"/>
    <w:rsid w:val="0037446A"/>
    <w:rsid w:val="003748DA"/>
    <w:rsid w:val="003750B5"/>
    <w:rsid w:val="00375358"/>
    <w:rsid w:val="00375EAF"/>
    <w:rsid w:val="00376E7A"/>
    <w:rsid w:val="00380DE1"/>
    <w:rsid w:val="00382216"/>
    <w:rsid w:val="0038639F"/>
    <w:rsid w:val="00386E94"/>
    <w:rsid w:val="00395FBD"/>
    <w:rsid w:val="003A11D1"/>
    <w:rsid w:val="003A124C"/>
    <w:rsid w:val="003A538F"/>
    <w:rsid w:val="003A5729"/>
    <w:rsid w:val="003B091A"/>
    <w:rsid w:val="003B1854"/>
    <w:rsid w:val="003B532E"/>
    <w:rsid w:val="003C0C4C"/>
    <w:rsid w:val="003C50B0"/>
    <w:rsid w:val="003C786A"/>
    <w:rsid w:val="003D150F"/>
    <w:rsid w:val="003D1FF4"/>
    <w:rsid w:val="003D2080"/>
    <w:rsid w:val="003D3289"/>
    <w:rsid w:val="003E0241"/>
    <w:rsid w:val="003E27F3"/>
    <w:rsid w:val="003E5F5E"/>
    <w:rsid w:val="003F18B3"/>
    <w:rsid w:val="003F35AD"/>
    <w:rsid w:val="003F4259"/>
    <w:rsid w:val="003F4DD2"/>
    <w:rsid w:val="003F58DE"/>
    <w:rsid w:val="004011CE"/>
    <w:rsid w:val="004115B2"/>
    <w:rsid w:val="00411EE7"/>
    <w:rsid w:val="00422F69"/>
    <w:rsid w:val="0042595F"/>
    <w:rsid w:val="00426F1C"/>
    <w:rsid w:val="00427F3D"/>
    <w:rsid w:val="0043041C"/>
    <w:rsid w:val="00430B78"/>
    <w:rsid w:val="00432395"/>
    <w:rsid w:val="004335C4"/>
    <w:rsid w:val="0043460D"/>
    <w:rsid w:val="00436052"/>
    <w:rsid w:val="004377CE"/>
    <w:rsid w:val="004451D5"/>
    <w:rsid w:val="00451221"/>
    <w:rsid w:val="004548F8"/>
    <w:rsid w:val="00455214"/>
    <w:rsid w:val="004566D7"/>
    <w:rsid w:val="00457B6A"/>
    <w:rsid w:val="0046007D"/>
    <w:rsid w:val="0046393D"/>
    <w:rsid w:val="00464BC0"/>
    <w:rsid w:val="00464BD9"/>
    <w:rsid w:val="004719A9"/>
    <w:rsid w:val="00473265"/>
    <w:rsid w:val="0047513E"/>
    <w:rsid w:val="00477703"/>
    <w:rsid w:val="004800AA"/>
    <w:rsid w:val="00480642"/>
    <w:rsid w:val="00481AF0"/>
    <w:rsid w:val="004842A5"/>
    <w:rsid w:val="00485B6A"/>
    <w:rsid w:val="0048786A"/>
    <w:rsid w:val="00487D87"/>
    <w:rsid w:val="00490C9A"/>
    <w:rsid w:val="00492EDF"/>
    <w:rsid w:val="00493E1E"/>
    <w:rsid w:val="00495D0A"/>
    <w:rsid w:val="004A1660"/>
    <w:rsid w:val="004A1E58"/>
    <w:rsid w:val="004A2270"/>
    <w:rsid w:val="004A4328"/>
    <w:rsid w:val="004A48D7"/>
    <w:rsid w:val="004A7C95"/>
    <w:rsid w:val="004B038E"/>
    <w:rsid w:val="004B17B2"/>
    <w:rsid w:val="004B3D38"/>
    <w:rsid w:val="004B415F"/>
    <w:rsid w:val="004B5A10"/>
    <w:rsid w:val="004B6776"/>
    <w:rsid w:val="004C36B8"/>
    <w:rsid w:val="004C3970"/>
    <w:rsid w:val="004D0824"/>
    <w:rsid w:val="004D171A"/>
    <w:rsid w:val="004D3A6E"/>
    <w:rsid w:val="004D64BA"/>
    <w:rsid w:val="004D7A76"/>
    <w:rsid w:val="004E2F45"/>
    <w:rsid w:val="004E2F5E"/>
    <w:rsid w:val="004E6F2E"/>
    <w:rsid w:val="004E7B92"/>
    <w:rsid w:val="004F0F59"/>
    <w:rsid w:val="004F1FA4"/>
    <w:rsid w:val="004F78B9"/>
    <w:rsid w:val="004F7AB8"/>
    <w:rsid w:val="00501D1D"/>
    <w:rsid w:val="00510096"/>
    <w:rsid w:val="00511799"/>
    <w:rsid w:val="005163B9"/>
    <w:rsid w:val="00517621"/>
    <w:rsid w:val="00523275"/>
    <w:rsid w:val="00523865"/>
    <w:rsid w:val="0052791E"/>
    <w:rsid w:val="00531F74"/>
    <w:rsid w:val="00533B24"/>
    <w:rsid w:val="00536BA0"/>
    <w:rsid w:val="00536CAF"/>
    <w:rsid w:val="00543F78"/>
    <w:rsid w:val="00544C62"/>
    <w:rsid w:val="00546F35"/>
    <w:rsid w:val="00552459"/>
    <w:rsid w:val="0055292D"/>
    <w:rsid w:val="0055520D"/>
    <w:rsid w:val="00557892"/>
    <w:rsid w:val="005649F8"/>
    <w:rsid w:val="005664A6"/>
    <w:rsid w:val="005766AB"/>
    <w:rsid w:val="005767C0"/>
    <w:rsid w:val="0059042D"/>
    <w:rsid w:val="0059674B"/>
    <w:rsid w:val="00596CDC"/>
    <w:rsid w:val="00597723"/>
    <w:rsid w:val="00597AE9"/>
    <w:rsid w:val="005A1F49"/>
    <w:rsid w:val="005B16C7"/>
    <w:rsid w:val="005B1E40"/>
    <w:rsid w:val="005B23F0"/>
    <w:rsid w:val="005B36FB"/>
    <w:rsid w:val="005B3ED7"/>
    <w:rsid w:val="005B4215"/>
    <w:rsid w:val="005B6B89"/>
    <w:rsid w:val="005C19A6"/>
    <w:rsid w:val="005C3062"/>
    <w:rsid w:val="005C500D"/>
    <w:rsid w:val="005C7298"/>
    <w:rsid w:val="005C7BE0"/>
    <w:rsid w:val="005D060D"/>
    <w:rsid w:val="005D424A"/>
    <w:rsid w:val="005F10F1"/>
    <w:rsid w:val="005F1770"/>
    <w:rsid w:val="005F2A11"/>
    <w:rsid w:val="0060198C"/>
    <w:rsid w:val="006034A8"/>
    <w:rsid w:val="00604ABB"/>
    <w:rsid w:val="00607393"/>
    <w:rsid w:val="0060762B"/>
    <w:rsid w:val="00610213"/>
    <w:rsid w:val="00610249"/>
    <w:rsid w:val="006114A2"/>
    <w:rsid w:val="0061649B"/>
    <w:rsid w:val="006204DE"/>
    <w:rsid w:val="00622D97"/>
    <w:rsid w:val="00624337"/>
    <w:rsid w:val="00626232"/>
    <w:rsid w:val="00631904"/>
    <w:rsid w:val="0063510F"/>
    <w:rsid w:val="00635CA4"/>
    <w:rsid w:val="006376C6"/>
    <w:rsid w:val="00646533"/>
    <w:rsid w:val="006501F8"/>
    <w:rsid w:val="00653651"/>
    <w:rsid w:val="00654834"/>
    <w:rsid w:val="006569B4"/>
    <w:rsid w:val="0065771E"/>
    <w:rsid w:val="00657E00"/>
    <w:rsid w:val="00664812"/>
    <w:rsid w:val="0066665B"/>
    <w:rsid w:val="00670F98"/>
    <w:rsid w:val="00675B77"/>
    <w:rsid w:val="0067712A"/>
    <w:rsid w:val="00690AF7"/>
    <w:rsid w:val="00691A5A"/>
    <w:rsid w:val="006942CF"/>
    <w:rsid w:val="00694313"/>
    <w:rsid w:val="006A53E4"/>
    <w:rsid w:val="006A5FEF"/>
    <w:rsid w:val="006B25A8"/>
    <w:rsid w:val="006B269A"/>
    <w:rsid w:val="006B2FAD"/>
    <w:rsid w:val="006B3741"/>
    <w:rsid w:val="006B4C79"/>
    <w:rsid w:val="006B5D03"/>
    <w:rsid w:val="006B6198"/>
    <w:rsid w:val="006C0E99"/>
    <w:rsid w:val="006C22AB"/>
    <w:rsid w:val="006D093E"/>
    <w:rsid w:val="006D4CF9"/>
    <w:rsid w:val="006D5D7D"/>
    <w:rsid w:val="006E59C2"/>
    <w:rsid w:val="006E65AD"/>
    <w:rsid w:val="006E65FB"/>
    <w:rsid w:val="006F79D4"/>
    <w:rsid w:val="00703A18"/>
    <w:rsid w:val="0070461B"/>
    <w:rsid w:val="00705906"/>
    <w:rsid w:val="00710F70"/>
    <w:rsid w:val="0071194A"/>
    <w:rsid w:val="00712CD7"/>
    <w:rsid w:val="007137AB"/>
    <w:rsid w:val="00714853"/>
    <w:rsid w:val="00715232"/>
    <w:rsid w:val="007161C0"/>
    <w:rsid w:val="00717653"/>
    <w:rsid w:val="00722C27"/>
    <w:rsid w:val="00723A40"/>
    <w:rsid w:val="007305A4"/>
    <w:rsid w:val="00730E4E"/>
    <w:rsid w:val="00732427"/>
    <w:rsid w:val="00734CBA"/>
    <w:rsid w:val="00745117"/>
    <w:rsid w:val="00747F52"/>
    <w:rsid w:val="00751379"/>
    <w:rsid w:val="0075187D"/>
    <w:rsid w:val="00751D99"/>
    <w:rsid w:val="0076090B"/>
    <w:rsid w:val="00767D76"/>
    <w:rsid w:val="0077197E"/>
    <w:rsid w:val="00774FE2"/>
    <w:rsid w:val="00776011"/>
    <w:rsid w:val="007800C6"/>
    <w:rsid w:val="007828F0"/>
    <w:rsid w:val="007872BF"/>
    <w:rsid w:val="00790713"/>
    <w:rsid w:val="007931F8"/>
    <w:rsid w:val="00793EA4"/>
    <w:rsid w:val="00793ED0"/>
    <w:rsid w:val="0079513C"/>
    <w:rsid w:val="007A6DDB"/>
    <w:rsid w:val="007A7C8D"/>
    <w:rsid w:val="007B2C1A"/>
    <w:rsid w:val="007B3700"/>
    <w:rsid w:val="007C02B5"/>
    <w:rsid w:val="007C709F"/>
    <w:rsid w:val="007D0BD8"/>
    <w:rsid w:val="007D449B"/>
    <w:rsid w:val="007E1152"/>
    <w:rsid w:val="007E64D4"/>
    <w:rsid w:val="007F1EC4"/>
    <w:rsid w:val="007F395F"/>
    <w:rsid w:val="0080350F"/>
    <w:rsid w:val="00803EC1"/>
    <w:rsid w:val="00810391"/>
    <w:rsid w:val="0081396A"/>
    <w:rsid w:val="00814166"/>
    <w:rsid w:val="0082138F"/>
    <w:rsid w:val="00821A3A"/>
    <w:rsid w:val="00825729"/>
    <w:rsid w:val="00827D1C"/>
    <w:rsid w:val="00842817"/>
    <w:rsid w:val="00846096"/>
    <w:rsid w:val="00847062"/>
    <w:rsid w:val="008473E3"/>
    <w:rsid w:val="00852743"/>
    <w:rsid w:val="00854068"/>
    <w:rsid w:val="00854504"/>
    <w:rsid w:val="008546C1"/>
    <w:rsid w:val="0085533F"/>
    <w:rsid w:val="00856533"/>
    <w:rsid w:val="00857283"/>
    <w:rsid w:val="0086073C"/>
    <w:rsid w:val="00862252"/>
    <w:rsid w:val="00864889"/>
    <w:rsid w:val="00865133"/>
    <w:rsid w:val="008651AE"/>
    <w:rsid w:val="00865AB5"/>
    <w:rsid w:val="00866C71"/>
    <w:rsid w:val="0086799A"/>
    <w:rsid w:val="00870A03"/>
    <w:rsid w:val="0087141C"/>
    <w:rsid w:val="0087362A"/>
    <w:rsid w:val="0087687B"/>
    <w:rsid w:val="0088486C"/>
    <w:rsid w:val="00885C7B"/>
    <w:rsid w:val="008873E6"/>
    <w:rsid w:val="00890CD3"/>
    <w:rsid w:val="0089166D"/>
    <w:rsid w:val="00894285"/>
    <w:rsid w:val="008A11E5"/>
    <w:rsid w:val="008A2446"/>
    <w:rsid w:val="008A54B8"/>
    <w:rsid w:val="008A5631"/>
    <w:rsid w:val="008A737B"/>
    <w:rsid w:val="008B0447"/>
    <w:rsid w:val="008B14A7"/>
    <w:rsid w:val="008B1C30"/>
    <w:rsid w:val="008B2C5C"/>
    <w:rsid w:val="008B3C50"/>
    <w:rsid w:val="008B439F"/>
    <w:rsid w:val="008B4606"/>
    <w:rsid w:val="008B5BD6"/>
    <w:rsid w:val="008C102C"/>
    <w:rsid w:val="008C5195"/>
    <w:rsid w:val="008C5CBE"/>
    <w:rsid w:val="008C6E64"/>
    <w:rsid w:val="008D0DF3"/>
    <w:rsid w:val="008D2547"/>
    <w:rsid w:val="008D397C"/>
    <w:rsid w:val="008D622F"/>
    <w:rsid w:val="008D6260"/>
    <w:rsid w:val="008D6342"/>
    <w:rsid w:val="008D6E55"/>
    <w:rsid w:val="008D6E96"/>
    <w:rsid w:val="008D7B76"/>
    <w:rsid w:val="008E2D7D"/>
    <w:rsid w:val="008E33C9"/>
    <w:rsid w:val="008E525B"/>
    <w:rsid w:val="008E60F3"/>
    <w:rsid w:val="008E729B"/>
    <w:rsid w:val="008F1FBD"/>
    <w:rsid w:val="008F7315"/>
    <w:rsid w:val="009047D6"/>
    <w:rsid w:val="009050CD"/>
    <w:rsid w:val="009059F2"/>
    <w:rsid w:val="00905B12"/>
    <w:rsid w:val="0091010A"/>
    <w:rsid w:val="00911EB2"/>
    <w:rsid w:val="00917D53"/>
    <w:rsid w:val="009200FB"/>
    <w:rsid w:val="00920A96"/>
    <w:rsid w:val="009233A3"/>
    <w:rsid w:val="00923C55"/>
    <w:rsid w:val="009241CC"/>
    <w:rsid w:val="009244D8"/>
    <w:rsid w:val="00932E8E"/>
    <w:rsid w:val="009330E3"/>
    <w:rsid w:val="009363CE"/>
    <w:rsid w:val="00937811"/>
    <w:rsid w:val="00941CDF"/>
    <w:rsid w:val="00941FB2"/>
    <w:rsid w:val="0094262C"/>
    <w:rsid w:val="009456F4"/>
    <w:rsid w:val="00946184"/>
    <w:rsid w:val="00947E9B"/>
    <w:rsid w:val="00950AE3"/>
    <w:rsid w:val="00952ABB"/>
    <w:rsid w:val="00953C4A"/>
    <w:rsid w:val="0095542C"/>
    <w:rsid w:val="009564DF"/>
    <w:rsid w:val="00960C13"/>
    <w:rsid w:val="00961064"/>
    <w:rsid w:val="0096481E"/>
    <w:rsid w:val="00967241"/>
    <w:rsid w:val="009678FB"/>
    <w:rsid w:val="00970684"/>
    <w:rsid w:val="009728E3"/>
    <w:rsid w:val="009741C4"/>
    <w:rsid w:val="00974D8D"/>
    <w:rsid w:val="00975120"/>
    <w:rsid w:val="009778DE"/>
    <w:rsid w:val="00981D6E"/>
    <w:rsid w:val="009851D4"/>
    <w:rsid w:val="00985E97"/>
    <w:rsid w:val="00986514"/>
    <w:rsid w:val="009940AA"/>
    <w:rsid w:val="0099577E"/>
    <w:rsid w:val="00995A9D"/>
    <w:rsid w:val="00997EEA"/>
    <w:rsid w:val="009A198A"/>
    <w:rsid w:val="009A6721"/>
    <w:rsid w:val="009B5000"/>
    <w:rsid w:val="009C0838"/>
    <w:rsid w:val="009C0F0A"/>
    <w:rsid w:val="009C261A"/>
    <w:rsid w:val="009C43DB"/>
    <w:rsid w:val="009D10EB"/>
    <w:rsid w:val="009D3211"/>
    <w:rsid w:val="009D466B"/>
    <w:rsid w:val="009D493C"/>
    <w:rsid w:val="009D6CCC"/>
    <w:rsid w:val="009E2B8F"/>
    <w:rsid w:val="009E5240"/>
    <w:rsid w:val="009F18C7"/>
    <w:rsid w:val="009F5D0B"/>
    <w:rsid w:val="00A01C4D"/>
    <w:rsid w:val="00A03811"/>
    <w:rsid w:val="00A05D3C"/>
    <w:rsid w:val="00A067B8"/>
    <w:rsid w:val="00A076BE"/>
    <w:rsid w:val="00A1193F"/>
    <w:rsid w:val="00A20E26"/>
    <w:rsid w:val="00A237D4"/>
    <w:rsid w:val="00A26B81"/>
    <w:rsid w:val="00A375F1"/>
    <w:rsid w:val="00A40CB0"/>
    <w:rsid w:val="00A42AC6"/>
    <w:rsid w:val="00A42D58"/>
    <w:rsid w:val="00A46C5E"/>
    <w:rsid w:val="00A520FA"/>
    <w:rsid w:val="00A525EF"/>
    <w:rsid w:val="00A535C1"/>
    <w:rsid w:val="00A668E1"/>
    <w:rsid w:val="00A67434"/>
    <w:rsid w:val="00A71653"/>
    <w:rsid w:val="00A73204"/>
    <w:rsid w:val="00A74B7D"/>
    <w:rsid w:val="00A766FF"/>
    <w:rsid w:val="00A80017"/>
    <w:rsid w:val="00A8019D"/>
    <w:rsid w:val="00A90378"/>
    <w:rsid w:val="00A9618A"/>
    <w:rsid w:val="00A96317"/>
    <w:rsid w:val="00A96D12"/>
    <w:rsid w:val="00A976CF"/>
    <w:rsid w:val="00AA0435"/>
    <w:rsid w:val="00AA173F"/>
    <w:rsid w:val="00AA332F"/>
    <w:rsid w:val="00AA524F"/>
    <w:rsid w:val="00AA5489"/>
    <w:rsid w:val="00AB17C4"/>
    <w:rsid w:val="00AB59E1"/>
    <w:rsid w:val="00AC23F5"/>
    <w:rsid w:val="00AC4E76"/>
    <w:rsid w:val="00AC6ABD"/>
    <w:rsid w:val="00AC79E4"/>
    <w:rsid w:val="00AD08BE"/>
    <w:rsid w:val="00AD0C58"/>
    <w:rsid w:val="00AD4C0A"/>
    <w:rsid w:val="00AE29D1"/>
    <w:rsid w:val="00AE78EB"/>
    <w:rsid w:val="00AF262C"/>
    <w:rsid w:val="00AF499E"/>
    <w:rsid w:val="00AF59B7"/>
    <w:rsid w:val="00AF5B4D"/>
    <w:rsid w:val="00B00755"/>
    <w:rsid w:val="00B016F1"/>
    <w:rsid w:val="00B01D8A"/>
    <w:rsid w:val="00B051C9"/>
    <w:rsid w:val="00B070DB"/>
    <w:rsid w:val="00B12741"/>
    <w:rsid w:val="00B1292B"/>
    <w:rsid w:val="00B134D9"/>
    <w:rsid w:val="00B135E9"/>
    <w:rsid w:val="00B152D0"/>
    <w:rsid w:val="00B22B51"/>
    <w:rsid w:val="00B261BF"/>
    <w:rsid w:val="00B30EEF"/>
    <w:rsid w:val="00B310B0"/>
    <w:rsid w:val="00B32F11"/>
    <w:rsid w:val="00B353B7"/>
    <w:rsid w:val="00B46383"/>
    <w:rsid w:val="00B54AA1"/>
    <w:rsid w:val="00B54F2B"/>
    <w:rsid w:val="00B6139A"/>
    <w:rsid w:val="00B6580A"/>
    <w:rsid w:val="00B70689"/>
    <w:rsid w:val="00B75AFA"/>
    <w:rsid w:val="00B765D6"/>
    <w:rsid w:val="00B7707A"/>
    <w:rsid w:val="00B863D9"/>
    <w:rsid w:val="00B86F5B"/>
    <w:rsid w:val="00B92C98"/>
    <w:rsid w:val="00B94AC4"/>
    <w:rsid w:val="00BA296A"/>
    <w:rsid w:val="00BA2C2E"/>
    <w:rsid w:val="00BA4E75"/>
    <w:rsid w:val="00BA5563"/>
    <w:rsid w:val="00BA680A"/>
    <w:rsid w:val="00BA6AA1"/>
    <w:rsid w:val="00BB0026"/>
    <w:rsid w:val="00BB6452"/>
    <w:rsid w:val="00BB70B5"/>
    <w:rsid w:val="00BC21EF"/>
    <w:rsid w:val="00BC7F99"/>
    <w:rsid w:val="00BD18C7"/>
    <w:rsid w:val="00BE3A44"/>
    <w:rsid w:val="00BE3E99"/>
    <w:rsid w:val="00BE774D"/>
    <w:rsid w:val="00BF09F0"/>
    <w:rsid w:val="00BF0F21"/>
    <w:rsid w:val="00BF1837"/>
    <w:rsid w:val="00BF3818"/>
    <w:rsid w:val="00BF5BA0"/>
    <w:rsid w:val="00BF71CD"/>
    <w:rsid w:val="00C02D94"/>
    <w:rsid w:val="00C04C6A"/>
    <w:rsid w:val="00C04DF8"/>
    <w:rsid w:val="00C07208"/>
    <w:rsid w:val="00C10AA8"/>
    <w:rsid w:val="00C11D3A"/>
    <w:rsid w:val="00C14796"/>
    <w:rsid w:val="00C171D6"/>
    <w:rsid w:val="00C2432E"/>
    <w:rsid w:val="00C26E0E"/>
    <w:rsid w:val="00C30E75"/>
    <w:rsid w:val="00C31ECA"/>
    <w:rsid w:val="00C3546F"/>
    <w:rsid w:val="00C35679"/>
    <w:rsid w:val="00C37EFB"/>
    <w:rsid w:val="00C408F9"/>
    <w:rsid w:val="00C4215F"/>
    <w:rsid w:val="00C44780"/>
    <w:rsid w:val="00C46FF8"/>
    <w:rsid w:val="00C512A6"/>
    <w:rsid w:val="00C520D5"/>
    <w:rsid w:val="00C6418B"/>
    <w:rsid w:val="00C65AF7"/>
    <w:rsid w:val="00C67982"/>
    <w:rsid w:val="00C67EC9"/>
    <w:rsid w:val="00C74C94"/>
    <w:rsid w:val="00C7637A"/>
    <w:rsid w:val="00C809A1"/>
    <w:rsid w:val="00C831F6"/>
    <w:rsid w:val="00C83F73"/>
    <w:rsid w:val="00C863AF"/>
    <w:rsid w:val="00C86431"/>
    <w:rsid w:val="00C878C2"/>
    <w:rsid w:val="00C90785"/>
    <w:rsid w:val="00C918FD"/>
    <w:rsid w:val="00C9229E"/>
    <w:rsid w:val="00C93B22"/>
    <w:rsid w:val="00C96E00"/>
    <w:rsid w:val="00C97980"/>
    <w:rsid w:val="00CA03FC"/>
    <w:rsid w:val="00CA056E"/>
    <w:rsid w:val="00CA1DC4"/>
    <w:rsid w:val="00CA69FC"/>
    <w:rsid w:val="00CA76B4"/>
    <w:rsid w:val="00CB6EB5"/>
    <w:rsid w:val="00CC0CBE"/>
    <w:rsid w:val="00CC4325"/>
    <w:rsid w:val="00CC572F"/>
    <w:rsid w:val="00CC5D34"/>
    <w:rsid w:val="00CD0EB3"/>
    <w:rsid w:val="00CD1859"/>
    <w:rsid w:val="00CD1F86"/>
    <w:rsid w:val="00CD4155"/>
    <w:rsid w:val="00CD4AC1"/>
    <w:rsid w:val="00CD5E77"/>
    <w:rsid w:val="00CD6E7A"/>
    <w:rsid w:val="00CE1471"/>
    <w:rsid w:val="00CE4ED0"/>
    <w:rsid w:val="00CE6F94"/>
    <w:rsid w:val="00CF0768"/>
    <w:rsid w:val="00D00AB6"/>
    <w:rsid w:val="00D06614"/>
    <w:rsid w:val="00D06A93"/>
    <w:rsid w:val="00D12759"/>
    <w:rsid w:val="00D201CE"/>
    <w:rsid w:val="00D22211"/>
    <w:rsid w:val="00D26796"/>
    <w:rsid w:val="00D26E22"/>
    <w:rsid w:val="00D27C27"/>
    <w:rsid w:val="00D30525"/>
    <w:rsid w:val="00D31140"/>
    <w:rsid w:val="00D33E4A"/>
    <w:rsid w:val="00D34F8C"/>
    <w:rsid w:val="00D42E41"/>
    <w:rsid w:val="00D438F2"/>
    <w:rsid w:val="00D45E2D"/>
    <w:rsid w:val="00D533F3"/>
    <w:rsid w:val="00D57AAC"/>
    <w:rsid w:val="00D62DC9"/>
    <w:rsid w:val="00D63DE5"/>
    <w:rsid w:val="00D64BB3"/>
    <w:rsid w:val="00D674C8"/>
    <w:rsid w:val="00D709F4"/>
    <w:rsid w:val="00D763D6"/>
    <w:rsid w:val="00D7781C"/>
    <w:rsid w:val="00D77C1B"/>
    <w:rsid w:val="00D8065C"/>
    <w:rsid w:val="00D80CFB"/>
    <w:rsid w:val="00D811D9"/>
    <w:rsid w:val="00D81F57"/>
    <w:rsid w:val="00D83A08"/>
    <w:rsid w:val="00D90E98"/>
    <w:rsid w:val="00D941E8"/>
    <w:rsid w:val="00D9452B"/>
    <w:rsid w:val="00D95058"/>
    <w:rsid w:val="00D95F4A"/>
    <w:rsid w:val="00D978B5"/>
    <w:rsid w:val="00DA3F19"/>
    <w:rsid w:val="00DA4A7C"/>
    <w:rsid w:val="00DA587A"/>
    <w:rsid w:val="00DA5B96"/>
    <w:rsid w:val="00DB6004"/>
    <w:rsid w:val="00DB7127"/>
    <w:rsid w:val="00DC0FD6"/>
    <w:rsid w:val="00DC2A17"/>
    <w:rsid w:val="00DC30C4"/>
    <w:rsid w:val="00DC77EB"/>
    <w:rsid w:val="00DD0E63"/>
    <w:rsid w:val="00DD4479"/>
    <w:rsid w:val="00DE050E"/>
    <w:rsid w:val="00DE1B3B"/>
    <w:rsid w:val="00DE66A0"/>
    <w:rsid w:val="00DF6D92"/>
    <w:rsid w:val="00E11460"/>
    <w:rsid w:val="00E122F4"/>
    <w:rsid w:val="00E1649E"/>
    <w:rsid w:val="00E16EA7"/>
    <w:rsid w:val="00E177DB"/>
    <w:rsid w:val="00E2410A"/>
    <w:rsid w:val="00E244D2"/>
    <w:rsid w:val="00E27E23"/>
    <w:rsid w:val="00E3031D"/>
    <w:rsid w:val="00E32F3A"/>
    <w:rsid w:val="00E33FD9"/>
    <w:rsid w:val="00E36144"/>
    <w:rsid w:val="00E37C31"/>
    <w:rsid w:val="00E42040"/>
    <w:rsid w:val="00E50799"/>
    <w:rsid w:val="00E51C22"/>
    <w:rsid w:val="00E53363"/>
    <w:rsid w:val="00E5353E"/>
    <w:rsid w:val="00E54FBC"/>
    <w:rsid w:val="00E67809"/>
    <w:rsid w:val="00E76D61"/>
    <w:rsid w:val="00E80631"/>
    <w:rsid w:val="00E83AA2"/>
    <w:rsid w:val="00E8532E"/>
    <w:rsid w:val="00E86C66"/>
    <w:rsid w:val="00E87B2E"/>
    <w:rsid w:val="00E9082F"/>
    <w:rsid w:val="00E9259D"/>
    <w:rsid w:val="00E933B4"/>
    <w:rsid w:val="00E94F21"/>
    <w:rsid w:val="00E97A01"/>
    <w:rsid w:val="00EA4340"/>
    <w:rsid w:val="00EA45EB"/>
    <w:rsid w:val="00EA4679"/>
    <w:rsid w:val="00EA6B57"/>
    <w:rsid w:val="00EB0129"/>
    <w:rsid w:val="00EB134E"/>
    <w:rsid w:val="00EB1461"/>
    <w:rsid w:val="00EB57E8"/>
    <w:rsid w:val="00EB6BAE"/>
    <w:rsid w:val="00EC2D22"/>
    <w:rsid w:val="00EC51BE"/>
    <w:rsid w:val="00EC55D6"/>
    <w:rsid w:val="00EC65A5"/>
    <w:rsid w:val="00ED36D4"/>
    <w:rsid w:val="00ED45FA"/>
    <w:rsid w:val="00ED46F0"/>
    <w:rsid w:val="00ED655B"/>
    <w:rsid w:val="00ED6CC0"/>
    <w:rsid w:val="00EE0DFB"/>
    <w:rsid w:val="00EE1892"/>
    <w:rsid w:val="00EE2725"/>
    <w:rsid w:val="00EE5577"/>
    <w:rsid w:val="00EF110B"/>
    <w:rsid w:val="00EF1688"/>
    <w:rsid w:val="00EF1A64"/>
    <w:rsid w:val="00EF3350"/>
    <w:rsid w:val="00EF3D62"/>
    <w:rsid w:val="00EF62D8"/>
    <w:rsid w:val="00F00B0C"/>
    <w:rsid w:val="00F016AA"/>
    <w:rsid w:val="00F02CE3"/>
    <w:rsid w:val="00F033D5"/>
    <w:rsid w:val="00F03BF3"/>
    <w:rsid w:val="00F04479"/>
    <w:rsid w:val="00F11434"/>
    <w:rsid w:val="00F130BC"/>
    <w:rsid w:val="00F13B21"/>
    <w:rsid w:val="00F2663F"/>
    <w:rsid w:val="00F40A1C"/>
    <w:rsid w:val="00F437F0"/>
    <w:rsid w:val="00F4539E"/>
    <w:rsid w:val="00F47A66"/>
    <w:rsid w:val="00F47B63"/>
    <w:rsid w:val="00F53282"/>
    <w:rsid w:val="00F559FB"/>
    <w:rsid w:val="00F57E44"/>
    <w:rsid w:val="00F600FC"/>
    <w:rsid w:val="00F60EFA"/>
    <w:rsid w:val="00F708DB"/>
    <w:rsid w:val="00F75503"/>
    <w:rsid w:val="00F81CD3"/>
    <w:rsid w:val="00F82CE3"/>
    <w:rsid w:val="00F87211"/>
    <w:rsid w:val="00F929DD"/>
    <w:rsid w:val="00F9328B"/>
    <w:rsid w:val="00F9496C"/>
    <w:rsid w:val="00F96F0F"/>
    <w:rsid w:val="00FA07E9"/>
    <w:rsid w:val="00FA2B8D"/>
    <w:rsid w:val="00FA4ADB"/>
    <w:rsid w:val="00FA5B80"/>
    <w:rsid w:val="00FA7537"/>
    <w:rsid w:val="00FB5526"/>
    <w:rsid w:val="00FB6921"/>
    <w:rsid w:val="00FB7103"/>
    <w:rsid w:val="00FC0339"/>
    <w:rsid w:val="00FC50F8"/>
    <w:rsid w:val="00FC6F29"/>
    <w:rsid w:val="00FD1EC8"/>
    <w:rsid w:val="00FD65FD"/>
    <w:rsid w:val="00FD6B55"/>
    <w:rsid w:val="00FE12B5"/>
    <w:rsid w:val="00FE301A"/>
    <w:rsid w:val="00FF1001"/>
    <w:rsid w:val="00FF1E0E"/>
    <w:rsid w:val="00FF321F"/>
    <w:rsid w:val="00FF7FE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CE50F8"/>
  <w15:chartTrackingRefBased/>
  <w15:docId w15:val="{582FBE32-3E01-194C-8D61-DA6879344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5B80"/>
    <w:pPr>
      <w:ind w:left="720"/>
      <w:contextualSpacing/>
    </w:pPr>
  </w:style>
  <w:style w:type="paragraph" w:styleId="FootnoteText">
    <w:name w:val="footnote text"/>
    <w:basedOn w:val="Normal"/>
    <w:link w:val="FootnoteTextChar"/>
    <w:uiPriority w:val="99"/>
    <w:unhideWhenUsed/>
    <w:rsid w:val="00D81F57"/>
    <w:rPr>
      <w:sz w:val="20"/>
      <w:szCs w:val="20"/>
    </w:rPr>
  </w:style>
  <w:style w:type="character" w:customStyle="1" w:styleId="FootnoteTextChar">
    <w:name w:val="Footnote Text Char"/>
    <w:basedOn w:val="DefaultParagraphFont"/>
    <w:link w:val="FootnoteText"/>
    <w:uiPriority w:val="99"/>
    <w:rsid w:val="00D81F57"/>
    <w:rPr>
      <w:sz w:val="20"/>
      <w:szCs w:val="20"/>
    </w:rPr>
  </w:style>
  <w:style w:type="character" w:styleId="FootnoteReference">
    <w:name w:val="footnote reference"/>
    <w:basedOn w:val="DefaultParagraphFont"/>
    <w:uiPriority w:val="99"/>
    <w:semiHidden/>
    <w:unhideWhenUsed/>
    <w:rsid w:val="00D81F57"/>
    <w:rPr>
      <w:vertAlign w:val="superscript"/>
    </w:rPr>
  </w:style>
  <w:style w:type="paragraph" w:styleId="NormalWeb">
    <w:name w:val="Normal (Web)"/>
    <w:basedOn w:val="Normal"/>
    <w:uiPriority w:val="99"/>
    <w:unhideWhenUsed/>
    <w:rsid w:val="00D81F57"/>
    <w:pPr>
      <w:spacing w:before="100" w:beforeAutospacing="1" w:after="100" w:afterAutospacing="1"/>
    </w:pPr>
    <w:rPr>
      <w:rFonts w:ascii="Times New Roman" w:eastAsia="Times New Roman" w:hAnsi="Times New Roman" w:cs="Times New Roman"/>
    </w:rPr>
  </w:style>
  <w:style w:type="character" w:styleId="CommentReference">
    <w:name w:val="annotation reference"/>
    <w:basedOn w:val="DefaultParagraphFont"/>
    <w:uiPriority w:val="99"/>
    <w:semiHidden/>
    <w:unhideWhenUsed/>
    <w:rsid w:val="00D81F57"/>
    <w:rPr>
      <w:sz w:val="16"/>
      <w:szCs w:val="16"/>
    </w:rPr>
  </w:style>
  <w:style w:type="paragraph" w:styleId="CommentText">
    <w:name w:val="annotation text"/>
    <w:basedOn w:val="Normal"/>
    <w:link w:val="CommentTextChar"/>
    <w:uiPriority w:val="99"/>
    <w:semiHidden/>
    <w:unhideWhenUsed/>
    <w:rsid w:val="00D81F57"/>
    <w:rPr>
      <w:sz w:val="20"/>
      <w:szCs w:val="20"/>
    </w:rPr>
  </w:style>
  <w:style w:type="character" w:customStyle="1" w:styleId="CommentTextChar">
    <w:name w:val="Comment Text Char"/>
    <w:basedOn w:val="DefaultParagraphFont"/>
    <w:link w:val="CommentText"/>
    <w:uiPriority w:val="99"/>
    <w:semiHidden/>
    <w:rsid w:val="00D81F57"/>
    <w:rPr>
      <w:sz w:val="20"/>
      <w:szCs w:val="20"/>
    </w:rPr>
  </w:style>
  <w:style w:type="paragraph" w:styleId="CommentSubject">
    <w:name w:val="annotation subject"/>
    <w:basedOn w:val="CommentText"/>
    <w:next w:val="CommentText"/>
    <w:link w:val="CommentSubjectChar"/>
    <w:uiPriority w:val="99"/>
    <w:semiHidden/>
    <w:unhideWhenUsed/>
    <w:rsid w:val="00D81F57"/>
    <w:rPr>
      <w:b/>
      <w:bCs/>
    </w:rPr>
  </w:style>
  <w:style w:type="character" w:customStyle="1" w:styleId="CommentSubjectChar">
    <w:name w:val="Comment Subject Char"/>
    <w:basedOn w:val="CommentTextChar"/>
    <w:link w:val="CommentSubject"/>
    <w:uiPriority w:val="99"/>
    <w:semiHidden/>
    <w:rsid w:val="00D81F57"/>
    <w:rPr>
      <w:b/>
      <w:bCs/>
      <w:sz w:val="20"/>
      <w:szCs w:val="20"/>
    </w:rPr>
  </w:style>
  <w:style w:type="table" w:styleId="TableGrid">
    <w:name w:val="Table Grid"/>
    <w:basedOn w:val="TableNormal"/>
    <w:uiPriority w:val="39"/>
    <w:rsid w:val="00FE3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5D7D"/>
    <w:rPr>
      <w:color w:val="0000FF"/>
      <w:u w:val="single"/>
    </w:rPr>
  </w:style>
  <w:style w:type="table" w:styleId="PlainTable3">
    <w:name w:val="Plain Table 3"/>
    <w:basedOn w:val="TableNormal"/>
    <w:uiPriority w:val="43"/>
    <w:rsid w:val="0034370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2-Accent3">
    <w:name w:val="Grid Table 2 Accent 3"/>
    <w:basedOn w:val="TableNormal"/>
    <w:uiPriority w:val="47"/>
    <w:rsid w:val="00343706"/>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Revision">
    <w:name w:val="Revision"/>
    <w:hidden/>
    <w:uiPriority w:val="99"/>
    <w:semiHidden/>
    <w:rsid w:val="0087362A"/>
  </w:style>
  <w:style w:type="paragraph" w:styleId="Bibliography">
    <w:name w:val="Bibliography"/>
    <w:basedOn w:val="Normal"/>
    <w:next w:val="Normal"/>
    <w:uiPriority w:val="37"/>
    <w:unhideWhenUsed/>
    <w:rsid w:val="0043041C"/>
  </w:style>
  <w:style w:type="character" w:styleId="FollowedHyperlink">
    <w:name w:val="FollowedHyperlink"/>
    <w:basedOn w:val="DefaultParagraphFont"/>
    <w:uiPriority w:val="99"/>
    <w:semiHidden/>
    <w:unhideWhenUsed/>
    <w:rsid w:val="0043041C"/>
    <w:rPr>
      <w:color w:val="954F72" w:themeColor="followedHyperlink"/>
      <w:u w:val="single"/>
    </w:rPr>
  </w:style>
  <w:style w:type="character" w:styleId="UnresolvedMention">
    <w:name w:val="Unresolved Mention"/>
    <w:basedOn w:val="DefaultParagraphFont"/>
    <w:uiPriority w:val="99"/>
    <w:semiHidden/>
    <w:unhideWhenUsed/>
    <w:rsid w:val="004304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54338">
      <w:bodyDiv w:val="1"/>
      <w:marLeft w:val="0"/>
      <w:marRight w:val="0"/>
      <w:marTop w:val="0"/>
      <w:marBottom w:val="0"/>
      <w:divBdr>
        <w:top w:val="none" w:sz="0" w:space="0" w:color="auto"/>
        <w:left w:val="none" w:sz="0" w:space="0" w:color="auto"/>
        <w:bottom w:val="none" w:sz="0" w:space="0" w:color="auto"/>
        <w:right w:val="none" w:sz="0" w:space="0" w:color="auto"/>
      </w:divBdr>
    </w:div>
    <w:div w:id="498809200">
      <w:bodyDiv w:val="1"/>
      <w:marLeft w:val="0"/>
      <w:marRight w:val="0"/>
      <w:marTop w:val="0"/>
      <w:marBottom w:val="0"/>
      <w:divBdr>
        <w:top w:val="none" w:sz="0" w:space="0" w:color="auto"/>
        <w:left w:val="none" w:sz="0" w:space="0" w:color="auto"/>
        <w:bottom w:val="none" w:sz="0" w:space="0" w:color="auto"/>
        <w:right w:val="none" w:sz="0" w:space="0" w:color="auto"/>
      </w:divBdr>
    </w:div>
    <w:div w:id="952899574">
      <w:bodyDiv w:val="1"/>
      <w:marLeft w:val="0"/>
      <w:marRight w:val="0"/>
      <w:marTop w:val="0"/>
      <w:marBottom w:val="0"/>
      <w:divBdr>
        <w:top w:val="none" w:sz="0" w:space="0" w:color="auto"/>
        <w:left w:val="none" w:sz="0" w:space="0" w:color="auto"/>
        <w:bottom w:val="none" w:sz="0" w:space="0" w:color="auto"/>
        <w:right w:val="none" w:sz="0" w:space="0" w:color="auto"/>
      </w:divBdr>
    </w:div>
    <w:div w:id="1254129261">
      <w:bodyDiv w:val="1"/>
      <w:marLeft w:val="0"/>
      <w:marRight w:val="0"/>
      <w:marTop w:val="0"/>
      <w:marBottom w:val="0"/>
      <w:divBdr>
        <w:top w:val="none" w:sz="0" w:space="0" w:color="auto"/>
        <w:left w:val="none" w:sz="0" w:space="0" w:color="auto"/>
        <w:bottom w:val="none" w:sz="0" w:space="0" w:color="auto"/>
        <w:right w:val="none" w:sz="0" w:space="0" w:color="auto"/>
      </w:divBdr>
    </w:div>
    <w:div w:id="1268809424">
      <w:bodyDiv w:val="1"/>
      <w:marLeft w:val="0"/>
      <w:marRight w:val="0"/>
      <w:marTop w:val="0"/>
      <w:marBottom w:val="0"/>
      <w:divBdr>
        <w:top w:val="none" w:sz="0" w:space="0" w:color="auto"/>
        <w:left w:val="none" w:sz="0" w:space="0" w:color="auto"/>
        <w:bottom w:val="none" w:sz="0" w:space="0" w:color="auto"/>
        <w:right w:val="none" w:sz="0" w:space="0" w:color="auto"/>
      </w:divBdr>
    </w:div>
    <w:div w:id="1410149493">
      <w:bodyDiv w:val="1"/>
      <w:marLeft w:val="0"/>
      <w:marRight w:val="0"/>
      <w:marTop w:val="0"/>
      <w:marBottom w:val="0"/>
      <w:divBdr>
        <w:top w:val="none" w:sz="0" w:space="0" w:color="auto"/>
        <w:left w:val="none" w:sz="0" w:space="0" w:color="auto"/>
        <w:bottom w:val="none" w:sz="0" w:space="0" w:color="auto"/>
        <w:right w:val="none" w:sz="0" w:space="0" w:color="auto"/>
      </w:divBdr>
    </w:div>
    <w:div w:id="1797676934">
      <w:bodyDiv w:val="1"/>
      <w:marLeft w:val="0"/>
      <w:marRight w:val="0"/>
      <w:marTop w:val="0"/>
      <w:marBottom w:val="0"/>
      <w:divBdr>
        <w:top w:val="none" w:sz="0" w:space="0" w:color="auto"/>
        <w:left w:val="none" w:sz="0" w:space="0" w:color="auto"/>
        <w:bottom w:val="none" w:sz="0" w:space="0" w:color="auto"/>
        <w:right w:val="none" w:sz="0" w:space="0" w:color="auto"/>
      </w:divBdr>
    </w:div>
    <w:div w:id="1928227091">
      <w:bodyDiv w:val="1"/>
      <w:marLeft w:val="0"/>
      <w:marRight w:val="0"/>
      <w:marTop w:val="0"/>
      <w:marBottom w:val="0"/>
      <w:divBdr>
        <w:top w:val="none" w:sz="0" w:space="0" w:color="auto"/>
        <w:left w:val="none" w:sz="0" w:space="0" w:color="auto"/>
        <w:bottom w:val="none" w:sz="0" w:space="0" w:color="auto"/>
        <w:right w:val="none" w:sz="0" w:space="0" w:color="auto"/>
      </w:divBdr>
    </w:div>
    <w:div w:id="21289675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5334/gjgl.256" TargetMode="External"/><Relationship Id="rId21" Type="http://schemas.openxmlformats.org/officeDocument/2006/relationships/hyperlink" Target="https://doi.org/10.1016/j.jml.2006.09.007" TargetMode="External"/><Relationship Id="rId42" Type="http://schemas.openxmlformats.org/officeDocument/2006/relationships/hyperlink" Target="https://doi.org/10.1080/0163853X.2020.1844965" TargetMode="External"/><Relationship Id="rId47" Type="http://schemas.openxmlformats.org/officeDocument/2006/relationships/hyperlink" Target="https://doi.org/10.1111/cogs.12450" TargetMode="External"/><Relationship Id="rId63" Type="http://schemas.openxmlformats.org/officeDocument/2006/relationships/hyperlink" Target="https://doi.org/10.3389/fpsyg.2018.01306" TargetMode="External"/><Relationship Id="rId68" Type="http://schemas.openxmlformats.org/officeDocument/2006/relationships/hyperlink" Target="https://doi.org/10.1191/0267658306sr271oa" TargetMode="External"/><Relationship Id="rId16" Type="http://schemas.openxmlformats.org/officeDocument/2006/relationships/image" Target="media/image5.jpeg"/><Relationship Id="rId11" Type="http://schemas.openxmlformats.org/officeDocument/2006/relationships/hyperlink" Target="mailto:yajun.liu@ed.ac.uk" TargetMode="External"/><Relationship Id="rId24" Type="http://schemas.openxmlformats.org/officeDocument/2006/relationships/hyperlink" Target="https://doi.org/10.18637/jss.v080.i01" TargetMode="External"/><Relationship Id="rId32" Type="http://schemas.openxmlformats.org/officeDocument/2006/relationships/hyperlink" Target="https://digibug.ugr.es/handle/10481/81920" TargetMode="External"/><Relationship Id="rId37" Type="http://schemas.openxmlformats.org/officeDocument/2006/relationships/hyperlink" Target="https://doi.org/10.17863/CAM.30352" TargetMode="External"/><Relationship Id="rId40" Type="http://schemas.openxmlformats.org/officeDocument/2006/relationships/hyperlink" Target="https://www.jstor.org/stable/4178404" TargetMode="External"/><Relationship Id="rId45" Type="http://schemas.openxmlformats.org/officeDocument/2006/relationships/hyperlink" Target="https://doi.org/10.1093/oxfordhb/9780198793595.013.20" TargetMode="External"/><Relationship Id="rId53" Type="http://schemas.openxmlformats.org/officeDocument/2006/relationships/hyperlink" Target="https://doi.org/10.21105/joss.01541" TargetMode="External"/><Relationship Id="rId58" Type="http://schemas.openxmlformats.org/officeDocument/2006/relationships/hyperlink" Target="https://doi.org/10.1093/oxfordhb/9780198793595.013.5" TargetMode="External"/><Relationship Id="rId66" Type="http://schemas.openxmlformats.org/officeDocument/2006/relationships/hyperlink" Target="https://doi.org/10.1075/lab.1.1.01sor" TargetMode="External"/><Relationship Id="rId74" Type="http://schemas.openxmlformats.org/officeDocument/2006/relationships/hyperlink" Target="https://doi.org/10.1017/S0022226721000402"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75/sibil.33.10sch" TargetMode="External"/><Relationship Id="rId19" Type="http://schemas.openxmlformats.org/officeDocument/2006/relationships/hyperlink" Target="https://doi.org/10.4324/9781315857473" TargetMode="External"/><Relationship Id="rId14" Type="http://schemas.openxmlformats.org/officeDocument/2006/relationships/image" Target="media/image3.jpeg"/><Relationship Id="rId22" Type="http://schemas.openxmlformats.org/officeDocument/2006/relationships/hyperlink" Target="https://doi.org/10.1016/j.actpsy.2013.01.010" TargetMode="External"/><Relationship Id="rId27" Type="http://schemas.openxmlformats.org/officeDocument/2006/relationships/hyperlink" Target="https://doi.org/10.1093/oxfordhb/9780198793595.013.42" TargetMode="External"/><Relationship Id="rId30" Type="http://schemas.openxmlformats.org/officeDocument/2006/relationships/hyperlink" Target="https://doi.org/10.21105/joss.05351" TargetMode="External"/><Relationship Id="rId35" Type="http://schemas.openxmlformats.org/officeDocument/2006/relationships/hyperlink" Target="https://doi.org/10.1017/S1366728911000666" TargetMode="External"/><Relationship Id="rId43" Type="http://schemas.openxmlformats.org/officeDocument/2006/relationships/hyperlink" Target="https://doi.org/10.1007/978-94-015-7959-9_4" TargetMode="External"/><Relationship Id="rId48" Type="http://schemas.openxmlformats.org/officeDocument/2006/relationships/hyperlink" Target="https://doi.org/10.1177/02676583241230854" TargetMode="External"/><Relationship Id="rId56" Type="http://schemas.openxmlformats.org/officeDocument/2006/relationships/hyperlink" Target="https://doi.org/10.1017/S1366728904001464" TargetMode="External"/><Relationship Id="rId64" Type="http://schemas.openxmlformats.org/officeDocument/2006/relationships/hyperlink" Target="https://doi.org/10.1017/CBO9780511620720.001" TargetMode="External"/><Relationship Id="rId69" Type="http://schemas.openxmlformats.org/officeDocument/2006/relationships/hyperlink" Target="https://doi.org/10.1016/j.lingua.2008.09.008" TargetMode="External"/><Relationship Id="rId77" Type="http://schemas.openxmlformats.org/officeDocument/2006/relationships/fontTable" Target="fontTable.xml"/><Relationship Id="rId8" Type="http://schemas.openxmlformats.org/officeDocument/2006/relationships/hyperlink" Target="mailto:yajun.liu@ed.ac.uk" TargetMode="External"/><Relationship Id="rId51" Type="http://schemas.openxmlformats.org/officeDocument/2006/relationships/hyperlink" Target="https://doi.org/10.1075/scl.78.09loz" TargetMode="External"/><Relationship Id="rId72" Type="http://schemas.openxmlformats.org/officeDocument/2006/relationships/hyperlink" Target="https://doi.org/10.1080/016909699386248"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hyperlink" Target="https://scholarworks.umass.edu/dissertations/AAI3039345/" TargetMode="External"/><Relationship Id="rId33" Type="http://schemas.openxmlformats.org/officeDocument/2006/relationships/hyperlink" Target="https://doi.org/10.1080/01690965.2013.801502" TargetMode="External"/><Relationship Id="rId38" Type="http://schemas.openxmlformats.org/officeDocument/2006/relationships/hyperlink" Target="https://doi.org/10.1016/S0911-6044(03)00054-X" TargetMode="External"/><Relationship Id="rId46" Type="http://schemas.openxmlformats.org/officeDocument/2006/relationships/hyperlink" Target="https://doi.org/10.1017/S1366728914000728" TargetMode="External"/><Relationship Id="rId59" Type="http://schemas.openxmlformats.org/officeDocument/2006/relationships/hyperlink" Target="https://www.r-project.org/" TargetMode="External"/><Relationship Id="rId67" Type="http://schemas.openxmlformats.org/officeDocument/2006/relationships/hyperlink" Target="https://doi.org/10.1177/0267658319895571" TargetMode="External"/><Relationship Id="rId20" Type="http://schemas.openxmlformats.org/officeDocument/2006/relationships/hyperlink" Target="https://doi.org/10.1016/S0010-0277(00)00073-1" TargetMode="External"/><Relationship Id="rId41" Type="http://schemas.openxmlformats.org/officeDocument/2006/relationships/hyperlink" Target="https://doi.org/10.1017/CBO9780511554292" TargetMode="External"/><Relationship Id="rId54" Type="http://schemas.openxmlformats.org/officeDocument/2006/relationships/hyperlink" Target="https://www.lingref.com/cpp/gasla/8/paper1491.pdf" TargetMode="External"/><Relationship Id="rId62" Type="http://schemas.openxmlformats.org/officeDocument/2006/relationships/hyperlink" Target="https://doi.org/10.1017/S1366728913000771" TargetMode="External"/><Relationship Id="rId70" Type="http://schemas.openxmlformats.org/officeDocument/2006/relationships/hyperlink" Target="https://doi.org/10.1177/13670069040080030601" TargetMode="External"/><Relationship Id="rId75" Type="http://schemas.openxmlformats.org/officeDocument/2006/relationships/hyperlink" Target="https://doi.org/10.1177/026765831452110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hyperlink" Target="https://doi.org/10.1007/s11049-007-9026-9" TargetMode="External"/><Relationship Id="rId28" Type="http://schemas.openxmlformats.org/officeDocument/2006/relationships/hyperlink" Target="https://doi.org/10.1017/S1366728915000152" TargetMode="External"/><Relationship Id="rId36" Type="http://schemas.openxmlformats.org/officeDocument/2006/relationships/hyperlink" Target="https://doi.org/10.1016/j.jml.2009.09.001" TargetMode="External"/><Relationship Id="rId49" Type="http://schemas.openxmlformats.org/officeDocument/2006/relationships/hyperlink" Target="https://doi.org/10.1146/annurev-linguist-030514-125236" TargetMode="External"/><Relationship Id="rId57" Type="http://schemas.openxmlformats.org/officeDocument/2006/relationships/hyperlink" Target="https://doi.org/10.1177/1367006912454621" TargetMode="External"/><Relationship Id="rId10" Type="http://schemas.openxmlformats.org/officeDocument/2006/relationships/hyperlink" Target="mailto:kenny.smith@ed.ac.uk" TargetMode="External"/><Relationship Id="rId31" Type="http://schemas.openxmlformats.org/officeDocument/2006/relationships/hyperlink" Target="https://doi.org/10.1017/S1366728909990289" TargetMode="External"/><Relationship Id="rId44" Type="http://schemas.openxmlformats.org/officeDocument/2006/relationships/hyperlink" Target="https://doi.org/10.21832/9781853596346-007" TargetMode="External"/><Relationship Id="rId52" Type="http://schemas.openxmlformats.org/officeDocument/2006/relationships/hyperlink" Target="https://doi.org/10.1007/s10936-017-9541-8" TargetMode="External"/><Relationship Id="rId60" Type="http://schemas.openxmlformats.org/officeDocument/2006/relationships/hyperlink" Target="https://doi.org/10.1111/lang.12139" TargetMode="External"/><Relationship Id="rId65" Type="http://schemas.openxmlformats.org/officeDocument/2006/relationships/hyperlink" Target="https://doi.org/10.1075/lab.20120.sla" TargetMode="External"/><Relationship Id="rId73" Type="http://schemas.openxmlformats.org/officeDocument/2006/relationships/hyperlink" Target="https://doi.org/10.12688/f1000research.148193.1" TargetMode="Externa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mailto:a.sorace@ed.ac.uk" TargetMode="External"/><Relationship Id="rId13" Type="http://schemas.openxmlformats.org/officeDocument/2006/relationships/image" Target="media/image2.jpeg"/><Relationship Id="rId18" Type="http://schemas.openxmlformats.org/officeDocument/2006/relationships/hyperlink" Target="https://doi.org/10.3758/s13428-017-0867-9" TargetMode="External"/><Relationship Id="rId39" Type="http://schemas.openxmlformats.org/officeDocument/2006/relationships/hyperlink" Target="https://doi.org/10.1177/0267658319862011" TargetMode="External"/><Relationship Id="rId34" Type="http://schemas.openxmlformats.org/officeDocument/2006/relationships/hyperlink" Target="https://doi.org/10.1016/S0095-4470(19)30537-6" TargetMode="External"/><Relationship Id="rId50" Type="http://schemas.openxmlformats.org/officeDocument/2006/relationships/hyperlink" Target="https://doi.org/10.1111/j.1467-9280.2009.02480.x" TargetMode="External"/><Relationship Id="rId55" Type="http://schemas.openxmlformats.org/officeDocument/2006/relationships/hyperlink" Target="https://doi.org/10.1017/S136672891100071X" TargetMode="External"/><Relationship Id="rId76" Type="http://schemas.openxmlformats.org/officeDocument/2006/relationships/hyperlink" Target="https://doi.org/10.3389/fpsyg.2022.897031" TargetMode="External"/><Relationship Id="rId7" Type="http://schemas.openxmlformats.org/officeDocument/2006/relationships/endnotes" Target="endnotes.xml"/><Relationship Id="rId71" Type="http://schemas.openxmlformats.org/officeDocument/2006/relationships/hyperlink" Target="https://doi.org/10.1515/caslar-2020-2009" TargetMode="External"/><Relationship Id="rId2" Type="http://schemas.openxmlformats.org/officeDocument/2006/relationships/numbering" Target="numbering.xml"/><Relationship Id="rId29" Type="http://schemas.openxmlformats.org/officeDocument/2006/relationships/hyperlink" Target="https://doi.org/10.1177/13670069231170545"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discourse.mc-stan.org/t/interpreting-output-from-compare-of-loo/3380/2" TargetMode="External"/><Relationship Id="rId2" Type="http://schemas.openxmlformats.org/officeDocument/2006/relationships/hyperlink" Target="https://osf.io/q2ev3/?view_only=d83cee3363ec4c1a91dfb2298dd402be" TargetMode="External"/><Relationship Id="rId1" Type="http://schemas.openxmlformats.org/officeDocument/2006/relationships/hyperlink" Target="https://osf.io/q2ev3/?view_only=d83cee3363ec4c1a91dfb2298dd402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DC4212-0D12-1348-8FA4-25ED6C6CA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4594</TotalTime>
  <Pages>53</Pages>
  <Words>29638</Words>
  <Characters>168940</Characters>
  <Application>Microsoft Office Word</Application>
  <DocSecurity>0</DocSecurity>
  <Lines>1407</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Yajun Liu</dc:creator>
  <cp:keywords/>
  <dc:description/>
  <cp:lastModifiedBy>Yajun Liu</cp:lastModifiedBy>
  <cp:revision>250</cp:revision>
  <cp:lastPrinted>2024-11-06T12:45:00Z</cp:lastPrinted>
  <dcterms:created xsi:type="dcterms:W3CDTF">2024-11-02T21:53:00Z</dcterms:created>
  <dcterms:modified xsi:type="dcterms:W3CDTF">2025-03-04T22:45:00Z</dcterms:modified>
</cp:coreProperties>
</file>